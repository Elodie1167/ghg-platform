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2C2ADC" w:rsidR="00F63EAB" w:rsidP="7B3F8B99" w:rsidRDefault="00F63EAB" w14:paraId="672A6659" w14:textId="77777777">
      <w:pPr>
        <w:tabs>
          <w:tab w:val="right" w:pos="8820"/>
        </w:tabs>
        <w:spacing w:after="180" w:afterLines="50" w:line="240" w:lineRule="atLeast"/>
        <w:jc w:val="both"/>
        <w:rPr>
          <w:rFonts w:ascii="system-ui" w:hAnsi="system-ui" w:eastAsia="system-ui" w:cs="system-ui"/>
          <w:b/>
          <w:bCs/>
          <w:color w:val="000000"/>
          <w:spacing w:val="20"/>
        </w:rPr>
      </w:pPr>
    </w:p>
    <w:p w:rsidR="00F3610C" w:rsidP="7B3F8B99" w:rsidRDefault="0ED21B7A" w14:paraId="0A37501D" w14:textId="77777777">
      <w:pPr>
        <w:tabs>
          <w:tab w:val="right" w:pos="8820"/>
        </w:tabs>
        <w:spacing w:after="180" w:afterLines="50" w:line="240" w:lineRule="atLeast"/>
        <w:jc w:val="center"/>
        <w:rPr>
          <w:rFonts w:ascii="system-ui" w:hAnsi="system-ui" w:eastAsia="system-ui" w:cs="system-ui"/>
          <w:b/>
          <w:bCs/>
          <w:color w:val="000000"/>
          <w:spacing w:val="20"/>
          <w:sz w:val="60"/>
          <w:szCs w:val="60"/>
        </w:rPr>
      </w:pPr>
      <w:bookmarkStart w:name="_Hlk104544002" w:id="0"/>
      <w:r>
        <w:rPr>
          <w:noProof/>
        </w:rPr>
        <w:drawing>
          <wp:inline distT="0" distB="0" distL="0" distR="0" wp14:anchorId="1887A5CF" wp14:editId="28E98CB7">
            <wp:extent cx="2760345" cy="1431925"/>
            <wp:effectExtent l="0" t="0" r="0" b="0"/>
            <wp:docPr id="189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60345" cy="1431925"/>
                    </a:xfrm>
                    <a:prstGeom prst="rect">
                      <a:avLst/>
                    </a:prstGeom>
                    <a:noFill/>
                  </pic:spPr>
                </pic:pic>
              </a:graphicData>
            </a:graphic>
          </wp:inline>
        </w:drawing>
      </w:r>
    </w:p>
    <w:p w:rsidR="00954B25" w:rsidP="7B3F8B99" w:rsidRDefault="05811C43" w14:paraId="21F981DE" w14:textId="77777777">
      <w:pPr>
        <w:tabs>
          <w:tab w:val="right" w:pos="8820"/>
        </w:tabs>
        <w:spacing w:after="180" w:afterLines="50" w:line="240" w:lineRule="atLeast"/>
        <w:jc w:val="center"/>
        <w:rPr>
          <w:rFonts w:ascii="system-ui" w:hAnsi="system-ui" w:eastAsia="system-ui" w:cs="system-ui"/>
          <w:b/>
          <w:bCs/>
          <w:color w:val="000000"/>
          <w:spacing w:val="20"/>
          <w:sz w:val="60"/>
          <w:szCs w:val="60"/>
        </w:rPr>
      </w:pPr>
      <w:r>
        <w:rPr>
          <w:rFonts w:ascii="system-ui" w:hAnsi="system-ui" w:eastAsia="system-ui" w:cs="system-ui"/>
          <w:b/>
          <w:bCs/>
          <w:color w:val="000000"/>
          <w:spacing w:val="20"/>
          <w:sz w:val="60"/>
          <w:szCs w:val="60"/>
        </w:rPr>
        <w:t>聚陽實業股份有限公司</w:t>
      </w:r>
    </w:p>
    <w:bookmarkEnd w:id="0"/>
    <w:p w:rsidRPr="002C2ADC" w:rsidR="00F63EAB" w:rsidP="7B3F8B99" w:rsidRDefault="680A8ED7" w14:paraId="6A33ECB1" w14:textId="77777777">
      <w:pPr>
        <w:tabs>
          <w:tab w:val="right" w:pos="8820"/>
        </w:tabs>
        <w:spacing w:after="180" w:afterLines="50" w:line="240" w:lineRule="atLeast"/>
        <w:jc w:val="center"/>
        <w:rPr>
          <w:rFonts w:ascii="system-ui" w:hAnsi="system-ui" w:eastAsia="system-ui" w:cs="system-ui"/>
          <w:b/>
          <w:bCs/>
          <w:color w:val="000000"/>
          <w:spacing w:val="20"/>
          <w:sz w:val="60"/>
          <w:szCs w:val="60"/>
        </w:rPr>
      </w:pPr>
      <w:r>
        <w:rPr>
          <w:rFonts w:ascii="system-ui" w:hAnsi="system-ui" w:eastAsia="system-ui" w:cs="system-ui"/>
          <w:b/>
          <w:bCs/>
          <w:color w:val="000000"/>
          <w:spacing w:val="20"/>
          <w:sz w:val="60"/>
          <w:szCs w:val="60"/>
        </w:rPr>
        <w:t>溫室氣體盤查報告書</w:t>
      </w:r>
    </w:p>
    <w:p w:rsidRPr="002C2ADC" w:rsidR="00F63EAB" w:rsidP="7B3F8B99" w:rsidRDefault="036E9C01" w14:paraId="4016B1CA" w14:textId="1DF9870A">
      <w:pPr>
        <w:tabs>
          <w:tab w:val="right" w:pos="8820"/>
        </w:tabs>
        <w:spacing w:after="180" w:afterLines="50" w:line="240" w:lineRule="atLeast"/>
        <w:jc w:val="center"/>
        <w:rPr>
          <w:rFonts w:ascii="system-ui" w:hAnsi="system-ui" w:eastAsia="system-ui" w:cs="system-ui"/>
          <w:b/>
          <w:bCs/>
          <w:color w:val="000000"/>
          <w:spacing w:val="20"/>
          <w:sz w:val="40"/>
          <w:szCs w:val="40"/>
        </w:rPr>
      </w:pPr>
      <w:r>
        <w:rPr>
          <w:rFonts w:ascii="system-ui" w:hAnsi="system-ui" w:eastAsia="system-ui" w:cs="system-ui"/>
          <w:b/>
          <w:bCs/>
          <w:color w:val="000000"/>
          <w:spacing w:val="20"/>
          <w:sz w:val="60"/>
          <w:szCs w:val="60"/>
        </w:rPr>
        <w:t xml:space="preserve">2025年版 (初版)</w:t>
      </w:r>
    </w:p>
    <w:p w:rsidRPr="002C2ADC" w:rsidR="00F63EAB" w:rsidP="7B3F8B99" w:rsidRDefault="00F63EAB" w14:paraId="5DAB6C7B" w14:textId="77777777">
      <w:pPr>
        <w:tabs>
          <w:tab w:val="right" w:pos="8820"/>
        </w:tabs>
        <w:spacing w:after="180" w:afterLines="50" w:line="240" w:lineRule="atLeast"/>
        <w:jc w:val="both"/>
        <w:rPr>
          <w:rFonts w:ascii="system-ui" w:hAnsi="system-ui" w:eastAsia="system-ui" w:cs="system-ui"/>
          <w:b/>
          <w:bCs/>
          <w:color w:val="000000"/>
          <w:spacing w:val="20"/>
        </w:rPr>
      </w:pPr>
    </w:p>
    <w:p w:rsidRPr="002C2ADC" w:rsidR="00F63EAB" w:rsidP="7B3F8B99" w:rsidRDefault="00F63EAB" w14:paraId="02EB378F" w14:textId="77777777">
      <w:pPr>
        <w:tabs>
          <w:tab w:val="right" w:pos="8820"/>
        </w:tabs>
        <w:spacing w:after="180" w:afterLines="50" w:line="240" w:lineRule="atLeast"/>
        <w:jc w:val="both"/>
        <w:rPr>
          <w:rFonts w:ascii="system-ui" w:hAnsi="system-ui" w:eastAsia="system-ui" w:cs="system-ui"/>
          <w:b/>
          <w:bCs/>
          <w:color w:val="000000"/>
          <w:spacing w:val="20"/>
        </w:rPr>
      </w:pPr>
    </w:p>
    <w:p w:rsidRPr="002C2ADC" w:rsidR="00F63EAB" w:rsidP="7B3F8B99" w:rsidRDefault="00F63EAB" w14:paraId="6A05A809" w14:textId="77777777">
      <w:pPr>
        <w:tabs>
          <w:tab w:val="right" w:pos="8820"/>
        </w:tabs>
        <w:spacing w:after="180" w:afterLines="50" w:line="240" w:lineRule="atLeast"/>
        <w:jc w:val="both"/>
        <w:rPr>
          <w:rFonts w:ascii="system-ui" w:hAnsi="system-ui" w:eastAsia="system-ui" w:cs="system-ui"/>
          <w:b/>
          <w:bCs/>
          <w:color w:val="000000"/>
          <w:spacing w:val="20"/>
        </w:rPr>
      </w:pPr>
    </w:p>
    <w:p w:rsidRPr="002C2ADC" w:rsidR="002815A7" w:rsidP="7B3F8B99" w:rsidRDefault="002815A7" w14:paraId="5A39BBE3" w14:textId="77777777">
      <w:pPr>
        <w:tabs>
          <w:tab w:val="right" w:pos="8820"/>
        </w:tabs>
        <w:spacing w:after="180" w:afterLines="50" w:line="240" w:lineRule="atLeast"/>
        <w:jc w:val="both"/>
        <w:rPr>
          <w:rFonts w:ascii="system-ui" w:hAnsi="system-ui" w:eastAsia="system-ui" w:cs="system-ui"/>
          <w:b/>
          <w:bCs/>
          <w:color w:val="000000"/>
          <w:spacing w:val="20"/>
        </w:rPr>
      </w:pPr>
    </w:p>
    <w:p w:rsidRPr="002C2ADC" w:rsidR="002815A7" w:rsidP="7B3F8B99" w:rsidRDefault="002815A7" w14:paraId="41C8F396" w14:textId="77777777">
      <w:pPr>
        <w:tabs>
          <w:tab w:val="right" w:pos="8820"/>
        </w:tabs>
        <w:spacing w:after="180" w:afterLines="50" w:line="240" w:lineRule="atLeast"/>
        <w:jc w:val="both"/>
        <w:rPr>
          <w:rFonts w:ascii="system-ui" w:hAnsi="system-ui" w:eastAsia="system-ui" w:cs="system-ui"/>
          <w:b/>
          <w:bCs/>
          <w:color w:val="000000"/>
          <w:spacing w:val="20"/>
        </w:rPr>
      </w:pPr>
    </w:p>
    <w:p w:rsidRPr="002C2ADC" w:rsidR="002815A7" w:rsidP="7B3F8B99" w:rsidRDefault="002815A7" w14:paraId="72A3D3EC" w14:textId="77777777">
      <w:pPr>
        <w:tabs>
          <w:tab w:val="right" w:pos="8820"/>
        </w:tabs>
        <w:spacing w:after="180" w:afterLines="50" w:line="240" w:lineRule="atLeast"/>
        <w:jc w:val="both"/>
        <w:rPr>
          <w:rFonts w:ascii="system-ui" w:hAnsi="system-ui" w:eastAsia="system-ui" w:cs="system-ui"/>
          <w:b/>
          <w:bCs/>
          <w:color w:val="000000"/>
          <w:spacing w:val="20"/>
        </w:rPr>
      </w:pPr>
    </w:p>
    <w:p w:rsidRPr="002C2ADC" w:rsidR="00F63EAB" w:rsidP="7B3F8B99" w:rsidRDefault="680A8ED7" w14:paraId="53018B86" w14:textId="77777777">
      <w:pPr>
        <w:tabs>
          <w:tab w:val="right" w:pos="8820"/>
        </w:tabs>
        <w:spacing w:after="180" w:afterLines="50" w:line="240" w:lineRule="atLeast"/>
        <w:jc w:val="center"/>
        <w:rPr>
          <w:rFonts w:ascii="system-ui" w:hAnsi="system-ui" w:eastAsia="system-ui" w:cs="system-ui"/>
          <w:b/>
          <w:bCs/>
          <w:color w:val="000000"/>
          <w:spacing w:val="20"/>
          <w:sz w:val="40"/>
          <w:szCs w:val="40"/>
        </w:rPr>
      </w:pPr>
      <w:r>
        <w:rPr>
          <w:rFonts w:ascii="system-ui" w:hAnsi="system-ui" w:eastAsia="system-ui" w:cs="system-ui"/>
          <w:b/>
          <w:bCs/>
          <w:color w:val="000000"/>
          <w:spacing w:val="20"/>
          <w:sz w:val="40"/>
          <w:szCs w:val="40"/>
        </w:rPr>
        <w:t>製作單位:</w:t>
      </w:r>
      <w:r>
        <w:rPr>
          <w:rFonts w:ascii="system-ui" w:hAnsi="system-ui" w:eastAsia="system-ui" w:cs="system-ui"/>
        </w:rPr>
        <w:t xml:space="preserve"> </w:t>
      </w:r>
      <w:r>
        <w:rPr>
          <w:rFonts w:ascii="system-ui" w:hAnsi="system-ui" w:eastAsia="system-ui" w:cs="system-ui"/>
          <w:b/>
          <w:bCs/>
          <w:color w:val="000000"/>
          <w:spacing w:val="20"/>
          <w:sz w:val="40"/>
          <w:szCs w:val="40"/>
        </w:rPr>
        <w:t>聚陽實業股份有限公司</w:t>
      </w:r>
    </w:p>
    <w:p w:rsidR="00954B25" w:rsidP="7B3F8B99" w:rsidRDefault="036E9C01" w14:paraId="27D0DC03" w14:textId="6FF52B18">
      <w:pPr>
        <w:tabs>
          <w:tab w:val="right" w:pos="8820"/>
        </w:tabs>
        <w:spacing w:after="180" w:afterLines="50" w:line="240" w:lineRule="atLeast"/>
        <w:jc w:val="center"/>
        <w:rPr>
          <w:rFonts w:ascii="system-ui" w:hAnsi="system-ui" w:eastAsia="system-ui" w:cs="system-ui"/>
          <w:b/>
          <w:bCs/>
          <w:color w:val="000000"/>
          <w:spacing w:val="20"/>
          <w:sz w:val="40"/>
          <w:szCs w:val="40"/>
        </w:rPr>
      </w:pPr>
      <w:r>
        <w:rPr>
          <w:rFonts w:ascii="system-ui" w:hAnsi="system-ui" w:eastAsia="system-ui" w:cs="system-ui"/>
          <w:b/>
          <w:bCs/>
          <w:color w:val="000000"/>
          <w:spacing w:val="20"/>
          <w:sz w:val="40"/>
          <w:szCs w:val="40"/>
        </w:rPr>
        <w:t xml:space="preserve"> 發行日期：2026年</w:t>
      </w:r>
      <w:r>
        <w:rPr>
          <w:rFonts w:ascii="system-ui" w:hAnsi="system-ui" w:eastAsia="system-ui" w:cs="system-ui"/>
          <w:b/>
          <w:bCs/>
          <w:color w:val="FF0000"/>
          <w:spacing w:val="20"/>
          <w:sz w:val="40"/>
          <w:szCs w:val="40"/>
        </w:rPr>
        <w:t>06月30日</w:t>
      </w:r>
    </w:p>
    <w:p w:rsidRPr="002C2ADC" w:rsidR="00F63EAB" w:rsidP="7B3F8B99" w:rsidRDefault="00633492" w14:paraId="626B9B3E" w14:textId="77777777">
      <w:pPr>
        <w:tabs>
          <w:tab w:val="right" w:pos="8820"/>
        </w:tabs>
        <w:spacing w:after="180" w:afterLines="50" w:line="240" w:lineRule="atLeast"/>
        <w:jc w:val="center"/>
        <w:rPr>
          <w:rFonts w:ascii="system-ui" w:hAnsi="system-ui" w:eastAsia="system-ui" w:cs="system-ui"/>
          <w:b/>
          <w:bCs/>
          <w:color w:val="000000"/>
          <w:spacing w:val="20"/>
          <w:sz w:val="40"/>
          <w:szCs w:val="40"/>
        </w:rPr>
      </w:pPr>
      <w:r>
        <w:rPr>
          <w:rFonts w:ascii="system-ui" w:hAnsi="system-ui" w:eastAsia="system-ui" w:cs="system-ui"/>
          <w:b/>
          <w:bCs/>
          <w:color w:val="000000"/>
          <w:spacing w:val="20"/>
          <w:sz w:val="40"/>
          <w:szCs w:val="40"/>
        </w:rPr>
        <w:br w:type="page"/>
      </w:r>
      <w:r>
        <w:rPr>
          <w:rFonts w:eastAsia="標楷體"/>
          <w:b/>
          <w:bCs/>
          <w:color w:val="000000"/>
          <w:spacing w:val="20"/>
          <w:sz w:val="40"/>
          <w:szCs w:val="40"/>
        </w:rPr>
        <w:br/>
      </w:r>
      <w:r>
        <w:rPr>
          <w:rFonts w:ascii="system-ui" w:hAnsi="system-ui" w:eastAsia="system-ui" w:cs="system-ui"/>
          <w:b/>
          <w:bCs/>
          <w:color w:val="000000"/>
          <w:spacing w:val="20"/>
          <w:sz w:val="40"/>
          <w:szCs w:val="40"/>
        </w:rPr>
        <w:t>目       錄</w:t>
      </w:r>
    </w:p>
    <w:p w:rsidRPr="007732DB" w:rsidR="007732DB" w:rsidP="7B3F8B99" w:rsidRDefault="00F63EAB" w14:paraId="349B1683" w14:textId="77777777">
      <w:pPr>
        <w:pStyle w:val="12"/>
        <w:rPr>
          <w:rFonts w:ascii="system-ui" w:hAnsi="system-ui" w:eastAsia="system-ui" w:cs="system-ui"/>
        </w:rPr>
      </w:pPr>
      <w:r>
        <w:rPr>
          <w:rFonts w:ascii="Times New Roman" w:hAnsi="Times New Roman"/>
          <w:color w:val="000000"/>
          <w:spacing w:val="20"/>
        </w:rPr>
        <w:fldChar w:fldCharType="begin"/>
        <w:instrText xml:space="preserve"> TOC \o "1-2" \h \z \u </w:instrText>
        <w:fldChar w:fldCharType="separate"/>
      </w:r>
      <w:hyperlink w:history="1" w:anchor="_Toc195476419">
        <w:r>
          <w:rPr>
            <w:rStyle w:val="af1"/>
          </w:rPr>
          <w:t xml:space="preserve">第一章 公司概況</w:t>
        </w:r>
        <w:r>
          <w:rPr>
            <w:webHidden/>
          </w:rPr>
          <w:tab/>
          <w:fldChar w:fldCharType="begin"/>
          <w:instrText xml:space="preserve"> PAGEREF _Toc195476419 \h </w:instrText>
          <w:fldChar w:fldCharType="separate"/>
          <w:t>6</w:t>
          <w:fldChar w:fldCharType="end"/>
        </w:r>
      </w:hyperlink>
    </w:p>
    <w:p w:rsidRPr="007732DB" w:rsidR="007732DB" w:rsidP="7B3F8B99" w:rsidRDefault="00AA55FA" w14:paraId="150BBA1B" w14:textId="77777777">
      <w:pPr>
        <w:pStyle w:val="22"/>
        <w:rPr>
          <w:rFonts w:ascii="system-ui" w:hAnsi="system-ui" w:eastAsia="system-ui" w:cs="system-ui"/>
          <w:b w:val="0"/>
          <w:bCs w:val="0"/>
        </w:rPr>
      </w:pPr>
      <w:hyperlink w:history="1" w:anchor="_Toc195476420">
        <w:r>
          <w:rPr>
            <w:rStyle w:val="af1"/>
            <w:rFonts w:ascii="Times New Roman" w:hAnsi="Times New Roman"/>
          </w:rPr>
          <w:t xml:space="preserve">1.1 前言</w:t>
        </w:r>
        <w:r>
          <w:rPr>
            <w:webHidden/>
          </w:rPr>
          <w:tab/>
          <w:fldChar w:fldCharType="begin"/>
          <w:instrText xml:space="preserve"> PAGEREF _Toc195476420 \h </w:instrText>
          <w:fldChar w:fldCharType="separate"/>
          <w:t>6</w:t>
          <w:fldChar w:fldCharType="end"/>
        </w:r>
      </w:hyperlink>
    </w:p>
    <w:p w:rsidRPr="007732DB" w:rsidR="007732DB" w:rsidP="7B3F8B99" w:rsidRDefault="00AA55FA" w14:paraId="53442DDF" w14:textId="77777777">
      <w:pPr>
        <w:pStyle w:val="22"/>
        <w:rPr>
          <w:rFonts w:ascii="system-ui" w:hAnsi="system-ui" w:eastAsia="system-ui" w:cs="system-ui"/>
          <w:b w:val="0"/>
          <w:bCs w:val="0"/>
        </w:rPr>
      </w:pPr>
      <w:hyperlink w:history="1" w:anchor="_Toc195476421">
        <w:r>
          <w:rPr>
            <w:rStyle w:val="af1"/>
            <w:rFonts w:ascii="Times New Roman" w:hAnsi="Times New Roman"/>
          </w:rPr>
          <w:t xml:space="preserve">1.2 公司簡介</w:t>
        </w:r>
        <w:r>
          <w:rPr>
            <w:webHidden/>
          </w:rPr>
          <w:tab/>
          <w:fldChar w:fldCharType="begin"/>
          <w:instrText xml:space="preserve"> PAGEREF _Toc195476421 \h </w:instrText>
          <w:fldChar w:fldCharType="separate"/>
          <w:t>7</w:t>
          <w:fldChar w:fldCharType="end"/>
        </w:r>
      </w:hyperlink>
    </w:p>
    <w:p w:rsidRPr="007732DB" w:rsidR="007732DB" w:rsidP="7B3F8B99" w:rsidRDefault="00AA55FA" w14:paraId="2407A89E" w14:textId="77777777">
      <w:pPr>
        <w:pStyle w:val="22"/>
        <w:rPr>
          <w:rFonts w:ascii="system-ui" w:hAnsi="system-ui" w:eastAsia="system-ui" w:cs="system-ui"/>
          <w:b w:val="0"/>
          <w:bCs w:val="0"/>
        </w:rPr>
      </w:pPr>
      <w:hyperlink w:history="1" w:anchor="_Toc195476422">
        <w:r>
          <w:rPr>
            <w:rStyle w:val="af1"/>
            <w:rFonts w:ascii="Times New Roman" w:hAnsi="Times New Roman"/>
          </w:rPr>
          <w:t xml:space="preserve">1.3 公司使命及願景</w:t>
        </w:r>
        <w:r>
          <w:rPr>
            <w:webHidden/>
          </w:rPr>
          <w:tab/>
          <w:fldChar w:fldCharType="begin"/>
          <w:instrText xml:space="preserve"> PAGEREF _Toc195476422 \h </w:instrText>
          <w:fldChar w:fldCharType="separate"/>
          <w:t>7</w:t>
          <w:fldChar w:fldCharType="end"/>
        </w:r>
      </w:hyperlink>
    </w:p>
    <w:p w:rsidRPr="007732DB" w:rsidR="007732DB" w:rsidP="7B3F8B99" w:rsidRDefault="00AA55FA" w14:paraId="56685153" w14:textId="77777777">
      <w:pPr>
        <w:pStyle w:val="22"/>
        <w:rPr>
          <w:rFonts w:ascii="system-ui" w:hAnsi="system-ui" w:eastAsia="system-ui" w:cs="system-ui"/>
          <w:b w:val="0"/>
          <w:bCs w:val="0"/>
        </w:rPr>
      </w:pPr>
      <w:hyperlink w:history="1" w:anchor="_Toc195476423">
        <w:r>
          <w:rPr>
            <w:rStyle w:val="af1"/>
            <w:rFonts w:ascii="Times New Roman" w:hAnsi="Times New Roman"/>
          </w:rPr>
          <w:t xml:space="preserve">1.4 政策聲明</w:t>
        </w:r>
        <w:r>
          <w:rPr>
            <w:webHidden/>
          </w:rPr>
          <w:tab/>
          <w:fldChar w:fldCharType="begin"/>
          <w:instrText xml:space="preserve"> PAGEREF _Toc195476423 \h </w:instrText>
          <w:fldChar w:fldCharType="separate"/>
          <w:t>8</w:t>
          <w:fldChar w:fldCharType="end"/>
        </w:r>
      </w:hyperlink>
    </w:p>
    <w:p w:rsidRPr="007732DB" w:rsidR="007732DB" w:rsidP="7B3F8B99" w:rsidRDefault="00AA55FA" w14:paraId="3BD91079" w14:textId="77777777">
      <w:pPr>
        <w:pStyle w:val="12"/>
        <w:rPr>
          <w:rFonts w:ascii="system-ui" w:hAnsi="system-ui" w:eastAsia="system-ui" w:cs="system-ui"/>
        </w:rPr>
      </w:pPr>
      <w:hyperlink w:history="1" w:anchor="_Toc195476424">
        <w:r>
          <w:rPr>
            <w:rStyle w:val="af1"/>
          </w:rPr>
          <w:t>第二</w:t>
        </w:r>
        <w:r>
          <w:rPr>
            <w:rStyle w:val="af1"/>
            <w:rFonts w:ascii="Times New Roman" w:hAnsi="Times New Roman"/>
          </w:rPr>
          <w:t xml:space="preserve">章 組織邊界</w:t>
        </w:r>
        <w:r>
          <w:rPr>
            <w:webHidden/>
          </w:rPr>
          <w:tab/>
          <w:fldChar w:fldCharType="begin"/>
          <w:instrText xml:space="preserve"> PAGEREF _Toc195476424 \h </w:instrText>
          <w:fldChar w:fldCharType="separate"/>
          <w:t>9</w:t>
          <w:fldChar w:fldCharType="end"/>
        </w:r>
      </w:hyperlink>
    </w:p>
    <w:p w:rsidRPr="007732DB" w:rsidR="007732DB" w:rsidP="7B3F8B99" w:rsidRDefault="00AA55FA" w14:paraId="2701886C" w14:textId="77777777">
      <w:pPr>
        <w:pStyle w:val="22"/>
        <w:rPr>
          <w:rFonts w:ascii="system-ui" w:hAnsi="system-ui" w:eastAsia="system-ui" w:cs="system-ui"/>
          <w:b w:val="0"/>
          <w:bCs w:val="0"/>
        </w:rPr>
      </w:pPr>
      <w:hyperlink w:history="1" w:anchor="_Toc195476425">
        <w:r>
          <w:rPr>
            <w:rStyle w:val="af1"/>
            <w:rFonts w:ascii="Times New Roman" w:hAnsi="Times New Roman"/>
          </w:rPr>
          <w:t xml:space="preserve">2.1 公司組織</w:t>
        </w:r>
        <w:r>
          <w:rPr>
            <w:webHidden/>
          </w:rPr>
          <w:tab/>
          <w:fldChar w:fldCharType="begin"/>
          <w:instrText xml:space="preserve"> PAGEREF _Toc195476425 \h </w:instrText>
          <w:fldChar w:fldCharType="separate"/>
          <w:t>9</w:t>
          <w:fldChar w:fldCharType="end"/>
        </w:r>
      </w:hyperlink>
    </w:p>
    <w:p w:rsidRPr="007732DB" w:rsidR="007732DB" w:rsidP="7B3F8B99" w:rsidRDefault="00AA55FA" w14:paraId="1FCE2A1D" w14:textId="77777777">
      <w:pPr>
        <w:pStyle w:val="22"/>
        <w:rPr>
          <w:rFonts w:ascii="system-ui" w:hAnsi="system-ui" w:eastAsia="system-ui" w:cs="system-ui"/>
          <w:b w:val="0"/>
          <w:bCs w:val="0"/>
        </w:rPr>
      </w:pPr>
      <w:hyperlink w:history="1" w:anchor="_Toc195476426">
        <w:r>
          <w:rPr>
            <w:rStyle w:val="af1"/>
            <w:rFonts w:ascii="Times New Roman" w:hAnsi="Times New Roman"/>
          </w:rPr>
          <w:t xml:space="preserve">2.2 公司組織邊界</w:t>
        </w:r>
        <w:r>
          <w:rPr>
            <w:webHidden/>
          </w:rPr>
          <w:tab/>
          <w:fldChar w:fldCharType="begin"/>
          <w:instrText xml:space="preserve"> PAGEREF _Toc195476426 \h </w:instrText>
          <w:fldChar w:fldCharType="separate"/>
          <w:t>10</w:t>
          <w:fldChar w:fldCharType="end"/>
        </w:r>
      </w:hyperlink>
    </w:p>
    <w:p w:rsidRPr="007732DB" w:rsidR="007732DB" w:rsidP="7B3F8B99" w:rsidRDefault="00AA55FA" w14:paraId="68EB9186" w14:textId="77777777">
      <w:pPr>
        <w:pStyle w:val="22"/>
        <w:rPr>
          <w:rFonts w:ascii="system-ui" w:hAnsi="system-ui" w:eastAsia="system-ui" w:cs="system-ui"/>
          <w:b w:val="0"/>
          <w:bCs w:val="0"/>
        </w:rPr>
      </w:pPr>
      <w:hyperlink w:history="1" w:anchor="_Toc195476427">
        <w:r>
          <w:rPr>
            <w:rStyle w:val="af1"/>
            <w:rFonts w:ascii="Times New Roman" w:hAnsi="Times New Roman"/>
          </w:rPr>
          <w:t xml:space="preserve">2.3 報告書涵蓋期間與責任</w:t>
        </w:r>
        <w:r>
          <w:rPr>
            <w:webHidden/>
          </w:rPr>
          <w:tab/>
          <w:fldChar w:fldCharType="begin"/>
          <w:instrText xml:space="preserve"> PAGEREF _Toc195476427 \h </w:instrText>
          <w:fldChar w:fldCharType="separate"/>
          <w:t>11</w:t>
          <w:fldChar w:fldCharType="end"/>
        </w:r>
      </w:hyperlink>
    </w:p>
    <w:p w:rsidRPr="007732DB" w:rsidR="007732DB" w:rsidP="7B3F8B99" w:rsidRDefault="00AA55FA" w14:paraId="26E93D69" w14:textId="77777777">
      <w:pPr>
        <w:pStyle w:val="12"/>
        <w:rPr>
          <w:rFonts w:ascii="system-ui" w:hAnsi="system-ui" w:eastAsia="system-ui" w:cs="system-ui"/>
        </w:rPr>
      </w:pPr>
      <w:hyperlink w:history="1" w:anchor="_Toc195476428">
        <w:r>
          <w:rPr>
            <w:rStyle w:val="af1"/>
          </w:rPr>
          <w:t xml:space="preserve">第三章 盤查邊界設定</w:t>
        </w:r>
        <w:r>
          <w:rPr>
            <w:webHidden/>
          </w:rPr>
          <w:tab/>
          <w:fldChar w:fldCharType="begin"/>
          <w:instrText xml:space="preserve"> PAGEREF _Toc195476428 \h </w:instrText>
          <w:fldChar w:fldCharType="separate"/>
          <w:t>12</w:t>
          <w:fldChar w:fldCharType="end"/>
        </w:r>
      </w:hyperlink>
    </w:p>
    <w:p w:rsidRPr="007732DB" w:rsidR="007732DB" w:rsidP="7B3F8B99" w:rsidRDefault="00AA55FA" w14:paraId="593AD717" w14:textId="77777777">
      <w:pPr>
        <w:pStyle w:val="22"/>
        <w:rPr>
          <w:rFonts w:ascii="system-ui" w:hAnsi="system-ui" w:eastAsia="system-ui" w:cs="system-ui"/>
          <w:b w:val="0"/>
          <w:bCs w:val="0"/>
        </w:rPr>
      </w:pPr>
      <w:hyperlink w:history="1" w:anchor="_Toc195476429">
        <w:r>
          <w:rPr>
            <w:rStyle w:val="af1"/>
            <w:rFonts w:ascii="Times New Roman" w:hAnsi="Times New Roman"/>
          </w:rPr>
          <w:t xml:space="preserve">3.1 定義</w:t>
        </w:r>
        <w:r>
          <w:rPr>
            <w:webHidden/>
          </w:rPr>
          <w:tab/>
          <w:fldChar w:fldCharType="begin"/>
          <w:instrText xml:space="preserve"> PAGEREF _Toc195476429 \h </w:instrText>
          <w:fldChar w:fldCharType="separate"/>
          <w:t>12</w:t>
          <w:fldChar w:fldCharType="end"/>
        </w:r>
      </w:hyperlink>
    </w:p>
    <w:p w:rsidRPr="007732DB" w:rsidR="007732DB" w:rsidP="7B3F8B99" w:rsidRDefault="00AA55FA" w14:paraId="301EE398" w14:textId="77777777">
      <w:pPr>
        <w:pStyle w:val="22"/>
        <w:rPr>
          <w:rFonts w:ascii="system-ui" w:hAnsi="system-ui" w:eastAsia="system-ui" w:cs="system-ui"/>
          <w:b w:val="0"/>
          <w:bCs w:val="0"/>
        </w:rPr>
      </w:pPr>
      <w:hyperlink w:history="1" w:anchor="_Toc195476430">
        <w:r>
          <w:rPr>
            <w:rStyle w:val="af1"/>
            <w:rFonts w:ascii="Times New Roman" w:hAnsi="Times New Roman"/>
          </w:rPr>
          <w:t xml:space="preserve">3.2 顯著性間接排放準則</w:t>
        </w:r>
        <w:r>
          <w:rPr>
            <w:webHidden/>
          </w:rPr>
          <w:tab/>
          <w:fldChar w:fldCharType="begin"/>
          <w:instrText xml:space="preserve"> PAGEREF _Toc195476430 \h </w:instrText>
          <w:fldChar w:fldCharType="separate"/>
          <w:t>12</w:t>
          <w:fldChar w:fldCharType="end"/>
        </w:r>
      </w:hyperlink>
    </w:p>
    <w:p w:rsidRPr="007732DB" w:rsidR="007732DB" w:rsidP="7B3F8B99" w:rsidRDefault="00AA55FA" w14:paraId="640B9D06" w14:textId="77777777">
      <w:pPr>
        <w:pStyle w:val="22"/>
        <w:rPr>
          <w:rFonts w:ascii="system-ui" w:hAnsi="system-ui" w:eastAsia="system-ui" w:cs="system-ui"/>
          <w:b w:val="0"/>
          <w:bCs w:val="0"/>
        </w:rPr>
      </w:pPr>
      <w:hyperlink w:history="1" w:anchor="_Toc195476431">
        <w:r>
          <w:rPr>
            <w:rStyle w:val="af1"/>
            <w:rFonts w:ascii="Times New Roman" w:hAnsi="Times New Roman"/>
          </w:rPr>
          <w:t xml:space="preserve">3.3 報告邊界</w:t>
        </w:r>
        <w:r>
          <w:rPr>
            <w:webHidden/>
          </w:rPr>
          <w:tab/>
          <w:fldChar w:fldCharType="begin"/>
          <w:instrText xml:space="preserve"> PAGEREF _Toc195476431 \h </w:instrText>
          <w:fldChar w:fldCharType="separate"/>
          <w:t>13</w:t>
          <w:fldChar w:fldCharType="end"/>
        </w:r>
      </w:hyperlink>
    </w:p>
    <w:p w:rsidRPr="007732DB" w:rsidR="007732DB" w:rsidP="7B3F8B99" w:rsidRDefault="00AA55FA" w14:paraId="4E5080C9" w14:textId="77777777">
      <w:pPr>
        <w:pStyle w:val="22"/>
        <w:rPr>
          <w:rFonts w:ascii="system-ui" w:hAnsi="system-ui" w:eastAsia="system-ui" w:cs="system-ui"/>
          <w:b w:val="0"/>
          <w:bCs w:val="0"/>
        </w:rPr>
      </w:pPr>
      <w:hyperlink w:history="1" w:anchor="_Toc195476432">
        <w:r>
          <w:rPr>
            <w:rStyle w:val="af1"/>
            <w:rFonts w:ascii="Times New Roman" w:hAnsi="Times New Roman"/>
          </w:rPr>
          <w:t xml:space="preserve">3.4 直接溫室氣體排放(第1類)</w:t>
        </w:r>
        <w:r>
          <w:rPr>
            <w:webHidden/>
          </w:rPr>
          <w:tab/>
          <w:fldChar w:fldCharType="begin"/>
          <w:instrText xml:space="preserve"> PAGEREF _Toc195476432 \h </w:instrText>
          <w:fldChar w:fldCharType="separate"/>
          <w:t>16</w:t>
          <w:fldChar w:fldCharType="end"/>
        </w:r>
      </w:hyperlink>
    </w:p>
    <w:p w:rsidRPr="007732DB" w:rsidR="007732DB" w:rsidP="7B3F8B99" w:rsidRDefault="00AA55FA" w14:paraId="28FAA173" w14:textId="77777777">
      <w:pPr>
        <w:pStyle w:val="22"/>
        <w:rPr>
          <w:rFonts w:ascii="system-ui" w:hAnsi="system-ui" w:eastAsia="system-ui" w:cs="system-ui"/>
          <w:b w:val="0"/>
          <w:bCs w:val="0"/>
        </w:rPr>
      </w:pPr>
      <w:hyperlink w:history="1" w:anchor="_Toc195476433">
        <w:r>
          <w:rPr>
            <w:rStyle w:val="af1"/>
            <w:rFonts w:ascii="Times New Roman" w:hAnsi="Times New Roman"/>
          </w:rPr>
          <w:t xml:space="preserve">3.5 能源間接溫室氣體排放(第2類)</w:t>
        </w:r>
        <w:r>
          <w:rPr>
            <w:webHidden/>
          </w:rPr>
          <w:tab/>
          <w:fldChar w:fldCharType="begin"/>
          <w:instrText xml:space="preserve"> PAGEREF _Toc195476433 \h </w:instrText>
          <w:fldChar w:fldCharType="separate"/>
          <w:t>16</w:t>
          <w:fldChar w:fldCharType="end"/>
        </w:r>
      </w:hyperlink>
    </w:p>
    <w:p w:rsidRPr="007732DB" w:rsidR="007732DB" w:rsidP="7B3F8B99" w:rsidRDefault="00AA55FA" w14:paraId="59A50A5C" w14:textId="77777777">
      <w:pPr>
        <w:pStyle w:val="22"/>
        <w:rPr>
          <w:rFonts w:ascii="system-ui" w:hAnsi="system-ui" w:eastAsia="system-ui" w:cs="system-ui"/>
          <w:b w:val="0"/>
          <w:bCs w:val="0"/>
        </w:rPr>
      </w:pPr>
      <w:hyperlink w:history="1" w:anchor="_Toc195476434">
        <w:r>
          <w:rPr>
            <w:rStyle w:val="af1"/>
            <w:rFonts w:ascii="Times New Roman" w:hAnsi="Times New Roman"/>
          </w:rPr>
          <w:t xml:space="preserve">3.6 其他間接溫室氣體排放(第3類~第6類)</w:t>
        </w:r>
        <w:r>
          <w:rPr>
            <w:webHidden/>
          </w:rPr>
          <w:tab/>
          <w:fldChar w:fldCharType="begin"/>
          <w:instrText xml:space="preserve"> PAGEREF _Toc195476434 \h </w:instrText>
          <w:fldChar w:fldCharType="separate"/>
          <w:t>16</w:t>
          <w:fldChar w:fldCharType="end"/>
        </w:r>
      </w:hyperlink>
    </w:p>
    <w:p w:rsidRPr="007732DB" w:rsidR="007732DB" w:rsidP="7B3F8B99" w:rsidRDefault="00AA55FA" w14:paraId="1918AABF" w14:textId="77777777">
      <w:pPr>
        <w:pStyle w:val="22"/>
        <w:rPr>
          <w:rFonts w:ascii="system-ui" w:hAnsi="system-ui" w:eastAsia="system-ui" w:cs="system-ui"/>
          <w:b w:val="0"/>
          <w:bCs w:val="0"/>
        </w:rPr>
      </w:pPr>
      <w:hyperlink w:history="1" w:anchor="_Toc195476435">
        <w:r>
          <w:rPr>
            <w:rStyle w:val="af1"/>
            <w:rFonts w:ascii="Times New Roman" w:hAnsi="Times New Roman"/>
          </w:rPr>
          <w:t xml:space="preserve">3.7 溫室氣體總排放量</w:t>
        </w:r>
        <w:r>
          <w:rPr>
            <w:webHidden/>
          </w:rPr>
          <w:tab/>
          <w:fldChar w:fldCharType="begin"/>
          <w:instrText xml:space="preserve"> PAGEREF _Toc195476435 \h </w:instrText>
          <w:fldChar w:fldCharType="separate"/>
          <w:t>17</w:t>
          <w:fldChar w:fldCharType="end"/>
        </w:r>
      </w:hyperlink>
    </w:p>
    <w:p w:rsidRPr="007732DB" w:rsidR="007732DB" w:rsidP="7B3F8B99" w:rsidRDefault="00AA55FA" w14:paraId="050E3D0C" w14:textId="77777777">
      <w:pPr>
        <w:pStyle w:val="22"/>
        <w:rPr>
          <w:rFonts w:ascii="system-ui" w:hAnsi="system-ui" w:eastAsia="system-ui" w:cs="system-ui"/>
          <w:b w:val="0"/>
          <w:bCs w:val="0"/>
        </w:rPr>
      </w:pPr>
      <w:hyperlink w:history="1" w:anchor="_Toc195476436">
        <w:r>
          <w:rPr>
            <w:rStyle w:val="af1"/>
            <w:rFonts w:ascii="Times New Roman" w:hAnsi="Times New Roman"/>
          </w:rPr>
          <w:t xml:space="preserve">3.8 溫室氣體排放量盤查排除事項</w:t>
        </w:r>
        <w:r>
          <w:rPr>
            <w:webHidden/>
          </w:rPr>
          <w:tab/>
          <w:fldChar w:fldCharType="begin"/>
          <w:instrText xml:space="preserve"> PAGEREF _Toc195476436 \h </w:instrText>
          <w:fldChar w:fldCharType="separate"/>
          <w:t>18</w:t>
          <w:fldChar w:fldCharType="end"/>
        </w:r>
      </w:hyperlink>
    </w:p>
    <w:p w:rsidRPr="007732DB" w:rsidR="007732DB" w:rsidP="7B3F8B99" w:rsidRDefault="00AA55FA" w14:paraId="40696B93" w14:textId="77777777">
      <w:pPr>
        <w:pStyle w:val="22"/>
        <w:rPr>
          <w:rFonts w:ascii="system-ui" w:hAnsi="system-ui" w:eastAsia="system-ui" w:cs="system-ui"/>
          <w:b w:val="0"/>
          <w:bCs w:val="0"/>
        </w:rPr>
      </w:pPr>
      <w:hyperlink w:history="1" w:anchor="_Toc195476437">
        <w:r>
          <w:rPr>
            <w:rStyle w:val="af1"/>
            <w:rFonts w:ascii="Times New Roman" w:hAnsi="Times New Roman"/>
          </w:rPr>
          <w:t xml:space="preserve">3.9 顯著性門檻</w:t>
        </w:r>
        <w:r>
          <w:rPr>
            <w:webHidden/>
          </w:rPr>
          <w:tab/>
          <w:fldChar w:fldCharType="begin"/>
          <w:instrText xml:space="preserve"> PAGEREF _Toc195476437 \h </w:instrText>
          <w:fldChar w:fldCharType="separate"/>
          <w:t>19</w:t>
          <w:fldChar w:fldCharType="end"/>
        </w:r>
      </w:hyperlink>
    </w:p>
    <w:p w:rsidRPr="007732DB" w:rsidR="007732DB" w:rsidP="7B3F8B99" w:rsidRDefault="00AA55FA" w14:paraId="6E3E1BD7" w14:textId="77777777">
      <w:pPr>
        <w:pStyle w:val="12"/>
        <w:rPr>
          <w:rFonts w:ascii="system-ui" w:hAnsi="system-ui" w:eastAsia="system-ui" w:cs="system-ui"/>
        </w:rPr>
      </w:pPr>
      <w:hyperlink w:history="1" w:anchor="_Toc195476438">
        <w:r>
          <w:rPr>
            <w:rStyle w:val="af1"/>
            <w:rFonts w:ascii="Times New Roman" w:hAnsi="Times New Roman"/>
          </w:rPr>
          <w:t xml:space="preserve">第四章 溫室氣體量化</w:t>
        </w:r>
        <w:r>
          <w:rPr>
            <w:webHidden/>
          </w:rPr>
          <w:tab/>
          <w:fldChar w:fldCharType="begin"/>
          <w:instrText xml:space="preserve"> PAGEREF _Toc195476438 \h </w:instrText>
          <w:fldChar w:fldCharType="separate"/>
          <w:t>20</w:t>
          <w:fldChar w:fldCharType="end"/>
        </w:r>
      </w:hyperlink>
    </w:p>
    <w:p w:rsidRPr="007732DB" w:rsidR="007732DB" w:rsidP="7B3F8B99" w:rsidRDefault="00AA55FA" w14:paraId="672BFBF5" w14:textId="77777777">
      <w:pPr>
        <w:pStyle w:val="22"/>
        <w:rPr>
          <w:rFonts w:ascii="system-ui" w:hAnsi="system-ui" w:eastAsia="system-ui" w:cs="system-ui"/>
          <w:b w:val="0"/>
          <w:bCs w:val="0"/>
        </w:rPr>
      </w:pPr>
      <w:hyperlink w:history="1" w:anchor="_Toc195476439">
        <w:r>
          <w:rPr>
            <w:rStyle w:val="af1"/>
            <w:rFonts w:ascii="Times New Roman" w:hAnsi="Times New Roman"/>
          </w:rPr>
          <w:t xml:space="preserve">4.1 量化方法</w:t>
        </w:r>
        <w:r>
          <w:rPr>
            <w:webHidden/>
          </w:rPr>
          <w:tab/>
          <w:fldChar w:fldCharType="begin"/>
          <w:instrText xml:space="preserve"> PAGEREF _Toc195476439 \h </w:instrText>
          <w:fldChar w:fldCharType="separate"/>
          <w:t>20</w:t>
          <w:fldChar w:fldCharType="end"/>
        </w:r>
      </w:hyperlink>
    </w:p>
    <w:p w:rsidRPr="007732DB" w:rsidR="007732DB" w:rsidP="7B3F8B99" w:rsidRDefault="00AA55FA" w14:paraId="6C846EC3" w14:textId="77777777">
      <w:pPr>
        <w:pStyle w:val="22"/>
        <w:rPr>
          <w:rFonts w:ascii="system-ui" w:hAnsi="system-ui" w:eastAsia="system-ui" w:cs="system-ui"/>
          <w:b w:val="0"/>
          <w:bCs w:val="0"/>
        </w:rPr>
      </w:pPr>
      <w:hyperlink w:history="1" w:anchor="_Toc195476440">
        <w:r>
          <w:rPr>
            <w:rStyle w:val="af1"/>
          </w:rPr>
          <w:t xml:space="preserve">4.2 排放係數管理</w:t>
        </w:r>
        <w:r>
          <w:rPr>
            <w:webHidden/>
          </w:rPr>
          <w:tab/>
          <w:fldChar w:fldCharType="begin"/>
          <w:instrText xml:space="preserve"> PAGEREF _Toc195476440 \h </w:instrText>
          <w:fldChar w:fldCharType="separate"/>
          <w:t>23</w:t>
          <w:fldChar w:fldCharType="end"/>
        </w:r>
      </w:hyperlink>
    </w:p>
    <w:p w:rsidRPr="007732DB" w:rsidR="007732DB" w:rsidP="7B3F8B99" w:rsidRDefault="00AA55FA" w14:paraId="6805CF0C" w14:textId="77777777">
      <w:pPr>
        <w:pStyle w:val="22"/>
        <w:rPr>
          <w:rFonts w:ascii="system-ui" w:hAnsi="system-ui" w:eastAsia="system-ui" w:cs="system-ui"/>
          <w:b w:val="0"/>
          <w:bCs w:val="0"/>
        </w:rPr>
      </w:pPr>
      <w:hyperlink w:history="1" w:anchor="_Toc195476441">
        <w:r>
          <w:rPr>
            <w:rStyle w:val="af1"/>
            <w:rFonts w:ascii="Times New Roman" w:hAnsi="Times New Roman"/>
          </w:rPr>
          <w:t xml:space="preserve">4.3 量化方法變更說明</w:t>
        </w:r>
        <w:r>
          <w:rPr>
            <w:webHidden/>
          </w:rPr>
          <w:tab/>
          <w:fldChar w:fldCharType="begin"/>
          <w:instrText xml:space="preserve"> PAGEREF _Toc195476441 \h </w:instrText>
          <w:fldChar w:fldCharType="separate"/>
          <w:t>26</w:t>
          <w:fldChar w:fldCharType="end"/>
        </w:r>
      </w:hyperlink>
    </w:p>
    <w:p w:rsidRPr="007732DB" w:rsidR="007732DB" w:rsidP="7B3F8B99" w:rsidRDefault="00AA55FA" w14:paraId="562E869F" w14:textId="77777777">
      <w:pPr>
        <w:pStyle w:val="22"/>
        <w:rPr>
          <w:rFonts w:ascii="system-ui" w:hAnsi="system-ui" w:eastAsia="system-ui" w:cs="system-ui"/>
          <w:b w:val="0"/>
          <w:bCs w:val="0"/>
        </w:rPr>
      </w:pPr>
      <w:hyperlink w:history="1" w:anchor="_Toc195476442">
        <w:r>
          <w:rPr>
            <w:rStyle w:val="af1"/>
            <w:rFonts w:ascii="Times New Roman" w:hAnsi="Times New Roman"/>
          </w:rPr>
          <w:t xml:space="preserve">4.4 排放係數變更說明</w:t>
        </w:r>
        <w:r>
          <w:rPr>
            <w:webHidden/>
          </w:rPr>
          <w:tab/>
          <w:fldChar w:fldCharType="begin"/>
          <w:instrText xml:space="preserve"> PAGEREF _Toc195476442 \h </w:instrText>
          <w:fldChar w:fldCharType="separate"/>
          <w:t>26</w:t>
          <w:fldChar w:fldCharType="end"/>
        </w:r>
      </w:hyperlink>
    </w:p>
    <w:p w:rsidRPr="007732DB" w:rsidR="007732DB" w:rsidP="7B3F8B99" w:rsidRDefault="00AA55FA" w14:paraId="777FAE83" w14:textId="77777777">
      <w:pPr>
        <w:pStyle w:val="22"/>
        <w:rPr>
          <w:rFonts w:ascii="system-ui" w:hAnsi="system-ui" w:eastAsia="system-ui" w:cs="system-ui"/>
          <w:b w:val="0"/>
          <w:bCs w:val="0"/>
        </w:rPr>
      </w:pPr>
      <w:hyperlink w:history="1" w:anchor="_Toc195476443">
        <w:r>
          <w:rPr>
            <w:rStyle w:val="af1"/>
            <w:rFonts w:ascii="Times New Roman" w:hAnsi="Times New Roman"/>
          </w:rPr>
          <w:t xml:space="preserve">4.5 數據品質</w:t>
        </w:r>
        <w:r>
          <w:rPr>
            <w:webHidden/>
          </w:rPr>
          <w:tab/>
          <w:fldChar w:fldCharType="begin"/>
          <w:instrText xml:space="preserve"> PAGEREF _Toc195476443 \h </w:instrText>
          <w:fldChar w:fldCharType="separate"/>
          <w:t>26</w:t>
          <w:fldChar w:fldCharType="end"/>
        </w:r>
      </w:hyperlink>
    </w:p>
    <w:p w:rsidRPr="007732DB" w:rsidR="007732DB" w:rsidP="7B3F8B99" w:rsidRDefault="00AA55FA" w14:paraId="41384FC2" w14:textId="77777777">
      <w:pPr>
        <w:pStyle w:val="12"/>
        <w:rPr>
          <w:rFonts w:ascii="system-ui" w:hAnsi="system-ui" w:eastAsia="system-ui" w:cs="system-ui"/>
        </w:rPr>
      </w:pPr>
      <w:hyperlink w:history="1" w:anchor="_Toc195476444">
        <w:r>
          <w:rPr>
            <w:rStyle w:val="af1"/>
            <w:rFonts w:ascii="Times New Roman" w:hAnsi="Times New Roman"/>
          </w:rPr>
          <w:t xml:space="preserve">第五章 基準年</w:t>
        </w:r>
        <w:r>
          <w:rPr>
            <w:webHidden/>
          </w:rPr>
          <w:tab/>
          <w:fldChar w:fldCharType="begin"/>
          <w:instrText xml:space="preserve"> PAGEREF _Toc195476444 \h </w:instrText>
          <w:fldChar w:fldCharType="separate"/>
          <w:t>33</w:t>
          <w:fldChar w:fldCharType="end"/>
        </w:r>
      </w:hyperlink>
    </w:p>
    <w:p w:rsidRPr="007732DB" w:rsidR="007732DB" w:rsidP="7B3F8B99" w:rsidRDefault="00AA55FA" w14:paraId="2A3C0D1A" w14:textId="77777777">
      <w:pPr>
        <w:pStyle w:val="22"/>
        <w:rPr>
          <w:rFonts w:ascii="system-ui" w:hAnsi="system-ui" w:eastAsia="system-ui" w:cs="system-ui"/>
          <w:b w:val="0"/>
          <w:bCs w:val="0"/>
        </w:rPr>
      </w:pPr>
      <w:hyperlink w:history="1" w:anchor="_Toc195476445">
        <w:r>
          <w:rPr>
            <w:rStyle w:val="af1"/>
            <w:rFonts w:ascii="Times New Roman" w:hAnsi="Times New Roman"/>
          </w:rPr>
          <w:t xml:space="preserve">5.1 基準年選定</w:t>
        </w:r>
        <w:r>
          <w:rPr>
            <w:webHidden/>
          </w:rPr>
          <w:tab/>
          <w:fldChar w:fldCharType="begin"/>
          <w:instrText xml:space="preserve"> PAGEREF _Toc195476445 \h </w:instrText>
          <w:fldChar w:fldCharType="separate"/>
          <w:t>33</w:t>
          <w:fldChar w:fldCharType="end"/>
        </w:r>
      </w:hyperlink>
    </w:p>
    <w:p w:rsidRPr="007732DB" w:rsidR="007732DB" w:rsidP="7B3F8B99" w:rsidRDefault="00AA55FA" w14:paraId="0524A12C" w14:textId="77777777">
      <w:pPr>
        <w:pStyle w:val="22"/>
        <w:rPr>
          <w:rFonts w:ascii="system-ui" w:hAnsi="system-ui" w:eastAsia="system-ui" w:cs="system-ui"/>
          <w:b w:val="0"/>
          <w:bCs w:val="0"/>
        </w:rPr>
      </w:pPr>
      <w:hyperlink w:history="1" w:anchor="_Toc195476446">
        <w:r>
          <w:rPr>
            <w:rStyle w:val="af1"/>
            <w:rFonts w:ascii="Times New Roman" w:hAnsi="Times New Roman"/>
          </w:rPr>
          <w:t xml:space="preserve">5.2 基準年之重新計算</w:t>
        </w:r>
        <w:r>
          <w:rPr>
            <w:webHidden/>
          </w:rPr>
          <w:tab/>
          <w:fldChar w:fldCharType="begin"/>
          <w:instrText xml:space="preserve"> PAGEREF _Toc195476446 \h </w:instrText>
          <w:fldChar w:fldCharType="separate"/>
          <w:t>33</w:t>
          <w:fldChar w:fldCharType="end"/>
        </w:r>
      </w:hyperlink>
    </w:p>
    <w:p w:rsidRPr="007732DB" w:rsidR="007732DB" w:rsidP="7B3F8B99" w:rsidRDefault="00AA55FA" w14:paraId="2C79798E" w14:textId="77777777">
      <w:pPr>
        <w:pStyle w:val="22"/>
        <w:rPr>
          <w:rFonts w:ascii="system-ui" w:hAnsi="system-ui" w:eastAsia="system-ui" w:cs="system-ui"/>
          <w:b w:val="0"/>
          <w:bCs w:val="0"/>
        </w:rPr>
      </w:pPr>
      <w:hyperlink w:history="1" w:anchor="_Toc195476447">
        <w:r>
          <w:rPr>
            <w:rStyle w:val="af1"/>
            <w:rFonts w:ascii="Times New Roman" w:hAnsi="Times New Roman"/>
          </w:rPr>
          <w:t xml:space="preserve">5.3 基準年排放清冊</w:t>
        </w:r>
        <w:r>
          <w:rPr>
            <w:webHidden/>
          </w:rPr>
          <w:tab/>
          <w:fldChar w:fldCharType="begin"/>
          <w:instrText xml:space="preserve"> PAGEREF _Toc195476447 \h </w:instrText>
          <w:fldChar w:fldCharType="separate"/>
          <w:t>34</w:t>
          <w:fldChar w:fldCharType="end"/>
        </w:r>
      </w:hyperlink>
    </w:p>
    <w:p w:rsidRPr="007732DB" w:rsidR="007732DB" w:rsidP="7B3F8B99" w:rsidRDefault="00AA55FA" w14:paraId="6C610001" w14:textId="6C610001">
      <w:pPr>
        <w:pStyle w:val="12"/>
        <w:rPr>
          <w:rFonts w:ascii="system-ui" w:hAnsi="system-ui" w:eastAsia="system-ui" w:cs="system-ui"/>
        </w:rPr>
      </w:pPr>
      <w:hyperlink w:history="1" w:anchor="_Toc363725535">
        <w:r>
          <w:rPr>
            <w:rStyle w:val="af1"/>
            <w:rFonts w:ascii="Times New Roman" w:hAnsi="Times New Roman"/>
          </w:rPr>
          <w:t xml:space="preserve">第六章 溫室氣體資訊管理與盤查作業程序</w:t>
        </w:r>
        <w:r>
          <w:rPr>
            <w:webHidden/>
          </w:rPr>
          <w:tab/>
          <w:t>38</w:t>
        </w:r>
      </w:hyperlink>
    </w:p>
    <w:p w:rsidRPr="007732DB" w:rsidR="007732DB" w:rsidP="7B3F8B99" w:rsidRDefault="00AA55FA" w14:paraId="0920642C" w14:textId="77777777">
      <w:pPr>
        <w:pStyle w:val="22"/>
        <w:rPr>
          <w:rFonts w:ascii="system-ui" w:hAnsi="system-ui" w:eastAsia="system-ui" w:cs="system-ui"/>
          <w:b w:val="0"/>
          <w:bCs w:val="0"/>
        </w:rPr>
      </w:pPr>
      <w:hyperlink w:history="1" w:anchor="_Toc195476448">
        <w:r>
          <w:rPr>
            <w:rStyle w:val="af1"/>
            <w:rFonts w:ascii="Times New Roman" w:hAnsi="Times New Roman"/>
          </w:rPr>
          <w:t xml:space="preserve">6.1 溫室氣體盤查管理作業程序</w:t>
        </w:r>
        <w:r>
          <w:rPr>
            <w:webHidden/>
          </w:rPr>
          <w:tab/>
          <w:fldChar w:fldCharType="begin"/>
          <w:instrText xml:space="preserve"> PAGEREF _Toc195476448 \h </w:instrText>
          <w:fldChar w:fldCharType="separate"/>
          <w:t>35</w:t>
          <w:fldChar w:fldCharType="end"/>
        </w:r>
      </w:hyperlink>
    </w:p>
    <w:p w:rsidRPr="007732DB" w:rsidR="007732DB" w:rsidP="7B3F8B99" w:rsidRDefault="00AA55FA" w14:paraId="5A4E294E" w14:textId="77777777">
      <w:pPr>
        <w:pStyle w:val="22"/>
        <w:rPr>
          <w:rFonts w:ascii="system-ui" w:hAnsi="system-ui" w:eastAsia="system-ui" w:cs="system-ui"/>
          <w:b w:val="0"/>
          <w:bCs w:val="0"/>
        </w:rPr>
      </w:pPr>
      <w:hyperlink w:history="1" w:anchor="_Toc195476449">
        <w:r>
          <w:rPr>
            <w:rStyle w:val="af1"/>
            <w:rFonts w:ascii="Times New Roman" w:hAnsi="Times New Roman"/>
          </w:rPr>
          <w:t xml:space="preserve">6.2 溫室氣體盤查資訊管理</w:t>
        </w:r>
        <w:r>
          <w:rPr>
            <w:webHidden/>
          </w:rPr>
          <w:tab/>
          <w:fldChar w:fldCharType="begin"/>
          <w:instrText xml:space="preserve"> PAGEREF _Toc195476449 \h </w:instrText>
          <w:fldChar w:fldCharType="separate"/>
          <w:t>35</w:t>
          <w:fldChar w:fldCharType="end"/>
        </w:r>
      </w:hyperlink>
    </w:p>
    <w:p w:rsidRPr="007732DB" w:rsidR="007732DB" w:rsidP="7B3F8B99" w:rsidRDefault="00AA55FA" w14:paraId="3A335EF8" w14:textId="77777777">
      <w:pPr>
        <w:pStyle w:val="12"/>
        <w:rPr>
          <w:rFonts w:ascii="system-ui" w:hAnsi="system-ui" w:eastAsia="system-ui" w:cs="system-ui"/>
        </w:rPr>
      </w:pPr>
      <w:hyperlink w:history="1" w:anchor="_Toc195476450">
        <w:r>
          <w:rPr>
            <w:rStyle w:val="af1"/>
            <w:rFonts w:ascii="Times New Roman" w:hAnsi="Times New Roman"/>
          </w:rPr>
          <w:t xml:space="preserve">第七章 查證</w:t>
        </w:r>
        <w:r>
          <w:rPr>
            <w:webHidden/>
          </w:rPr>
          <w:tab/>
          <w:fldChar w:fldCharType="begin"/>
          <w:instrText xml:space="preserve"> PAGEREF _Toc195476450 \h </w:instrText>
          <w:fldChar w:fldCharType="separate"/>
          <w:t>36</w:t>
          <w:fldChar w:fldCharType="end"/>
        </w:r>
      </w:hyperlink>
    </w:p>
    <w:p w:rsidRPr="007732DB" w:rsidR="007732DB" w:rsidP="7B3F8B99" w:rsidRDefault="00AA55FA" w14:paraId="75B28355" w14:textId="77777777">
      <w:pPr>
        <w:pStyle w:val="22"/>
        <w:rPr>
          <w:rFonts w:ascii="system-ui" w:hAnsi="system-ui" w:eastAsia="system-ui" w:cs="system-ui"/>
          <w:b w:val="0"/>
          <w:bCs w:val="0"/>
        </w:rPr>
      </w:pPr>
      <w:hyperlink w:history="1" w:anchor="_Toc195476451">
        <w:r>
          <w:rPr>
            <w:rStyle w:val="af1"/>
            <w:rFonts w:ascii="Times New Roman" w:hAnsi="Times New Roman"/>
          </w:rPr>
          <w:t xml:space="preserve">7.1 內部查證</w:t>
        </w:r>
        <w:r>
          <w:rPr>
            <w:webHidden/>
          </w:rPr>
          <w:tab/>
          <w:fldChar w:fldCharType="begin"/>
          <w:instrText xml:space="preserve"> PAGEREF _Toc195476451 \h </w:instrText>
          <w:fldChar w:fldCharType="separate"/>
          <w:t>36</w:t>
          <w:fldChar w:fldCharType="end"/>
        </w:r>
      </w:hyperlink>
    </w:p>
    <w:p w:rsidRPr="007732DB" w:rsidR="007732DB" w:rsidP="7B3F8B99" w:rsidRDefault="00AA55FA" w14:paraId="6F515E96" w14:textId="77777777">
      <w:pPr>
        <w:pStyle w:val="22"/>
        <w:rPr>
          <w:rFonts w:ascii="system-ui" w:hAnsi="system-ui" w:eastAsia="system-ui" w:cs="system-ui"/>
          <w:b w:val="0"/>
          <w:bCs w:val="0"/>
        </w:rPr>
      </w:pPr>
      <w:hyperlink w:history="1" w:anchor="_Toc195476452">
        <w:r>
          <w:rPr>
            <w:rStyle w:val="af1"/>
            <w:rFonts w:ascii="Times New Roman" w:hAnsi="Times New Roman"/>
          </w:rPr>
          <w:t xml:space="preserve">7.2 外部查證</w:t>
        </w:r>
        <w:r>
          <w:rPr>
            <w:webHidden/>
          </w:rPr>
          <w:tab/>
          <w:fldChar w:fldCharType="begin"/>
          <w:instrText xml:space="preserve"> PAGEREF _Toc195476452 \h </w:instrText>
          <w:fldChar w:fldCharType="separate"/>
          <w:t>36</w:t>
          <w:fldChar w:fldCharType="end"/>
        </w:r>
      </w:hyperlink>
    </w:p>
    <w:p w:rsidRPr="007732DB" w:rsidR="007732DB" w:rsidP="7B3F8B99" w:rsidRDefault="00AA55FA" w14:paraId="7E5AA951" w14:textId="77777777">
      <w:pPr>
        <w:pStyle w:val="12"/>
        <w:rPr>
          <w:rFonts w:ascii="system-ui" w:hAnsi="system-ui" w:eastAsia="system-ui" w:cs="system-ui"/>
        </w:rPr>
      </w:pPr>
      <w:hyperlink w:history="1" w:anchor="_Toc195476453">
        <w:r>
          <w:rPr>
            <w:rStyle w:val="af1"/>
            <w:rFonts w:ascii="Times New Roman" w:hAnsi="Times New Roman"/>
          </w:rPr>
          <w:t xml:space="preserve">第八章 報告之責任、目的與格式</w:t>
        </w:r>
        <w:r>
          <w:rPr>
            <w:webHidden/>
          </w:rPr>
          <w:tab/>
          <w:fldChar w:fldCharType="begin"/>
          <w:instrText xml:space="preserve"> PAGEREF _Toc195476453 \h </w:instrText>
          <w:fldChar w:fldCharType="separate"/>
          <w:t>37</w:t>
          <w:fldChar w:fldCharType="end"/>
        </w:r>
      </w:hyperlink>
    </w:p>
    <w:p w:rsidRPr="007732DB" w:rsidR="007732DB" w:rsidP="7B3F8B99" w:rsidRDefault="00AA55FA" w14:paraId="142DF0CA" w14:textId="77777777">
      <w:pPr>
        <w:pStyle w:val="22"/>
        <w:rPr>
          <w:rFonts w:ascii="system-ui" w:hAnsi="system-ui" w:eastAsia="system-ui" w:cs="system-ui"/>
          <w:b w:val="0"/>
          <w:bCs w:val="0"/>
        </w:rPr>
      </w:pPr>
      <w:hyperlink w:history="1" w:anchor="_Toc195476454">
        <w:r>
          <w:rPr>
            <w:rStyle w:val="af1"/>
            <w:rFonts w:ascii="Times New Roman" w:hAnsi="Times New Roman"/>
          </w:rPr>
          <w:t xml:space="preserve">8.1 報告書之責任:</w:t>
        </w:r>
        <w:r>
          <w:rPr>
            <w:webHidden/>
          </w:rPr>
          <w:tab/>
          <w:fldChar w:fldCharType="begin"/>
          <w:instrText xml:space="preserve"> PAGEREF _Toc195476454 \h </w:instrText>
          <w:fldChar w:fldCharType="separate"/>
          <w:t>37</w:t>
          <w:fldChar w:fldCharType="end"/>
        </w:r>
      </w:hyperlink>
    </w:p>
    <w:p w:rsidRPr="007732DB" w:rsidR="007732DB" w:rsidP="7B3F8B99" w:rsidRDefault="00AA55FA" w14:paraId="5A04E288" w14:textId="77777777">
      <w:pPr>
        <w:pStyle w:val="22"/>
        <w:rPr>
          <w:rFonts w:ascii="system-ui" w:hAnsi="system-ui" w:eastAsia="system-ui" w:cs="system-ui"/>
          <w:b w:val="0"/>
          <w:bCs w:val="0"/>
        </w:rPr>
      </w:pPr>
      <w:hyperlink w:history="1" w:anchor="_Toc195476455">
        <w:r>
          <w:rPr>
            <w:rStyle w:val="af1"/>
            <w:rFonts w:ascii="Times New Roman" w:hAnsi="Times New Roman"/>
          </w:rPr>
          <w:t xml:space="preserve">8.2 報告書之目的:</w:t>
        </w:r>
        <w:r>
          <w:rPr>
            <w:webHidden/>
          </w:rPr>
          <w:tab/>
          <w:fldChar w:fldCharType="begin"/>
          <w:instrText xml:space="preserve"> PAGEREF _Toc195476455 \h </w:instrText>
          <w:fldChar w:fldCharType="separate"/>
          <w:t>37</w:t>
          <w:fldChar w:fldCharType="end"/>
        </w:r>
      </w:hyperlink>
    </w:p>
    <w:p w:rsidRPr="007732DB" w:rsidR="007732DB" w:rsidP="7B3F8B99" w:rsidRDefault="00AA55FA" w14:paraId="53919C85" w14:textId="77777777">
      <w:pPr>
        <w:pStyle w:val="22"/>
        <w:rPr>
          <w:rFonts w:ascii="system-ui" w:hAnsi="system-ui" w:eastAsia="system-ui" w:cs="system-ui"/>
          <w:b w:val="0"/>
          <w:bCs w:val="0"/>
        </w:rPr>
      </w:pPr>
      <w:hyperlink w:history="1" w:anchor="_Toc195476456">
        <w:r>
          <w:rPr>
            <w:rStyle w:val="af1"/>
            <w:rFonts w:ascii="Times New Roman" w:hAnsi="Times New Roman"/>
          </w:rPr>
          <w:t xml:space="preserve">8.3 報告書預期用途及對象:</w:t>
        </w:r>
        <w:r>
          <w:rPr>
            <w:webHidden/>
          </w:rPr>
          <w:tab/>
          <w:fldChar w:fldCharType="begin"/>
          <w:instrText xml:space="preserve"> PAGEREF _Toc195476456 \h </w:instrText>
          <w:fldChar w:fldCharType="separate"/>
          <w:t>37</w:t>
          <w:fldChar w:fldCharType="end"/>
        </w:r>
      </w:hyperlink>
    </w:p>
    <w:p w:rsidRPr="007732DB" w:rsidR="007732DB" w:rsidP="7B3F8B99" w:rsidRDefault="00AA55FA" w14:paraId="0FAF6D82" w14:textId="77777777">
      <w:pPr>
        <w:pStyle w:val="22"/>
        <w:rPr>
          <w:rFonts w:ascii="system-ui" w:hAnsi="system-ui" w:eastAsia="system-ui" w:cs="system-ui"/>
          <w:b w:val="0"/>
          <w:bCs w:val="0"/>
        </w:rPr>
      </w:pPr>
      <w:hyperlink w:history="1" w:anchor="_Toc195476457">
        <w:r>
          <w:rPr>
            <w:rStyle w:val="af1"/>
            <w:rFonts w:ascii="Times New Roman" w:hAnsi="Times New Roman"/>
          </w:rPr>
          <w:t xml:space="preserve">8.4 報告書之格式</w:t>
        </w:r>
        <w:r>
          <w:rPr>
            <w:webHidden/>
          </w:rPr>
          <w:tab/>
          <w:fldChar w:fldCharType="begin"/>
          <w:instrText xml:space="preserve"> PAGEREF _Toc195476457 \h </w:instrText>
          <w:fldChar w:fldCharType="separate"/>
          <w:t>37</w:t>
          <w:fldChar w:fldCharType="end"/>
        </w:r>
      </w:hyperlink>
    </w:p>
    <w:p w:rsidRPr="007732DB" w:rsidR="007732DB" w:rsidP="7B3F8B99" w:rsidRDefault="00AA55FA" w14:paraId="258F2D4F" w14:textId="77777777">
      <w:pPr>
        <w:pStyle w:val="22"/>
        <w:rPr>
          <w:rFonts w:ascii="system-ui" w:hAnsi="system-ui" w:eastAsia="system-ui" w:cs="system-ui"/>
          <w:b w:val="0"/>
          <w:bCs w:val="0"/>
        </w:rPr>
      </w:pPr>
      <w:hyperlink w:history="1" w:anchor="_Toc195476458">
        <w:r>
          <w:rPr>
            <w:rStyle w:val="af1"/>
            <w:rFonts w:ascii="Times New Roman" w:hAnsi="Times New Roman"/>
          </w:rPr>
          <w:t xml:space="preserve">8.5 報告書之取得與傳播方式</w:t>
        </w:r>
        <w:r>
          <w:rPr>
            <w:webHidden/>
          </w:rPr>
          <w:tab/>
          <w:fldChar w:fldCharType="begin"/>
          <w:instrText xml:space="preserve"> PAGEREF _Toc195476458 \h </w:instrText>
          <w:fldChar w:fldCharType="separate"/>
          <w:t>37</w:t>
          <w:fldChar w:fldCharType="end"/>
        </w:r>
      </w:hyperlink>
    </w:p>
    <w:p w:rsidRPr="007732DB" w:rsidR="007732DB" w:rsidP="7B3F8B99" w:rsidRDefault="00AA55FA" w14:paraId="2EBA1E80" w14:textId="77777777">
      <w:pPr>
        <w:pStyle w:val="12"/>
        <w:rPr>
          <w:rFonts w:ascii="system-ui" w:hAnsi="system-ui" w:eastAsia="system-ui" w:cs="system-ui"/>
        </w:rPr>
      </w:pPr>
      <w:hyperlink w:history="1" w:anchor="_Toc195476459">
        <w:r>
          <w:rPr>
            <w:rStyle w:val="af1"/>
            <w:rFonts w:ascii="Times New Roman" w:hAnsi="Times New Roman"/>
          </w:rPr>
          <w:t xml:space="preserve">第九章 報告之發行與管理</w:t>
        </w:r>
        <w:r>
          <w:rPr>
            <w:webHidden/>
          </w:rPr>
          <w:tab/>
          <w:fldChar w:fldCharType="begin"/>
          <w:instrText xml:space="preserve"> PAGEREF _Toc195476459 \h </w:instrText>
          <w:fldChar w:fldCharType="separate"/>
          <w:t>38</w:t>
          <w:fldChar w:fldCharType="end"/>
        </w:r>
      </w:hyperlink>
    </w:p>
    <w:p w:rsidRPr="007732DB" w:rsidR="007732DB" w:rsidP="7B3F8B99" w:rsidRDefault="00AA55FA" w14:paraId="489CD67D" w14:textId="77777777">
      <w:pPr>
        <w:pStyle w:val="12"/>
        <w:rPr>
          <w:rFonts w:ascii="system-ui" w:hAnsi="system-ui" w:eastAsia="system-ui" w:cs="system-ui"/>
        </w:rPr>
      </w:pPr>
      <w:hyperlink w:history="1" w:anchor="_Toc195476460">
        <w:r>
          <w:rPr>
            <w:rStyle w:val="af1"/>
            <w:rFonts w:ascii="Times New Roman" w:hAnsi="Times New Roman"/>
          </w:rPr>
          <w:t xml:space="preserve">第十章 參考文獻</w:t>
        </w:r>
        <w:r>
          <w:rPr>
            <w:webHidden/>
          </w:rPr>
          <w:tab/>
          <w:fldChar w:fldCharType="begin"/>
          <w:instrText xml:space="preserve"> PAGEREF _Toc195476460 \h </w:instrText>
          <w:fldChar w:fldCharType="separate"/>
          <w:t>39</w:t>
          <w:fldChar w:fldCharType="end"/>
        </w:r>
      </w:hyperlink>
    </w:p>
    <w:p w:rsidR="009266EE" w:rsidP="7B3F8B99" w:rsidRDefault="00F63EAB" w14:paraId="0D0B940D" w14:textId="77777777">
      <w:pPr>
        <w:tabs>
          <w:tab w:val="right" w:pos="8820"/>
        </w:tabs>
        <w:jc w:val="both"/>
        <w:rPr>
          <w:rFonts w:ascii="system-ui" w:hAnsi="system-ui" w:eastAsia="system-ui" w:cs="system-ui"/>
          <w:color w:val="000000"/>
        </w:rPr>
      </w:pPr>
      <w:r>
        <w:rPr>
          <w:rFonts w:eastAsia="標楷體"/>
          <w:color w:val="000000" w:themeColor="text1"/>
        </w:rPr>
        <w:fldChar w:fldCharType="end"/>
      </w:r>
    </w:p>
    <w:p w:rsidRPr="002C2ADC" w:rsidR="00F63EAB" w:rsidP="7B3F8B99" w:rsidRDefault="009266EE" w14:paraId="0E27B00A" w14:textId="77777777">
      <w:pPr>
        <w:tabs>
          <w:tab w:val="right" w:pos="8820"/>
        </w:tabs>
        <w:jc w:val="both"/>
        <w:rPr>
          <w:rFonts w:ascii="system-ui" w:hAnsi="system-ui" w:eastAsia="system-ui" w:cs="system-ui"/>
          <w:color w:val="000000"/>
        </w:rPr>
      </w:pPr>
      <w:r>
        <w:rPr>
          <w:rFonts w:ascii="system-ui" w:hAnsi="system-ui" w:eastAsia="system-ui" w:cs="system-ui"/>
          <w:color w:val="000000" w:themeColor="text1"/>
        </w:rPr>
        <w:br w:type="page"/>
      </w:r>
    </w:p>
    <w:p w:rsidRPr="009266EE" w:rsidR="00F63EAB" w:rsidP="7B3F8B99" w:rsidRDefault="680A8ED7" w14:paraId="111E3F97" w14:textId="77777777">
      <w:pPr>
        <w:spacing w:line="240" w:lineRule="atLeast"/>
        <w:jc w:val="center"/>
        <w:rPr>
          <w:rFonts w:ascii="system-ui" w:hAnsi="system-ui" w:eastAsia="system-ui" w:cs="system-ui"/>
          <w:b/>
          <w:bCs/>
          <w:color w:val="000000"/>
          <w:sz w:val="40"/>
          <w:szCs w:val="40"/>
        </w:rPr>
      </w:pPr>
      <w:r>
        <w:rPr>
          <w:rFonts w:ascii="system-ui" w:hAnsi="system-ui" w:eastAsia="system-ui" w:cs="system-ui"/>
          <w:b/>
          <w:bCs/>
          <w:color w:val="000000" w:themeColor="text1"/>
          <w:sz w:val="40"/>
          <w:szCs w:val="40"/>
        </w:rPr>
        <w:t>圖目錄</w:t>
      </w:r>
    </w:p>
    <w:p w:rsidRPr="00B92173" w:rsidR="00B92173" w:rsidP="7B3F8B99" w:rsidRDefault="00A63984" w14:paraId="5F856126" w14:textId="77777777">
      <w:pPr>
        <w:pStyle w:val="12"/>
        <w:rPr>
          <w:rFonts w:ascii="system-ui" w:hAnsi="system-ui" w:eastAsia="system-ui" w:cs="system-ui"/>
        </w:rPr>
      </w:pPr>
      <w:r>
        <w:rPr>
          <w:color w:val="000000"/>
        </w:rPr>
        <w:fldChar w:fldCharType="begin"/>
        <w:instrText xml:space="preserve"> TOC \h \z \t "標題,1" </w:instrText>
        <w:fldChar w:fldCharType="separate"/>
      </w:r>
      <w:hyperlink w:history="1" w:anchor="_Toc127879721">
        <w:r>
          <w:rPr>
            <w:rStyle w:val="af1"/>
            <w:rFonts w:ascii="Times New Roman" w:hAnsi="Times New Roman"/>
            <w:b w:val="0"/>
          </w:rPr>
          <w:t>圖2-1</w:t>
        </w:r>
        <w:r>
          <w:rPr>
            <w:szCs w:val="22"/>
          </w:rPr>
          <w:tab/>
        </w:r>
        <w:r>
          <w:rPr>
            <w:rStyle w:val="af1"/>
            <w:rFonts w:ascii="Times New Roman" w:hAnsi="Times New Roman"/>
            <w:b w:val="0"/>
          </w:rPr>
          <w:t>聚陽實業「行政組織」組織架構</w:t>
        </w:r>
        <w:r>
          <w:rPr>
            <w:webHidden/>
          </w:rPr>
          <w:tab/>
          <w:fldChar w:fldCharType="begin"/>
          <w:instrText xml:space="preserve"> PAGEREF _Toc127879721 \h </w:instrText>
          <w:fldChar w:fldCharType="separate"/>
          <w:t>9</w:t>
          <w:fldChar w:fldCharType="end"/>
        </w:r>
      </w:hyperlink>
    </w:p>
    <w:p w:rsidRPr="00B92173" w:rsidR="00B92173" w:rsidP="7B3F8B99" w:rsidRDefault="00AA55FA" w14:paraId="5D71670E" w14:textId="77777777">
      <w:pPr>
        <w:pStyle w:val="12"/>
        <w:rPr>
          <w:rFonts w:ascii="system-ui" w:hAnsi="system-ui" w:eastAsia="system-ui" w:cs="system-ui"/>
        </w:rPr>
      </w:pPr>
      <w:hyperlink w:history="1" w:anchor="_Toc127879722">
        <w:r>
          <w:rPr>
            <w:rStyle w:val="af1"/>
            <w:rFonts w:ascii="Times New Roman" w:hAnsi="Times New Roman"/>
            <w:b w:val="0"/>
          </w:rPr>
          <w:t>圖2-2</w:t>
        </w:r>
        <w:r>
          <w:rPr>
            <w:szCs w:val="22"/>
          </w:rPr>
          <w:tab/>
        </w:r>
        <w:r>
          <w:rPr>
            <w:rStyle w:val="af1"/>
            <w:rFonts w:ascii="Times New Roman" w:hAnsi="Times New Roman"/>
            <w:b w:val="0"/>
          </w:rPr>
          <w:t>聚陽實業「溫室氣體盤查推行委員會」組織架構</w:t>
        </w:r>
        <w:r>
          <w:rPr>
            <w:webHidden/>
          </w:rPr>
          <w:tab/>
          <w:fldChar w:fldCharType="begin"/>
          <w:instrText xml:space="preserve"> PAGEREF _Toc127879722 \h </w:instrText>
          <w:fldChar w:fldCharType="separate"/>
          <w:t>9</w:t>
          <w:fldChar w:fldCharType="end"/>
        </w:r>
      </w:hyperlink>
    </w:p>
    <w:p w:rsidRPr="00B92173" w:rsidR="00B92173" w:rsidP="7B3F8B99" w:rsidRDefault="00AA55FA" w14:paraId="4197ABA1" w14:textId="77777777">
      <w:pPr>
        <w:pStyle w:val="12"/>
        <w:rPr>
          <w:rFonts w:ascii="system-ui" w:hAnsi="system-ui" w:eastAsia="system-ui" w:cs="system-ui"/>
        </w:rPr>
      </w:pPr>
      <w:hyperlink w:history="1" w:anchor="_Toc127879723">
        <w:r>
          <w:rPr>
            <w:rStyle w:val="af1"/>
            <w:rFonts w:ascii="Times New Roman" w:hAnsi="Times New Roman"/>
            <w:b w:val="0"/>
          </w:rPr>
          <w:t>圖2-3</w:t>
        </w:r>
        <w:r>
          <w:rPr>
            <w:szCs w:val="22"/>
          </w:rPr>
          <w:tab/>
        </w:r>
        <w:r>
          <w:rPr>
            <w:rStyle w:val="af1"/>
            <w:rFonts w:ascii="Times New Roman" w:hAnsi="Times New Roman"/>
            <w:b w:val="0"/>
          </w:rPr>
          <w:t>公司組織邊界（</w:t>
        </w:r>
        <w:r>
          <w:rPr>
            <w:sz w:val="18"/>
            <w:szCs w:val="18"/>
          </w:rPr>
          <w:t>台北總部</w:t>
        </w:r>
        <w:r>
          <w:rPr>
            <w:rStyle w:val="af1"/>
            <w:rFonts w:ascii="Times New Roman" w:hAnsi="Times New Roman"/>
            <w:b w:val="0"/>
          </w:rPr>
          <w:t>)</w:t>
        </w:r>
        <w:r>
          <w:rPr>
            <w:webHidden/>
          </w:rPr>
          <w:tab/>
          <w:fldChar w:fldCharType="begin"/>
          <w:instrText xml:space="preserve"> PAGEREF _Toc127879723 \h </w:instrText>
          <w:fldChar w:fldCharType="separate"/>
          <w:t>10</w:t>
          <w:fldChar w:fldCharType="end"/>
        </w:r>
      </w:hyperlink>
    </w:p>
    <w:p w:rsidRPr="009D44F1" w:rsidR="009D44F1" w:rsidP="7B3F8B99" w:rsidRDefault="00AA55FA" w14:paraId="3BE64745" w14:textId="77777777">
      <w:pPr>
        <w:pStyle w:val="12"/>
        <w:rPr>
          <w:rStyle w:val="af1"/>
          <w:rFonts w:ascii="system-ui" w:hAnsi="system-ui" w:eastAsia="system-ui" w:cs="system-ui"/>
        </w:rPr>
      </w:pPr>
      <w:hyperlink w:history="1" w:anchor="_Toc127879724">
        <w:r>
          <w:rPr>
            <w:rStyle w:val="af1"/>
            <w:rFonts w:ascii="Times New Roman" w:hAnsi="Times New Roman"/>
            <w:b w:val="0"/>
          </w:rPr>
          <w:t>圖2-4</w:t>
        </w:r>
        <w:r>
          <w:rPr>
            <w:szCs w:val="22"/>
          </w:rPr>
          <w:tab/>
        </w:r>
        <w:r>
          <w:rPr>
            <w:rStyle w:val="af1"/>
            <w:rFonts w:ascii="Times New Roman" w:hAnsi="Times New Roman"/>
            <w:b w:val="0"/>
          </w:rPr>
          <w:t>公司組織邊界（</w:t>
        </w:r>
        <w:r>
          <w:rPr>
            <w:sz w:val="18"/>
            <w:szCs w:val="18"/>
          </w:rPr>
          <w:t>嘉義樣品中心</w:t>
        </w:r>
        <w:r>
          <w:rPr>
            <w:rStyle w:val="af1"/>
            <w:rFonts w:ascii="Times New Roman" w:hAnsi="Times New Roman"/>
            <w:b w:val="0"/>
          </w:rPr>
          <w:t>)</w:t>
        </w:r>
        <w:r>
          <w:rPr>
            <w:webHidden/>
          </w:rPr>
          <w:tab/>
          <w:fldChar w:fldCharType="begin"/>
          <w:instrText xml:space="preserve"> PAGEREF _Toc127879724 \h </w:instrText>
          <w:fldChar w:fldCharType="separate"/>
          <w:t>10</w:t>
          <w:fldChar w:fldCharType="end"/>
        </w:r>
      </w:hyperlink>
      <w:r>
        <w:rPr>
          <w:rStyle w:val="af1"/>
          <w:rFonts w:ascii="Times New Roman" w:hAnsi="Times New Roman"/>
          <w:b w:val="0"/>
        </w:rPr>
        <w:fldChar w:fldCharType="begin"/>
        <w:instrText xml:space="preserve"> TOC \h \z \c "</w:instrText>
        <w:instrText>圖</w:instrText>
        <w:instrText xml:space="preserve"> 2-5" </w:instrText>
        <w:fldChar w:fldCharType="separate"/>
      </w:r>
    </w:p>
    <w:p w:rsidRPr="006B1BD9" w:rsidR="009D44F1" w:rsidP="7B3F8B99" w:rsidRDefault="00AA55FA" w14:paraId="18AAD4A0" w14:textId="77777777">
      <w:pPr>
        <w:pStyle w:val="12"/>
        <w:rPr>
          <w:rStyle w:val="af1"/>
          <w:rFonts w:ascii="system-ui" w:hAnsi="system-ui" w:eastAsia="system-ui" w:cs="system-ui"/>
        </w:rPr>
      </w:pPr>
      <w:hyperlink w:history="1" w:anchor="_Toc198135290">
        <w:r>
          <w:rPr>
            <w:rStyle w:val="af1"/>
            <w:rFonts w:ascii="Times New Roman" w:hAnsi="Times New Roman"/>
            <w:b w:val="0"/>
          </w:rPr>
          <w:t xml:space="preserve">圖 2-5 </w:t>
          <w:tab/>
          <w:t xml:space="preserve">公司組織邊界 (</w:t>
        </w:r>
        <w:r>
          <w:rPr>
            <w:sz w:val="18"/>
            <w:szCs w:val="18"/>
          </w:rPr>
          <w:t>MAKALOT GARMENTS(CAMBODIA) CO.,LTD</w:t>
        </w:r>
        <w:r>
          <w:rPr>
            <w:rStyle w:val="af1"/>
            <w:rFonts w:ascii="Times New Roman" w:hAnsi="Times New Roman"/>
            <w:b w:val="0"/>
          </w:rPr>
          <w:t>)</w:t>
        </w:r>
        <w:r>
          <w:rPr>
            <w:rStyle w:val="af1"/>
            <w:rFonts w:ascii="Times New Roman" w:hAnsi="Times New Roman"/>
            <w:b w:val="0"/>
            <w:webHidden/>
          </w:rPr>
          <w:tab/>
          <w:fldChar w:fldCharType="begin"/>
          <w:instrText xml:space="preserve"> PAGEREF _Toc198135290 \h </w:instrText>
          <w:fldChar w:fldCharType="separate"/>
          <w:t>11</w:t>
          <w:fldChar w:fldCharType="end"/>
        </w:r>
      </w:hyperlink>
      <w:r>
        <w:rPr>
          <w:rStyle w:val="af1"/>
          <w:rFonts w:ascii="Times New Roman" w:hAnsi="Times New Roman"/>
          <w:b w:val="0"/>
        </w:rPr>
        <w:fldChar w:fldCharType="end"/>
        <w:fldChar w:fldCharType="begin"/>
        <w:instrText xml:space="preserve"> </w:instrText>
      </w:r>
      <w:r>
        <w:rPr>
          <w:rStyle w:val="af1"/>
        </w:rPr>
        <w:instrText>HYPERLINK \l "_Toc127879724"</w:instrText>
      </w:r>
      <w:r>
        <w:rPr>
          <w:rStyle w:val="af1"/>
          <w:rFonts w:ascii="Times New Roman" w:hAnsi="Times New Roman"/>
          <w:b w:val="0"/>
        </w:rPr>
        <w:instrText xml:space="preserve"> </w:instrText>
        <w:fldChar w:fldCharType="separate"/>
        <w:fldChar w:fldCharType="begin"/>
        <w:instrText xml:space="preserve"> TOC \h \z \c "</w:instrText>
        <w:instrText>圖</w:instrText>
        <w:instrText xml:space="preserve"> 2-5" </w:instrText>
        <w:fldChar w:fldCharType="separate"/>
      </w:r>
    </w:p>
    <w:p w:rsidRPr="006B1BD9" w:rsidR="00500C95" w:rsidP="7B3F8B99" w:rsidRDefault="00AA55FA" w14:paraId="4BB8E215" w14:textId="77777777">
      <w:pPr>
        <w:pStyle w:val="12"/>
        <w:rPr>
          <w:rStyle w:val="af1"/>
          <w:rFonts w:ascii="system-ui" w:hAnsi="system-ui" w:eastAsia="system-ui" w:cs="system-ui"/>
        </w:rPr>
      </w:pPr>
      <w:hyperlink w:history="1" w:anchor="_Toc198135290">
        <w:r>
          <w:rPr>
            <w:rStyle w:val="af1"/>
            <w:rFonts w:ascii="Times New Roman" w:hAnsi="Times New Roman"/>
            <w:b w:val="0"/>
          </w:rPr>
          <w:t xml:space="preserve">圖 2-6 </w:t>
          <w:tab/>
          <w:t xml:space="preserve">公司組織邊界 (</w:t>
        </w:r>
        <w:r>
          <w:rPr>
            <w:sz w:val="18"/>
            <w:szCs w:val="18"/>
          </w:rPr>
          <w:t>MAKALOT GARMENTS (CAMBODIA) CO.,LTD " BRANCH 1"</w:t>
        </w:r>
        <w:r>
          <w:rPr>
            <w:rStyle w:val="af1"/>
            <w:rFonts w:ascii="Times New Roman" w:hAnsi="Times New Roman"/>
            <w:b w:val="0"/>
          </w:rPr>
          <w:t>)</w:t>
        </w:r>
        <w:r>
          <w:rPr>
            <w:rStyle w:val="af1"/>
            <w:rFonts w:ascii="Times New Roman" w:hAnsi="Times New Roman"/>
            <w:b w:val="0"/>
            <w:webHidden/>
          </w:rPr>
          <w:tab/>
          <w:fldChar w:fldCharType="begin"/>
          <w:instrText xml:space="preserve"> PAGEREF _Toc198135290 \h </w:instrText>
          <w:fldChar w:fldCharType="separate"/>
          <w:t>11</w:t>
          <w:fldChar w:fldCharType="end"/>
        </w:r>
      </w:hyperlink>
      <w:r>
        <w:rPr>
          <w:rStyle w:val="af1"/>
          <w:rFonts w:ascii="Times New Roman" w:hAnsi="Times New Roman"/>
          <w:b w:val="0"/>
        </w:rPr>
        <w:fldChar w:fldCharType="end"/>
        <w:fldChar w:fldCharType="end"/>
        <w:fldChar w:fldCharType="begin"/>
        <w:instrText xml:space="preserve"> </w:instrText>
      </w:r>
      <w:r>
        <w:rPr>
          <w:rStyle w:val="af1"/>
        </w:rPr>
        <w:instrText>HYPERLINK \l "_Toc127879724"</w:instrText>
      </w:r>
      <w:r>
        <w:rPr>
          <w:rStyle w:val="af1"/>
          <w:rFonts w:ascii="Times New Roman" w:hAnsi="Times New Roman"/>
          <w:b w:val="0"/>
        </w:rPr>
        <w:instrText xml:space="preserve"> </w:instrText>
        <w:fldChar w:fldCharType="separate"/>
        <w:fldChar w:fldCharType="begin"/>
        <w:instrText xml:space="preserve"> TOC \h \z \c "</w:instrText>
        <w:instrText>圖</w:instrText>
        <w:instrText xml:space="preserve"> 2-5" </w:instrText>
        <w:fldChar w:fldCharType="separate"/>
      </w:r>
    </w:p>
    <w:p w:rsidRPr="006B1BD9" w:rsidR="00500C95" w:rsidP="7B3F8B99" w:rsidRDefault="00AA55FA" w14:paraId="2A32B68A" w14:textId="77777777">
      <w:pPr>
        <w:pStyle w:val="12"/>
        <w:rPr>
          <w:rStyle w:val="af1"/>
          <w:rFonts w:ascii="system-ui" w:hAnsi="system-ui" w:eastAsia="system-ui" w:cs="system-ui"/>
        </w:rPr>
      </w:pPr>
      <w:hyperlink w:history="1" w:anchor="_Toc198135290">
        <w:r>
          <w:rPr>
            <w:rStyle w:val="af1"/>
            <w:rFonts w:ascii="Times New Roman" w:hAnsi="Times New Roman"/>
            <w:b w:val="0"/>
          </w:rPr>
          <w:t xml:space="preserve">圖 2-7 </w:t>
          <w:tab/>
          <w:t xml:space="preserve">公司組織邊界 (</w:t>
        </w:r>
        <w:r>
          <w:rPr>
            <w:sz w:val="18"/>
            <w:szCs w:val="18"/>
          </w:rPr>
          <w:t>MAKALOT GARMENTS (CAMBODIA) CO.,LTD " BRANCH 3"</w:t>
        </w:r>
        <w:r>
          <w:rPr>
            <w:rStyle w:val="af1"/>
            <w:rFonts w:ascii="Times New Roman" w:hAnsi="Times New Roman"/>
            <w:b w:val="0"/>
          </w:rPr>
          <w:t>)</w:t>
        </w:r>
        <w:r>
          <w:rPr>
            <w:rStyle w:val="af1"/>
            <w:rFonts w:ascii="Times New Roman" w:hAnsi="Times New Roman"/>
            <w:b w:val="0"/>
            <w:webHidden/>
          </w:rPr>
          <w:tab/>
          <w:fldChar w:fldCharType="begin"/>
          <w:instrText xml:space="preserve"> PAGEREF _Toc198135290 \h </w:instrText>
          <w:fldChar w:fldCharType="separate"/>
          <w:t>11</w:t>
          <w:fldChar w:fldCharType="end"/>
        </w:r>
      </w:hyperlink>
      <w:r>
        <w:rPr>
          <w:rStyle w:val="af1"/>
          <w:rFonts w:ascii="Times New Roman" w:hAnsi="Times New Roman"/>
          <w:b w:val="0"/>
        </w:rPr>
        <w:fldChar w:fldCharType="end"/>
        <w:fldChar w:fldCharType="end"/>
        <w:fldChar w:fldCharType="begin"/>
        <w:instrText xml:space="preserve"> </w:instrText>
      </w:r>
      <w:r>
        <w:rPr>
          <w:rStyle w:val="af1"/>
        </w:rPr>
        <w:instrText>HYPERLINK \l "_Toc127879724"</w:instrText>
      </w:r>
      <w:r>
        <w:rPr>
          <w:rStyle w:val="af1"/>
          <w:rFonts w:ascii="Times New Roman" w:hAnsi="Times New Roman"/>
          <w:b w:val="0"/>
        </w:rPr>
        <w:instrText xml:space="preserve"> </w:instrText>
        <w:fldChar w:fldCharType="separate"/>
        <w:fldChar w:fldCharType="begin"/>
        <w:instrText xml:space="preserve"> TOC \h \z \c "</w:instrText>
        <w:instrText>圖</w:instrText>
        <w:instrText xml:space="preserve"> 2-5" </w:instrText>
        <w:fldChar w:fldCharType="separate"/>
      </w:r>
    </w:p>
    <w:p w:rsidRPr="006B1BD9" w:rsidR="00500C95" w:rsidP="7B3F8B99" w:rsidRDefault="00AA55FA" w14:paraId="19A3ECF2" w14:textId="77777777">
      <w:pPr>
        <w:pStyle w:val="12"/>
        <w:rPr>
          <w:rStyle w:val="af1"/>
          <w:rFonts w:ascii="system-ui" w:hAnsi="system-ui" w:eastAsia="system-ui" w:cs="system-ui"/>
        </w:rPr>
      </w:pPr>
      <w:hyperlink w:history="1" w:anchor="_Toc198135290">
        <w:r>
          <w:rPr>
            <w:rStyle w:val="af1"/>
            <w:rFonts w:ascii="Times New Roman" w:hAnsi="Times New Roman"/>
            <w:b w:val="0"/>
          </w:rPr>
          <w:t xml:space="preserve">圖 2-8 </w:t>
          <w:tab/>
          <w:t xml:space="preserve">公司組織邊界 (</w:t>
        </w:r>
        <w:r>
          <w:rPr>
            <w:sz w:val="18"/>
            <w:szCs w:val="18"/>
          </w:rPr>
          <w:t>MOHA Garments Co., LTD.</w:t>
        </w:r>
        <w:r>
          <w:rPr>
            <w:rStyle w:val="af1"/>
            <w:rFonts w:ascii="Times New Roman" w:hAnsi="Times New Roman"/>
            <w:b w:val="0"/>
          </w:rPr>
          <w:t>)</w:t>
        </w:r>
        <w:r>
          <w:rPr>
            <w:rStyle w:val="af1"/>
            <w:rFonts w:ascii="Times New Roman" w:hAnsi="Times New Roman"/>
            <w:b w:val="0"/>
            <w:webHidden/>
          </w:rPr>
          <w:tab/>
          <w:fldChar w:fldCharType="begin"/>
          <w:instrText xml:space="preserve"> PAGEREF _Toc198135290 \h </w:instrText>
          <w:fldChar w:fldCharType="separate"/>
          <w:t>11</w:t>
          <w:fldChar w:fldCharType="end"/>
        </w:r>
      </w:hyperlink>
      <w:r>
        <w:rPr>
          <w:rStyle w:val="af1"/>
          <w:rFonts w:ascii="Times New Roman" w:hAnsi="Times New Roman"/>
          <w:b w:val="0"/>
        </w:rPr>
        <w:fldChar w:fldCharType="end"/>
        <w:fldChar w:fldCharType="end"/>
        <w:fldChar w:fldCharType="begin"/>
        <w:instrText xml:space="preserve"> </w:instrText>
      </w:r>
      <w:r>
        <w:rPr>
          <w:rStyle w:val="af1"/>
        </w:rPr>
        <w:instrText>HYPERLINK \l "_Toc127879724"</w:instrText>
      </w:r>
      <w:r>
        <w:rPr>
          <w:rStyle w:val="af1"/>
          <w:rFonts w:ascii="Times New Roman" w:hAnsi="Times New Roman"/>
          <w:b w:val="0"/>
        </w:rPr>
        <w:instrText xml:space="preserve"> </w:instrText>
        <w:fldChar w:fldCharType="separate"/>
        <w:fldChar w:fldCharType="begin"/>
        <w:instrText xml:space="preserve"> TOC \h \z \c "</w:instrText>
        <w:instrText>圖</w:instrText>
        <w:instrText xml:space="preserve"> 2-5" </w:instrText>
        <w:fldChar w:fldCharType="separate"/>
      </w:r>
    </w:p>
    <w:p w:rsidRPr="006B1BD9" w:rsidR="00500C95" w:rsidP="7B3F8B99" w:rsidRDefault="00AA55FA" w14:paraId="6E34F59E" w14:textId="77777777">
      <w:pPr>
        <w:pStyle w:val="12"/>
        <w:rPr>
          <w:rStyle w:val="af1"/>
          <w:rFonts w:ascii="system-ui" w:hAnsi="system-ui" w:eastAsia="system-ui" w:cs="system-ui"/>
        </w:rPr>
      </w:pPr>
      <w:hyperlink w:history="1" w:anchor="_Toc198135290">
        <w:r>
          <w:rPr>
            <w:rStyle w:val="af1"/>
            <w:rFonts w:ascii="Times New Roman" w:hAnsi="Times New Roman"/>
            <w:b w:val="0"/>
          </w:rPr>
          <w:t xml:space="preserve">圖 2-9 </w:t>
          <w:tab/>
          <w:t xml:space="preserve">公司組織邊界 (</w:t>
        </w:r>
        <w:r>
          <w:rPr>
            <w:sz w:val="18"/>
            <w:szCs w:val="18"/>
          </w:rPr>
          <w:t>PT. GLORY INDUSTRIAL SEMARANG</w:t>
        </w:r>
        <w:r>
          <w:rPr>
            <w:rStyle w:val="af1"/>
            <w:rFonts w:ascii="Times New Roman" w:hAnsi="Times New Roman"/>
            <w:b w:val="0"/>
          </w:rPr>
          <w:t>)</w:t>
        </w:r>
        <w:r>
          <w:rPr>
            <w:rStyle w:val="af1"/>
            <w:rFonts w:ascii="Times New Roman" w:hAnsi="Times New Roman"/>
            <w:b w:val="0"/>
            <w:webHidden/>
          </w:rPr>
          <w:tab/>
          <w:fldChar w:fldCharType="begin"/>
          <w:instrText xml:space="preserve"> PAGEREF _Toc198135290 \h </w:instrText>
          <w:fldChar w:fldCharType="separate"/>
          <w:t>11</w:t>
          <w:fldChar w:fldCharType="end"/>
        </w:r>
      </w:hyperlink>
      <w:r>
        <w:rPr>
          <w:rStyle w:val="af1"/>
          <w:rFonts w:ascii="Times New Roman" w:hAnsi="Times New Roman"/>
          <w:b w:val="0"/>
        </w:rPr>
        <w:fldChar w:fldCharType="end"/>
        <w:fldChar w:fldCharType="end"/>
        <w:fldChar w:fldCharType="begin"/>
        <w:instrText xml:space="preserve"> </w:instrText>
      </w:r>
      <w:r>
        <w:rPr>
          <w:rStyle w:val="af1"/>
        </w:rPr>
        <w:instrText>HYPERLINK \l "_Toc127879724"</w:instrText>
      </w:r>
      <w:r>
        <w:rPr>
          <w:rStyle w:val="af1"/>
          <w:rFonts w:ascii="Times New Roman" w:hAnsi="Times New Roman"/>
          <w:b w:val="0"/>
        </w:rPr>
        <w:instrText xml:space="preserve"> </w:instrText>
        <w:fldChar w:fldCharType="separate"/>
        <w:fldChar w:fldCharType="begin"/>
        <w:instrText xml:space="preserve"> TOC \h \z \c "</w:instrText>
        <w:instrText>圖</w:instrText>
        <w:instrText xml:space="preserve"> 2-5" </w:instrText>
        <w:fldChar w:fldCharType="separate"/>
      </w:r>
    </w:p>
    <w:p w:rsidR="00D067AF" w:rsidP="7B3F8B99" w:rsidRDefault="00AA55FA" w14:paraId="3C2DDEFB" w14:textId="77777777">
      <w:pPr>
        <w:pStyle w:val="12"/>
        <w:rPr>
          <w:rFonts w:ascii="system-ui" w:hAnsi="system-ui" w:eastAsia="system-ui" w:cs="system-ui"/>
        </w:rPr>
      </w:pPr>
      <w:hyperlink w:history="1" w:anchor="_Toc198135290">
        <w:r>
          <w:rPr>
            <w:rStyle w:val="af1"/>
            <w:rFonts w:ascii="Times New Roman" w:hAnsi="Times New Roman"/>
            <w:b w:val="0"/>
          </w:rPr>
          <w:t xml:space="preserve">圖 2-10 </w:t>
          <w:tab/>
          <w:t xml:space="preserve">公司組織邊界 (</w:t>
        </w:r>
        <w:r>
          <w:rPr>
            <w:sz w:val="18"/>
            <w:szCs w:val="18"/>
          </w:rPr>
          <w:t>PT. STARLIGHT GARMENT SEMARANG</w:t>
        </w:r>
        <w:r>
          <w:rPr>
            <w:rStyle w:val="af1"/>
            <w:rFonts w:ascii="Times New Roman" w:hAnsi="Times New Roman"/>
            <w:b w:val="0"/>
          </w:rPr>
          <w:t>)</w:t>
        </w:r>
        <w:r>
          <w:rPr>
            <w:rStyle w:val="af1"/>
            <w:rFonts w:ascii="Times New Roman" w:hAnsi="Times New Roman"/>
            <w:b w:val="0"/>
            <w:webHidden/>
          </w:rPr>
          <w:tab/>
          <w:fldChar w:fldCharType="begin"/>
          <w:instrText xml:space="preserve"> PAGEREF _Toc198135290 \h </w:instrText>
          <w:fldChar w:fldCharType="separate"/>
          <w:t>11</w:t>
          <w:fldChar w:fldCharType="end"/>
        </w:r>
      </w:hyperlink>
      <w:r>
        <w:rPr>
          <w:rStyle w:val="af1"/>
          <w:rFonts w:ascii="Times New Roman" w:hAnsi="Times New Roman"/>
          <w:b w:val="0"/>
        </w:rPr>
        <w:fldChar w:fldCharType="end"/>
        <w:fldChar w:fldCharType="end"/>
      </w:r>
    </w:p>
    <w:p w:rsidRPr="00D067AF" w:rsidR="00D067AF" w:rsidP="7B3F8B99" w:rsidRDefault="00AA55FA" w14:paraId="73878A81" w14:textId="77777777">
      <w:pPr>
        <w:pStyle w:val="12"/>
        <w:rPr>
          <w:rFonts w:ascii="system-ui" w:hAnsi="system-ui" w:eastAsia="system-ui" w:cs="system-ui"/>
        </w:rPr>
      </w:pPr>
      <w:hyperlink w:anchor="_2.2_公司組織邊界">
        <w:r>
          <w:rPr>
            <w:rStyle w:val="af1"/>
            <w:b w:val="0"/>
          </w:rPr>
          <w:t xml:space="preserve">圖 2-11 </w:t>
        </w:r>
        <w:r>
          <w:tab/>
        </w:r>
        <w:r>
          <w:rPr>
            <w:rStyle w:val="af1"/>
            <w:b w:val="0"/>
          </w:rPr>
          <w:t>公司組織邊界 (</w:t>
        </w:r>
        <w:r>
          <w:rPr>
            <w:sz w:val="18"/>
            <w:szCs w:val="18"/>
          </w:rPr>
          <w:t>PT. GLORY INDUSTRIAL SEMARANG -  DEMAK</w:t>
        </w:r>
        <w:r>
          <w:rPr>
            <w:rStyle w:val="af1"/>
            <w:b w:val="0"/>
          </w:rPr>
          <w:t>)</w:t>
        </w:r>
        <w:r>
          <w:tab/>
        </w:r>
        <w:r>
          <w:rPr>
            <w:rStyle w:val="af1"/>
            <w:b w:val="0"/>
          </w:rPr>
          <w:t>12</w:t>
        </w:r>
      </w:hyperlink>
    </w:p>
    <w:p w:rsidRPr="00D067AF" w:rsidR="00D067AF" w:rsidP="7B3F8B99" w:rsidRDefault="00AA55FA" w14:paraId="084B196D" w14:textId="77777777">
      <w:pPr>
        <w:pStyle w:val="12"/>
        <w:rPr>
          <w:rFonts w:ascii="system-ui" w:hAnsi="system-ui" w:eastAsia="system-ui" w:cs="system-ui"/>
        </w:rPr>
      </w:pPr>
      <w:hyperlink w:anchor="_2.2_公司組織邊界">
        <w:r>
          <w:rPr>
            <w:rStyle w:val="af1"/>
            <w:b w:val="0"/>
          </w:rPr>
          <w:t xml:space="preserve">圖 2-12 </w:t>
        </w:r>
        <w:r>
          <w:tab/>
        </w:r>
        <w:r>
          <w:rPr>
            <w:rStyle w:val="af1"/>
            <w:b w:val="0"/>
          </w:rPr>
          <w:t>公司組織邊界 (</w:t>
        </w:r>
        <w:r>
          <w:rPr>
            <w:sz w:val="18"/>
            <w:szCs w:val="18"/>
          </w:rPr>
          <w:t>Makalot Garments (Vietnam) Co., Ltd (MK1)</w:t>
        </w:r>
        <w:r>
          <w:rPr>
            <w:rStyle w:val="af1"/>
            <w:b w:val="0"/>
          </w:rPr>
          <w:t>)</w:t>
        </w:r>
        <w:r>
          <w:tab/>
        </w:r>
        <w:r>
          <w:rPr>
            <w:rStyle w:val="af1"/>
            <w:b w:val="0"/>
          </w:rPr>
          <w:t>12</w:t>
        </w:r>
      </w:hyperlink>
    </w:p>
    <w:p w:rsidRPr="00D067AF" w:rsidR="00D067AF" w:rsidP="7B3F8B99" w:rsidRDefault="00AA55FA" w14:paraId="3D4746F7" w14:textId="77777777">
      <w:pPr>
        <w:pStyle w:val="12"/>
        <w:rPr>
          <w:rFonts w:ascii="system-ui" w:hAnsi="system-ui" w:eastAsia="system-ui" w:cs="system-ui"/>
        </w:rPr>
      </w:pPr>
      <w:hyperlink w:anchor="_2.2_公司組織邊界">
        <w:r>
          <w:rPr>
            <w:rStyle w:val="af1"/>
            <w:b w:val="0"/>
          </w:rPr>
          <w:t xml:space="preserve">圖 2-13 </w:t>
        </w:r>
        <w:r>
          <w:tab/>
        </w:r>
        <w:r>
          <w:rPr>
            <w:rStyle w:val="af1"/>
            <w:b w:val="0"/>
          </w:rPr>
          <w:t>公司組織邊界 (</w:t>
        </w:r>
        <w:r>
          <w:rPr>
            <w:sz w:val="18"/>
            <w:szCs w:val="18"/>
          </w:rPr>
          <w:t>Makalot Garments (Vietnam) Co., Ltd (MK2/3)</w:t>
        </w:r>
        <w:r>
          <w:rPr>
            <w:rStyle w:val="af1"/>
            <w:b w:val="0"/>
          </w:rPr>
          <w:t>)</w:t>
        </w:r>
        <w:r>
          <w:tab/>
        </w:r>
        <w:r>
          <w:rPr>
            <w:rStyle w:val="af1"/>
            <w:b w:val="0"/>
          </w:rPr>
          <w:t>12</w:t>
        </w:r>
      </w:hyperlink>
    </w:p>
    <w:p w:rsidR="00D067AF" w:rsidP="7B3F8B99" w:rsidRDefault="00AA55FA" w14:paraId="1FEB9BC9" w14:textId="309766A3">
      <w:pPr>
        <w:pStyle w:val="12"/>
        <w:rPr>
          <w:rStyle w:val="af1"/>
          <w:b w:val="0"/>
        </w:rPr>
      </w:pPr>
      <w:hyperlink w:anchor="_2.2_公司組織邊界">
        <w:r>
          <w:rPr>
            <w:rStyle w:val="af1"/>
            <w:b w:val="0"/>
          </w:rPr>
          <w:t xml:space="preserve">圖 2-14 </w:t>
        </w:r>
        <w:r>
          <w:tab/>
        </w:r>
        <w:r>
          <w:rPr>
            <w:rStyle w:val="af1"/>
            <w:b w:val="0"/>
          </w:rPr>
          <w:t>公司組織邊界 (</w:t>
        </w:r>
        <w:r>
          <w:rPr>
            <w:sz w:val="18"/>
            <w:szCs w:val="18"/>
          </w:rPr>
          <w:t>Leader Garment (Vietnam) Co., Ltd</w:t>
        </w:r>
        <w:r>
          <w:rPr>
            <w:rStyle w:val="af1"/>
            <w:b w:val="0"/>
          </w:rPr>
          <w:t>)</w:t>
        </w:r>
        <w:r>
          <w:tab/>
        </w:r>
        <w:r>
          <w:rPr>
            <w:rStyle w:val="af1"/>
            <w:b w:val="0"/>
          </w:rPr>
          <w:t>12</w:t>
        </w:r>
      </w:hyperlink>
    </w:p>
    <w:p w:rsidR="004C0547" w:rsidP="004C0547" w:rsidRDefault="004C0547" w14:paraId="4C957194" w14:textId="0937D1A8">
      <w:pPr>
        <w:pStyle w:val="12"/>
        <w:rPr>
          <w:rStyle w:val="af1"/>
          <w:b w:val="0"/>
        </w:rPr>
      </w:pPr>
      <w:hyperlink w:anchor="_2.2_公司組織邊界">
        <w:r>
          <w:rPr>
            <w:rStyle w:val="af1"/>
            <w:b w:val="0"/>
          </w:rPr>
          <w:t>圖 2-1</w:t>
        </w:r>
        <w:r>
          <w:rPr>
            <w:rStyle w:val="af1"/>
            <w:rFonts w:hint="eastAsia"/>
            <w:b w:val="0"/>
          </w:rPr>
          <w:t>5</w:t>
        </w:r>
        <w:r>
          <w:rPr>
            <w:rStyle w:val="af1"/>
            <w:b w:val="0"/>
          </w:rPr>
          <w:t xml:space="preserve"> </w:t>
        </w:r>
        <w:r>
          <w:tab/>
        </w:r>
        <w:r>
          <w:rPr>
            <w:sz w:val="20"/>
            <w:szCs w:val="20"/>
          </w:rPr>
          <w:t>公司組織邊界 (PT GLORY INDUSTRIAL SEMARANG SRAGEN)</w:t>
        </w:r>
        <w:r>
          <w:tab/>
        </w:r>
        <w:r>
          <w:rPr>
            <w:rStyle w:val="af1"/>
            <w:b w:val="0"/>
          </w:rPr>
          <w:t>12</w:t>
        </w:r>
      </w:hyperlink>
    </w:p>
    <w:p w:rsidR="004C0547" w:rsidP="004C0547" w:rsidRDefault="004C0547" w14:paraId="1C330C4A" w14:textId="53721649">
      <w:pPr>
        <w:pStyle w:val="12"/>
        <w:rPr>
          <w:rStyle w:val="af1"/>
          <w:b w:val="0"/>
        </w:rPr>
      </w:pPr>
      <w:r>
        <w:rPr>
          <w:b w:val="0"/>
        </w:rPr>
        <w:t xml:space="preserve">圖 2-16 </w:t>
      </w:r>
      <w:r>
        <w:tab/>
      </w:r>
      <w:r>
        <w:rPr>
          <w:sz w:val="20"/>
          <w:szCs w:val="20"/>
        </w:rPr>
        <w:t>公司組織邊界 (TRIPLE GARMENT (VIETNAM) CO., LTD)</w:t>
      </w:r>
      <w:r>
        <w:tab/>
      </w:r>
      <w:r>
        <w:rPr>
          <w:b w:val="0"/>
        </w:rPr>
        <w:t>13</w:t>
      </w:r>
    </w:p>
    <w:p w:rsidR="004C0547" w:rsidP="004C0547" w:rsidRDefault="004C0547" w14:paraId="6D6B3E55" w14:textId="10AB73CC">
      <w:pPr>
        <w:pStyle w:val="12"/>
        <w:rPr>
          <w:rStyle w:val="af1"/>
          <w:b w:val="0"/>
        </w:rPr>
      </w:pPr>
      <w:r>
        <w:rPr>
          <w:b w:val="0"/>
        </w:rPr>
        <w:t xml:space="preserve">圖 2-17 </w:t>
      </w:r>
      <w:r>
        <w:tab/>
      </w:r>
      <w:r>
        <w:rPr>
          <w:sz w:val="20"/>
          <w:szCs w:val="20"/>
        </w:rPr>
        <w:t>公司組織邊界 (Makalot El Salvador S.A. de C.V)</w:t>
      </w:r>
      <w:r>
        <w:tab/>
      </w:r>
      <w:r>
        <w:rPr>
          <w:b w:val="0"/>
        </w:rPr>
        <w:t>13</w:t>
      </w:r>
    </w:p>
    <w:p w:rsidR="004C0547" w:rsidP="004C0547" w:rsidRDefault="004C0547" w14:paraId="5DBE6718" w14:textId="5E0C5824">
      <w:pPr>
        <w:pStyle w:val="12"/>
        <w:rPr>
          <w:rStyle w:val="af1"/>
          <w:b w:val="0"/>
        </w:rPr>
      </w:pPr>
      <w:r>
        <w:rPr>
          <w:b w:val="0"/>
        </w:rPr>
        <w:t xml:space="preserve">圖 2-18 </w:t>
      </w:r>
      <w:r>
        <w:tab/>
      </w:r>
      <w:r>
        <w:rPr>
          <w:rFonts w:ascii="Times New Roman" w:hAnsi="Times New Roman"/>
          <w:sz w:val="20"/>
          <w:szCs w:val="20"/>
        </w:rPr>
        <w:t>公司組織邊</w:t>
      </w:r>
      <w:r>
        <w:rPr>
          <w:sz w:val="20"/>
          <w:szCs w:val="20"/>
        </w:rPr>
        <w:t>界 (JIAXING RISING GARMENTS CO.,LTD)</w:t>
      </w:r>
      <w:r>
        <w:tab/>
      </w:r>
      <w:r>
        <w:rPr>
          <w:b w:val="0"/>
        </w:rPr>
        <w:t>13</w:t>
      </w:r>
    </w:p>
    <w:p w:rsidR="004C0547" w:rsidP="004C0547" w:rsidRDefault="004C0547" w14:paraId="0BE5B550" w14:textId="43726ADC">
      <w:pPr>
        <w:pStyle w:val="12"/>
        <w:rPr>
          <w:rStyle w:val="af1"/>
          <w:b w:val="0"/>
        </w:rPr>
      </w:pPr>
      <w:r>
        <w:rPr>
          <w:b w:val="0"/>
        </w:rPr>
        <w:t xml:space="preserve">圖 2-19 </w:t>
      </w:r>
      <w:r>
        <w:tab/>
      </w:r>
      <w:r>
        <w:rPr>
          <w:rFonts w:ascii="Times New Roman" w:hAnsi="Times New Roman"/>
          <w:sz w:val="20"/>
          <w:szCs w:val="20"/>
        </w:rPr>
        <w:t>公司</w:t>
      </w:r>
      <w:r>
        <w:rPr>
          <w:sz w:val="20"/>
          <w:szCs w:val="20"/>
        </w:rPr>
        <w:t>組織邊界 (JIAXING SUNTEX GARMENT CO.,LTD)</w:t>
      </w:r>
      <w:r>
        <w:tab/>
      </w:r>
      <w:r>
        <w:rPr>
          <w:b w:val="0"/>
        </w:rPr>
        <w:t>13</w:t>
      </w:r>
    </w:p>
    <w:p w:rsidRPr="004C0547" w:rsidR="004C0547" w:rsidP="004C0547" w:rsidRDefault="004C0547" w14:paraId="3B4958CD" w14:textId="77777777">
      <w:pPr>
        <w:rPr>
          <w:rFonts w:hint="eastAsia"/>
        </w:rPr>
      </w:pPr>
    </w:p>
    <w:p w:rsidRPr="006B1BD9" w:rsidR="009D44F1" w:rsidP="7B3F8B99" w:rsidRDefault="009D44F1" w14:paraId="60061E4C" w14:textId="77777777">
      <w:pPr>
        <w:pStyle w:val="12"/>
        <w:rPr>
          <w:rFonts w:ascii="system-ui" w:hAnsi="system-ui" w:eastAsia="system-ui" w:cs="system-ui"/>
        </w:rPr>
      </w:pPr>
    </w:p>
    <w:p w:rsidRPr="006B1BD9" w:rsidR="006B1BD9" w:rsidP="7B3F8B99" w:rsidRDefault="006B1BD9" w14:paraId="44EAFD9C" w14:textId="77777777">
      <w:pPr>
        <w:pStyle w:val="12"/>
        <w:rPr>
          <w:rFonts w:ascii="system-ui" w:hAnsi="system-ui" w:eastAsia="system-ui" w:cs="system-ui"/>
        </w:rPr>
      </w:pPr>
    </w:p>
    <w:p w:rsidRPr="00F67EEC" w:rsidR="00F67EEC" w:rsidP="7B3F8B99" w:rsidRDefault="00A63984" w14:paraId="4B94D5A5" w14:textId="77777777">
      <w:pPr>
        <w:spacing w:line="240" w:lineRule="atLeast"/>
        <w:rPr>
          <w:rFonts w:ascii="system-ui" w:hAnsi="system-ui" w:eastAsia="system-ui" w:cs="system-ui"/>
          <w:color w:val="000000"/>
        </w:rPr>
      </w:pPr>
      <w:r>
        <w:rPr>
          <w:rFonts w:eastAsia="標楷體"/>
          <w:color w:val="000000" w:themeColor="text1"/>
        </w:rPr>
        <w:fldChar w:fldCharType="end"/>
      </w:r>
    </w:p>
    <w:p w:rsidR="00F63EAB" w:rsidP="7B3F8B99" w:rsidRDefault="00F67EEC" w14:paraId="6F6A4BB4" w14:textId="77777777">
      <w:pPr>
        <w:spacing w:line="240" w:lineRule="atLeast"/>
        <w:jc w:val="center"/>
        <w:rPr>
          <w:rFonts w:ascii="system-ui" w:hAnsi="system-ui" w:eastAsia="system-ui" w:cs="system-ui"/>
          <w:b/>
          <w:bCs/>
          <w:color w:val="000000"/>
          <w:sz w:val="40"/>
          <w:szCs w:val="40"/>
        </w:rPr>
      </w:pPr>
      <w:r>
        <w:rPr>
          <w:rFonts w:ascii="system-ui" w:hAnsi="system-ui" w:eastAsia="system-ui" w:cs="system-ui"/>
          <w:color w:val="000000" w:themeColor="text1"/>
        </w:rPr>
        <w:br w:type="page"/>
      </w:r>
      <w:r>
        <w:rPr>
          <w:rFonts w:ascii="system-ui" w:hAnsi="system-ui" w:eastAsia="system-ui" w:cs="system-ui"/>
          <w:b/>
          <w:bCs/>
          <w:color w:val="000000" w:themeColor="text1"/>
          <w:sz w:val="40"/>
          <w:szCs w:val="40"/>
        </w:rPr>
        <w:t>表目錄</w:t>
      </w:r>
    </w:p>
    <w:p w:rsidRPr="007732DB" w:rsidR="007732DB" w:rsidP="7B3F8B99" w:rsidRDefault="007732DB" w14:paraId="21EC9A62" w14:textId="77777777">
      <w:pPr>
        <w:pStyle w:val="12"/>
        <w:rPr>
          <w:rStyle w:val="af1"/>
          <w:rFonts w:ascii="system-ui" w:hAnsi="system-ui" w:eastAsia="system-ui" w:cs="system-ui"/>
          <w:b w:val="0"/>
        </w:rPr>
      </w:pPr>
      <w:r>
        <w:rPr>
          <w:rStyle w:val="af1"/>
          <w:rFonts w:ascii="Times New Roman" w:hAnsi="Times New Roman"/>
          <w:b w:val="0"/>
        </w:rPr>
        <w:fldChar w:fldCharType="begin"/>
        <w:instrText xml:space="preserve"> HYPERLINK  \l "_2.2_</w:instrText>
        <w:instrText>公司組織邊界</w:instrText>
        <w:instrText xml:space="preserve">" </w:instrText>
        <w:fldChar w:fldCharType="separate"/>
        <w:t>表2-1</w:t>
      </w:r>
      <w:r>
        <w:rPr>
          <w:rStyle w:val="af1"/>
          <w:rFonts w:ascii="Times New Roman" w:hAnsi="Times New Roman"/>
          <w:b w:val="0"/>
          <w:szCs w:val="22"/>
        </w:rPr>
        <w:tab/>
      </w:r>
      <w:r>
        <w:rPr>
          <w:rStyle w:val="af1"/>
          <w:rFonts w:ascii="Times New Roman" w:hAnsi="Times New Roman"/>
          <w:b w:val="0"/>
        </w:rPr>
        <w:t>公司組織邊界</w:t>
      </w:r>
      <w:r>
        <w:rPr>
          <w:rStyle w:val="af1"/>
          <w:rFonts w:ascii="Times New Roman" w:hAnsi="Times New Roman"/>
          <w:b w:val="0"/>
          <w:webHidden/>
        </w:rPr>
        <w:tab/>
        <w:t>10</w:t>
      </w:r>
    </w:p>
    <w:p w:rsidR="00B157AE" w:rsidP="7B3F8B99" w:rsidRDefault="007732DB" w14:paraId="6B287864" w14:textId="77777777">
      <w:pPr>
        <w:pStyle w:val="12"/>
      </w:pPr>
      <w:r>
        <w:rPr>
          <w:rStyle w:val="af1"/>
          <w:rFonts w:ascii="Times New Roman" w:hAnsi="Times New Roman"/>
          <w:b w:val="0"/>
        </w:rPr>
        <w:fldChar w:fldCharType="end"/>
      </w:r>
      <w:r>
        <w:rPr>
          <w:color w:val="000000"/>
        </w:rPr>
        <w:fldChar w:fldCharType="begin"/>
        <w:instrText xml:space="preserve"> TOC \h \z \t "表標,1,標號,1,樣式1,1" </w:instrText>
        <w:fldChar w:fldCharType="separate"/>
      </w:r>
    </w:p>
    <w:p w:rsidR="00B157AE" w:rsidRDefault="00AA55FA" w14:paraId="563C135F" w14:textId="27A27CD8">
      <w:pPr>
        <w:pStyle w:val="12"/>
        <w:rPr>
          <w:rFonts w:asciiTheme="minorHAnsi" w:hAnsiTheme="minorHAnsi" w:eastAsiaTheme="minorEastAsia" w:cstheme="minorBidi"/>
          <w:b w:val="0"/>
          <w14:ligatures w14:val="standardContextual"/>
        </w:rPr>
      </w:pPr>
      <w:hyperlink w:history="1" w:anchor="_Toc226682801">
        <w:r>
          <w:rPr>
            <w:rStyle w:val="af1"/>
          </w:rPr>
          <w:t>表3-1</w:t>
        </w:r>
        <w:r>
          <w:rPr>
            <w:rFonts w:asciiTheme="minorHAnsi" w:hAnsiTheme="minorHAnsi" w:eastAsiaTheme="minorEastAsia" w:cstheme="minorBidi"/>
            <w:b w:val="0"/>
            <w14:ligatures w14:val="standardContextual"/>
          </w:rPr>
          <w:tab/>
        </w:r>
        <w:r>
          <w:rPr>
            <w:rStyle w:val="af1"/>
          </w:rPr>
          <w:t>顯著性間接排放原則</w:t>
        </w:r>
        <w:r>
          <w:rPr>
            <w:webHidden/>
          </w:rPr>
          <w:tab/>
          <w:fldChar w:fldCharType="begin"/>
          <w:instrText xml:space="preserve"> PAGEREF _Toc226682801 \h </w:instrText>
          <w:fldChar w:fldCharType="separate"/>
          <w:t>18</w:t>
          <w:fldChar w:fldCharType="end"/>
        </w:r>
      </w:hyperlink>
    </w:p>
    <w:p w:rsidR="00B157AE" w:rsidRDefault="00AA55FA" w14:paraId="59C00A9D" w14:textId="44BC8CFF">
      <w:pPr>
        <w:pStyle w:val="12"/>
        <w:rPr>
          <w:rFonts w:asciiTheme="minorHAnsi" w:hAnsiTheme="minorHAnsi" w:eastAsiaTheme="minorEastAsia" w:cstheme="minorBidi"/>
          <w:b w:val="0"/>
          <w14:ligatures w14:val="standardContextual"/>
        </w:rPr>
      </w:pPr>
      <w:hyperlink w:history="1" w:anchor="_Toc226682802">
        <w:r>
          <w:rPr>
            <w:rStyle w:val="af1"/>
          </w:rPr>
          <w:t>表3-2</w:t>
        </w:r>
        <w:r>
          <w:rPr>
            <w:rFonts w:asciiTheme="minorHAnsi" w:hAnsiTheme="minorHAnsi" w:eastAsiaTheme="minorEastAsia" w:cstheme="minorBidi"/>
            <w:b w:val="0"/>
            <w14:ligatures w14:val="standardContextual"/>
          </w:rPr>
          <w:tab/>
        </w:r>
        <w:r>
          <w:rPr>
            <w:rStyle w:val="af1"/>
          </w:rPr>
          <w:t>顯著性間接排放鑑別結果</w:t>
        </w:r>
        <w:r>
          <w:rPr>
            <w:webHidden/>
          </w:rPr>
          <w:tab/>
          <w:fldChar w:fldCharType="begin"/>
          <w:instrText xml:space="preserve"> PAGEREF _Toc226682802 \h </w:instrText>
          <w:fldChar w:fldCharType="separate"/>
          <w:t>20</w:t>
          <w:fldChar w:fldCharType="end"/>
        </w:r>
      </w:hyperlink>
    </w:p>
    <w:p w:rsidR="00B157AE" w:rsidRDefault="00AA55FA" w14:paraId="3764007A" w14:textId="329F7CE7">
      <w:pPr>
        <w:pStyle w:val="12"/>
        <w:rPr>
          <w:rFonts w:asciiTheme="minorHAnsi" w:hAnsiTheme="minorHAnsi" w:eastAsiaTheme="minorEastAsia" w:cstheme="minorBidi"/>
          <w:b w:val="0"/>
          <w14:ligatures w14:val="standardContextual"/>
        </w:rPr>
      </w:pPr>
      <w:hyperlink w:history="1" w:anchor="_Toc226682803">
        <w:r>
          <w:rPr>
            <w:rStyle w:val="af1"/>
          </w:rPr>
          <w:t>表3-3</w:t>
        </w:r>
        <w:r>
          <w:rPr>
            <w:rFonts w:asciiTheme="minorHAnsi" w:hAnsiTheme="minorHAnsi" w:eastAsiaTheme="minorEastAsia" w:cstheme="minorBidi"/>
            <w:b w:val="0"/>
            <w14:ligatures w14:val="standardContextual"/>
          </w:rPr>
          <w:tab/>
        </w:r>
        <w:r>
          <w:rPr>
            <w:rStyle w:val="af1"/>
          </w:rPr>
          <w:t>溫室氣體盤查報告邊界表</w:t>
        </w:r>
        <w:r>
          <w:rPr>
            <w:webHidden/>
          </w:rPr>
          <w:tab/>
          <w:fldChar w:fldCharType="begin"/>
          <w:instrText xml:space="preserve"> PAGEREF _Toc226682803 \h </w:instrText>
          <w:fldChar w:fldCharType="separate"/>
          <w:t>20</w:t>
          <w:fldChar w:fldCharType="end"/>
        </w:r>
      </w:hyperlink>
    </w:p>
    <w:p w:rsidR="00B157AE" w:rsidRDefault="00AA55FA" w14:paraId="65CCF23F" w14:textId="48319113">
      <w:pPr>
        <w:pStyle w:val="12"/>
        <w:rPr>
          <w:rFonts w:hint="eastAsia" w:asciiTheme="minorHAnsi" w:hAnsiTheme="minorHAnsi" w:eastAsiaTheme="minorEastAsia" w:cstheme="minorBidi"/>
          <w:b w:val="0"/>
          <w14:ligatures w14:val="standardContextual"/>
        </w:rPr>
      </w:pPr>
      <w:hyperlink w:history="1" w:anchor="_Toc226682804">
        <w:r>
          <w:rPr>
            <w:rStyle w:val="af1"/>
          </w:rPr>
          <w:t>表3-4</w:t>
        </w:r>
        <w:r>
          <w:rPr>
            <w:rFonts w:asciiTheme="minorHAnsi" w:hAnsiTheme="minorHAnsi" w:eastAsiaTheme="minorEastAsia" w:cstheme="minorBidi"/>
            <w:b w:val="0"/>
            <w14:ligatures w14:val="standardContextual"/>
          </w:rPr>
          <w:tab/>
        </w:r>
        <w:r>
          <w:rPr>
            <w:rStyle w:val="af1"/>
          </w:rPr>
          <w:t>溫室氣體排放源鑑別表</w:t>
        </w:r>
        <w:r>
          <w:rPr>
            <w:webHidden/>
          </w:rPr>
          <w:tab/>
          <w:fldChar w:fldCharType="begin"/>
          <w:instrText xml:space="preserve"> PAGEREF _Toc226682804 \h </w:instrText>
          <w:fldChar w:fldCharType="separate"/>
          <w:t>22</w:t>
          <w:fldChar w:fldCharType="end"/>
        </w:r>
      </w:hyperlink>
    </w:p>
    <w:p w:rsidR="00B157AE" w:rsidRDefault="00AA55FA" w14:paraId="0276437E" w14:textId="7CCB447E">
      <w:pPr>
        <w:pStyle w:val="12"/>
        <w:rPr>
          <w:rFonts w:asciiTheme="minorHAnsi" w:hAnsiTheme="minorHAnsi" w:eastAsiaTheme="minorEastAsia" w:cstheme="minorBidi"/>
          <w:b w:val="0"/>
          <w14:ligatures w14:val="standardContextual"/>
        </w:rPr>
      </w:pPr>
      <w:hyperlink w:history="1" w:anchor="_Toc226682806">
        <w:r>
          <w:rPr>
            <w:rStyle w:val="af1"/>
          </w:rPr>
          <w:t>表3-6 第3類間接溫室氣體項目排放量統計表</w:t>
        </w:r>
        <w:r>
          <w:rPr>
            <w:webHidden/>
          </w:rPr>
          <w:tab/>
          <w:fldChar w:fldCharType="begin"/>
          <w:instrText xml:space="preserve"> PAGEREF _Toc226682806 \h </w:instrText>
          <w:fldChar w:fldCharType="separate"/>
          <w:t>25</w:t>
          <w:fldChar w:fldCharType="end"/>
        </w:r>
      </w:hyperlink>
    </w:p>
    <w:p w:rsidR="00B157AE" w:rsidRDefault="00AA55FA" w14:paraId="0E07DBC5" w14:textId="795E308C">
      <w:pPr>
        <w:pStyle w:val="12"/>
        <w:rPr>
          <w:rFonts w:asciiTheme="minorHAnsi" w:hAnsiTheme="minorHAnsi" w:eastAsiaTheme="minorEastAsia" w:cstheme="minorBidi"/>
          <w:b w:val="0"/>
          <w14:ligatures w14:val="standardContextual"/>
        </w:rPr>
      </w:pPr>
      <w:hyperlink w:history="1" w:anchor="_Toc226682807">
        <w:r>
          <w:rPr>
            <w:rStyle w:val="af1"/>
            <w:rFonts w:hint="eastAsia" w:ascii="新細明體" w:hAnsi="新細明體" w:eastAsia="新細明體" w:cs="新細明體"/>
          </w:rPr>
          <w:t>表</w:t>
        </w:r>
        <w:r>
          <w:rPr>
            <w:rStyle w:val="af1"/>
            <w:rFonts w:ascii="system-ui" w:hAnsi="system-ui" w:eastAsia="system-ui" w:cs="system-ui"/>
          </w:rPr>
          <w:t xml:space="preserve">3-7 </w:t>
        </w:r>
        <w:r>
          <w:rPr>
            <w:rStyle w:val="af1"/>
            <w:rFonts w:hint="eastAsia" w:ascii="新細明體" w:hAnsi="新細明體" w:eastAsia="新細明體" w:cs="新細明體"/>
          </w:rPr>
          <w:t>溫室氣體盤查排放清冊</w:t>
        </w:r>
        <w:r>
          <w:rPr>
            <w:webHidden/>
          </w:rPr>
          <w:tab/>
          <w:fldChar w:fldCharType="begin"/>
          <w:instrText xml:space="preserve"> PAGEREF _Toc226682807 \h </w:instrText>
          <w:fldChar w:fldCharType="separate"/>
          <w:t>26</w:t>
          <w:fldChar w:fldCharType="end"/>
        </w:r>
      </w:hyperlink>
    </w:p>
    <w:p w:rsidR="00B157AE" w:rsidRDefault="00AA55FA" w14:paraId="5E86C160" w14:textId="25E1F86D">
      <w:pPr>
        <w:pStyle w:val="12"/>
        <w:rPr>
          <w:rFonts w:asciiTheme="minorHAnsi" w:hAnsiTheme="minorHAnsi" w:eastAsiaTheme="minorEastAsia" w:cstheme="minorBidi"/>
          <w:b w:val="0"/>
          <w14:ligatures w14:val="standardContextual"/>
        </w:rPr>
      </w:pPr>
      <w:hyperlink w:history="1" w:anchor="_Toc226682808">
        <w:r>
          <w:rPr>
            <w:rStyle w:val="af1"/>
            <w:rFonts w:cs="標楷體"/>
          </w:rPr>
          <w:t>表4-2</w:t>
        </w:r>
        <w:r>
          <w:rPr>
            <w:rFonts w:asciiTheme="minorHAnsi" w:hAnsiTheme="minorHAnsi" w:eastAsiaTheme="minorEastAsia" w:cstheme="minorBidi"/>
            <w:b w:val="0"/>
            <w14:ligatures w14:val="standardContextual"/>
          </w:rPr>
          <w:tab/>
        </w:r>
        <w:r>
          <w:rPr>
            <w:rStyle w:val="af1"/>
            <w:rFonts w:cs="標楷體"/>
          </w:rPr>
          <w:t>排放係數管理表（範疇一、二）</w:t>
        </w:r>
        <w:r>
          <w:rPr>
            <w:webHidden/>
          </w:rPr>
          <w:tab/>
          <w:fldChar w:fldCharType="begin"/>
          <w:instrText xml:space="preserve"> PAGEREF _Toc226682808 \h </w:instrText>
          <w:fldChar w:fldCharType="separate"/>
          <w:t>36</w:t>
          <w:fldChar w:fldCharType="end"/>
        </w:r>
      </w:hyperlink>
    </w:p>
    <w:p w:rsidR="00B157AE" w:rsidRDefault="00AA55FA" w14:paraId="72B5622E" w14:textId="61E81FDF">
      <w:pPr>
        <w:pStyle w:val="12"/>
        <w:rPr>
          <w:rFonts w:asciiTheme="minorHAnsi" w:hAnsiTheme="minorHAnsi" w:eastAsiaTheme="minorEastAsia" w:cstheme="minorBidi"/>
          <w:b w:val="0"/>
          <w14:ligatures w14:val="standardContextual"/>
        </w:rPr>
      </w:pPr>
      <w:hyperlink w:history="1" w:anchor="_Toc226682809">
        <w:r>
          <w:rPr>
            <w:rStyle w:val="af1"/>
          </w:rPr>
          <w:t>表4-3</w:t>
        </w:r>
        <w:r>
          <w:rPr>
            <w:rFonts w:asciiTheme="minorHAnsi" w:hAnsiTheme="minorHAnsi" w:eastAsiaTheme="minorEastAsia" w:cstheme="minorBidi"/>
            <w:b w:val="0"/>
            <w14:ligatures w14:val="standardContextual"/>
          </w:rPr>
          <w:tab/>
        </w:r>
        <w:r>
          <w:rPr>
            <w:rStyle w:val="af1"/>
          </w:rPr>
          <w:t>排放係數管理表（範疇三）</w:t>
        </w:r>
        <w:r>
          <w:rPr>
            <w:webHidden/>
          </w:rPr>
          <w:tab/>
          <w:fldChar w:fldCharType="begin"/>
          <w:instrText xml:space="preserve"> PAGEREF _Toc226682809 \h </w:instrText>
          <w:fldChar w:fldCharType="separate"/>
          <w:t>38</w:t>
          <w:fldChar w:fldCharType="end"/>
        </w:r>
      </w:hyperlink>
    </w:p>
    <w:p w:rsidR="00B157AE" w:rsidRDefault="00AA55FA" w14:paraId="3384648A" w14:textId="3845E739">
      <w:pPr>
        <w:pStyle w:val="12"/>
        <w:rPr>
          <w:rFonts w:asciiTheme="minorHAnsi" w:hAnsiTheme="minorHAnsi" w:eastAsiaTheme="minorEastAsia" w:cstheme="minorBidi"/>
          <w:b w:val="0"/>
          <w14:ligatures w14:val="standardContextual"/>
        </w:rPr>
      </w:pPr>
      <w:hyperlink w:history="1" w:anchor="_Toc226682810">
        <w:r>
          <w:rPr>
            <w:rStyle w:val="af1"/>
            <w:rFonts w:cs="標楷體"/>
          </w:rPr>
          <w:t>表4-4</w:t>
        </w:r>
        <w:r>
          <w:rPr>
            <w:rFonts w:asciiTheme="minorHAnsi" w:hAnsiTheme="minorHAnsi" w:eastAsiaTheme="minorEastAsia" w:cstheme="minorBidi"/>
            <w:b w:val="0"/>
            <w14:ligatures w14:val="standardContextual"/>
          </w:rPr>
          <w:tab/>
        </w:r>
        <w:r>
          <w:rPr>
            <w:rStyle w:val="af1"/>
            <w:rFonts w:cs="標楷體"/>
          </w:rPr>
          <w:t>一般性品質查核作業內容表</w:t>
        </w:r>
        <w:r>
          <w:rPr>
            <w:webHidden/>
          </w:rPr>
          <w:tab/>
          <w:fldChar w:fldCharType="begin"/>
          <w:instrText xml:space="preserve"> PAGEREF _Toc226682810 \h </w:instrText>
          <w:fldChar w:fldCharType="separate"/>
          <w:t>41</w:t>
          <w:fldChar w:fldCharType="end"/>
        </w:r>
      </w:hyperlink>
    </w:p>
    <w:p w:rsidR="00B157AE" w:rsidRDefault="00AA55FA" w14:paraId="7911D646" w14:textId="3F04C3DF">
      <w:pPr>
        <w:pStyle w:val="12"/>
        <w:rPr>
          <w:rFonts w:asciiTheme="minorHAnsi" w:hAnsiTheme="minorHAnsi" w:eastAsiaTheme="minorEastAsia" w:cstheme="minorBidi"/>
          <w:b w:val="0"/>
          <w14:ligatures w14:val="standardContextual"/>
        </w:rPr>
      </w:pPr>
      <w:hyperlink w:history="1" w:anchor="_Toc226682811">
        <w:r>
          <w:rPr>
            <w:rStyle w:val="af1"/>
            <w:rFonts w:cs="標楷體"/>
          </w:rPr>
          <w:t>表4-5</w:t>
        </w:r>
        <w:r>
          <w:rPr>
            <w:rFonts w:asciiTheme="minorHAnsi" w:hAnsiTheme="minorHAnsi" w:eastAsiaTheme="minorEastAsia" w:cstheme="minorBidi"/>
            <w:b w:val="0"/>
            <w14:ligatures w14:val="standardContextual"/>
          </w:rPr>
          <w:tab/>
        </w:r>
        <w:r>
          <w:rPr>
            <w:rStyle w:val="af1"/>
            <w:rFonts w:cs="標楷體"/>
          </w:rPr>
          <w:t>特定性品質查核作業內容表</w:t>
        </w:r>
        <w:r>
          <w:rPr>
            <w:webHidden/>
          </w:rPr>
          <w:tab/>
          <w:fldChar w:fldCharType="begin"/>
          <w:instrText xml:space="preserve"> PAGEREF _Toc226682811 \h </w:instrText>
          <w:fldChar w:fldCharType="separate"/>
          <w:t>42</w:t>
          <w:fldChar w:fldCharType="end"/>
        </w:r>
      </w:hyperlink>
    </w:p>
    <w:p w:rsidR="00B157AE" w:rsidRDefault="00AA55FA" w14:paraId="3C563AF5" w14:textId="55CB003A">
      <w:pPr>
        <w:pStyle w:val="12"/>
        <w:rPr>
          <w:rFonts w:asciiTheme="minorHAnsi" w:hAnsiTheme="minorHAnsi" w:eastAsiaTheme="minorEastAsia" w:cstheme="minorBidi"/>
          <w:b w:val="0"/>
          <w14:ligatures w14:val="standardContextual"/>
        </w:rPr>
      </w:pPr>
      <w:hyperlink w:history="1" w:anchor="_Toc226682812">
        <w:r>
          <w:rPr>
            <w:rStyle w:val="af1"/>
            <w:rFonts w:cs="標楷體"/>
          </w:rPr>
          <w:t>表4-6</w:t>
        </w:r>
        <w:r>
          <w:rPr>
            <w:rFonts w:asciiTheme="minorHAnsi" w:hAnsiTheme="minorHAnsi" w:eastAsiaTheme="minorEastAsia" w:cstheme="minorBidi"/>
            <w:b w:val="0"/>
            <w14:ligatures w14:val="standardContextual"/>
          </w:rPr>
          <w:tab/>
        </w:r>
        <w:r>
          <w:rPr>
            <w:rStyle w:val="af1"/>
            <w:rFonts w:cs="標楷體"/>
          </w:rPr>
          <w:t>不確定性摘要分級表</w:t>
        </w:r>
        <w:r>
          <w:rPr>
            <w:webHidden/>
          </w:rPr>
          <w:tab/>
          <w:fldChar w:fldCharType="begin"/>
          <w:instrText xml:space="preserve"> PAGEREF _Toc226682812 \h </w:instrText>
          <w:fldChar w:fldCharType="separate"/>
          <w:t>43</w:t>
          <w:fldChar w:fldCharType="end"/>
        </w:r>
      </w:hyperlink>
    </w:p>
    <w:p w:rsidR="00B157AE" w:rsidRDefault="00AA55FA" w14:paraId="5320A8D6" w14:textId="61B9491B">
      <w:pPr>
        <w:pStyle w:val="12"/>
        <w:rPr>
          <w:rFonts w:asciiTheme="minorHAnsi" w:hAnsiTheme="minorHAnsi" w:eastAsiaTheme="minorEastAsia" w:cstheme="minorBidi"/>
          <w:b w:val="0"/>
          <w14:ligatures w14:val="standardContextual"/>
        </w:rPr>
      </w:pPr>
      <w:hyperlink w:history="1" w:anchor="_Toc226682813">
        <w:r>
          <w:rPr>
            <w:rStyle w:val="af1"/>
          </w:rPr>
          <w:t>表4-7</w:t>
        </w:r>
        <w:r>
          <w:rPr>
            <w:rFonts w:asciiTheme="minorHAnsi" w:hAnsiTheme="minorHAnsi" w:eastAsiaTheme="minorEastAsia" w:cstheme="minorBidi"/>
            <w:b w:val="0"/>
            <w14:ligatures w14:val="standardContextual"/>
          </w:rPr>
          <w:tab/>
        </w:r>
        <w:r>
          <w:rPr>
            <w:rStyle w:val="af1"/>
          </w:rPr>
          <w:t>Pedigree數據品質矩陣</w:t>
        </w:r>
        <w:r>
          <w:rPr>
            <w:webHidden/>
          </w:rPr>
          <w:tab/>
          <w:fldChar w:fldCharType="begin"/>
          <w:instrText xml:space="preserve"> PAGEREF _Toc226682813 \h </w:instrText>
          <w:fldChar w:fldCharType="separate"/>
          <w:t>44</w:t>
          <w:fldChar w:fldCharType="end"/>
        </w:r>
      </w:hyperlink>
    </w:p>
    <w:p w:rsidR="00B157AE" w:rsidRDefault="00AA55FA" w14:paraId="26F9FFCC" w14:textId="70C85B67">
      <w:pPr>
        <w:pStyle w:val="12"/>
        <w:rPr>
          <w:rFonts w:asciiTheme="minorHAnsi" w:hAnsiTheme="minorHAnsi" w:eastAsiaTheme="minorEastAsia" w:cstheme="minorBidi"/>
          <w:b w:val="0"/>
          <w14:ligatures w14:val="standardContextual"/>
        </w:rPr>
      </w:pPr>
      <w:hyperlink w:history="1" w:anchor="_Toc226682814">
        <w:r>
          <w:rPr>
            <w:rStyle w:val="af1"/>
            <w:lang w:eastAsia="zh-CN"/>
          </w:rPr>
          <w:t>表4-8</w:t>
        </w:r>
        <w:r>
          <w:rPr>
            <w:rFonts w:asciiTheme="minorHAnsi" w:hAnsiTheme="minorHAnsi" w:eastAsiaTheme="minorEastAsia" w:cstheme="minorBidi"/>
            <w:b w:val="0"/>
            <w14:ligatures w14:val="standardContextual"/>
          </w:rPr>
          <w:tab/>
        </w:r>
        <w:r>
          <w:rPr>
            <w:rStyle w:val="af1"/>
          </w:rPr>
          <w:t>數據誤差等級</w:t>
        </w:r>
        <w:r>
          <w:rPr>
            <w:webHidden/>
          </w:rPr>
          <w:tab/>
          <w:fldChar w:fldCharType="begin"/>
          <w:instrText xml:space="preserve"> PAGEREF _Toc226682814 \h </w:instrText>
          <w:fldChar w:fldCharType="separate"/>
          <w:t>45</w:t>
          <w:fldChar w:fldCharType="end"/>
        </w:r>
      </w:hyperlink>
    </w:p>
    <w:p w:rsidR="00B157AE" w:rsidRDefault="00AA55FA" w14:paraId="5FD6F7B8" w14:textId="08048772">
      <w:pPr>
        <w:pStyle w:val="12"/>
        <w:rPr>
          <w:rFonts w:asciiTheme="minorHAnsi" w:hAnsiTheme="minorHAnsi" w:eastAsiaTheme="minorEastAsia" w:cstheme="minorBidi"/>
          <w:b w:val="0"/>
          <w14:ligatures w14:val="standardContextual"/>
        </w:rPr>
      </w:pPr>
      <w:hyperlink w:history="1" w:anchor="_Toc226682815">
        <w:r>
          <w:rPr>
            <w:rStyle w:val="af1"/>
          </w:rPr>
          <w:t>表4-9</w:t>
        </w:r>
        <w:r>
          <w:rPr>
            <w:rFonts w:asciiTheme="minorHAnsi" w:hAnsiTheme="minorHAnsi" w:eastAsiaTheme="minorEastAsia" w:cstheme="minorBidi"/>
            <w:b w:val="0"/>
            <w14:ligatures w14:val="standardContextual"/>
          </w:rPr>
          <w:tab/>
        </w:r>
        <w:r>
          <w:rPr>
            <w:rStyle w:val="af1"/>
          </w:rPr>
          <w:t>類別1不確定性分析</w:t>
        </w:r>
        <w:r>
          <w:rPr>
            <w:webHidden/>
          </w:rPr>
          <w:tab/>
          <w:fldChar w:fldCharType="begin"/>
          <w:instrText xml:space="preserve"> PAGEREF _Toc226682815 \h </w:instrText>
          <w:fldChar w:fldCharType="separate"/>
          <w:t>45</w:t>
          <w:fldChar w:fldCharType="end"/>
        </w:r>
      </w:hyperlink>
    </w:p>
    <w:p w:rsidR="00B157AE" w:rsidRDefault="00AA55FA" w14:paraId="54EA3A0A" w14:textId="3F0EAACD">
      <w:pPr>
        <w:pStyle w:val="12"/>
        <w:rPr>
          <w:rFonts w:asciiTheme="minorHAnsi" w:hAnsiTheme="minorHAnsi" w:eastAsiaTheme="minorEastAsia" w:cstheme="minorBidi"/>
          <w:b w:val="0"/>
          <w14:ligatures w14:val="standardContextual"/>
        </w:rPr>
      </w:pPr>
      <w:hyperlink w:history="1" w:anchor="_Toc226682816">
        <w:r>
          <w:rPr>
            <w:rStyle w:val="af1"/>
          </w:rPr>
          <w:t>表4-10</w:t>
        </w:r>
        <w:r>
          <w:rPr>
            <w:rFonts w:asciiTheme="minorHAnsi" w:hAnsiTheme="minorHAnsi" w:eastAsiaTheme="minorEastAsia" w:cstheme="minorBidi"/>
            <w:b w:val="0"/>
            <w14:ligatures w14:val="standardContextual"/>
          </w:rPr>
          <w:tab/>
        </w:r>
        <w:r>
          <w:rPr>
            <w:rStyle w:val="af1"/>
          </w:rPr>
          <w:t>IPCC Guideline公佈之不確定性建議值</w:t>
        </w:r>
        <w:r>
          <w:rPr>
            <w:webHidden/>
          </w:rPr>
          <w:tab/>
          <w:fldChar w:fldCharType="begin"/>
          <w:instrText xml:space="preserve"> PAGEREF _Toc226682816 \h </w:instrText>
          <w:fldChar w:fldCharType="separate"/>
          <w:t>46</w:t>
          <w:fldChar w:fldCharType="end"/>
        </w:r>
      </w:hyperlink>
    </w:p>
    <w:p w:rsidR="00B157AE" w:rsidRDefault="00AA55FA" w14:paraId="38C17690" w14:textId="1A9355C9">
      <w:pPr>
        <w:pStyle w:val="12"/>
        <w:rPr>
          <w:rFonts w:asciiTheme="minorHAnsi" w:hAnsiTheme="minorHAnsi" w:eastAsiaTheme="minorEastAsia" w:cstheme="minorBidi"/>
          <w:b w:val="0"/>
          <w14:ligatures w14:val="standardContextual"/>
        </w:rPr>
      </w:pPr>
      <w:hyperlink w:history="1" w:anchor="_Toc226682817">
        <w:r>
          <w:rPr>
            <w:rStyle w:val="af1"/>
          </w:rPr>
          <w:t>表4-11</w:t>
        </w:r>
        <w:r>
          <w:rPr>
            <w:rFonts w:asciiTheme="minorHAnsi" w:hAnsiTheme="minorHAnsi" w:eastAsiaTheme="minorEastAsia" w:cstheme="minorBidi"/>
            <w:b w:val="0"/>
            <w14:ligatures w14:val="standardContextual"/>
          </w:rPr>
          <w:tab/>
        </w:r>
        <w:r>
          <w:rPr>
            <w:rStyle w:val="af1"/>
          </w:rPr>
          <w:t>2025年類別3溫室氣體排放數據不確定分析結果表</w:t>
        </w:r>
        <w:r>
          <w:rPr>
            <w:webHidden/>
          </w:rPr>
          <w:tab/>
          <w:fldChar w:fldCharType="begin"/>
          <w:instrText xml:space="preserve"> PAGEREF _Toc226682817 \h </w:instrText>
          <w:fldChar w:fldCharType="separate"/>
          <w:t>47</w:t>
          <w:fldChar w:fldCharType="end"/>
        </w:r>
      </w:hyperlink>
    </w:p>
    <w:p w:rsidR="00B157AE" w:rsidRDefault="00AA55FA" w14:paraId="70EE3F7C" w14:textId="63DB7A36">
      <w:pPr>
        <w:pStyle w:val="12"/>
        <w:rPr>
          <w:rFonts w:asciiTheme="minorHAnsi" w:hAnsiTheme="minorHAnsi" w:eastAsiaTheme="minorEastAsia" w:cstheme="minorBidi"/>
          <w:b w:val="0"/>
          <w14:ligatures w14:val="standardContextual"/>
        </w:rPr>
      </w:pPr>
      <w:hyperlink w:history="1" w:anchor="_Toc226682819">
        <w:r>
          <w:rPr>
            <w:rStyle w:val="af1"/>
          </w:rPr>
          <w:t>表4-12</w:t>
        </w:r>
        <w:r>
          <w:rPr>
            <w:rFonts w:asciiTheme="minorHAnsi" w:hAnsiTheme="minorHAnsi" w:eastAsiaTheme="minorEastAsia" w:cstheme="minorBidi"/>
            <w:b w:val="0"/>
            <w14:ligatures w14:val="standardContextual"/>
          </w:rPr>
          <w:tab/>
        </w:r>
        <w:r>
          <w:rPr>
            <w:rStyle w:val="af1"/>
          </w:rPr>
          <w:t>2025年類別4溫室氣體排放數據不確定分析結果表</w:t>
        </w:r>
        <w:r>
          <w:rPr>
            <w:webHidden/>
          </w:rPr>
          <w:tab/>
          <w:t>48</w:t>
        </w:r>
      </w:hyperlink>
    </w:p>
    <w:p w:rsidRPr="00F67EEC" w:rsidR="009266EE" w:rsidP="7B3F8B99" w:rsidRDefault="009266EE" w14:paraId="3DEEC669" w14:textId="77777777">
      <w:pPr>
        <w:spacing w:line="240" w:lineRule="atLeast"/>
        <w:jc w:val="center"/>
        <w:rPr>
          <w:rFonts w:ascii="system-ui" w:hAnsi="system-ui" w:eastAsia="system-ui" w:cs="system-ui"/>
          <w:color w:val="000000"/>
        </w:rPr>
      </w:pPr>
      <w:r>
        <w:rPr>
          <w:rFonts w:eastAsia="標楷體"/>
          <w:color w:val="000000" w:themeColor="text1"/>
        </w:rPr>
        <w:fldChar w:fldCharType="end"/>
      </w:r>
    </w:p>
    <w:p w:rsidRPr="007D1A91" w:rsidR="00F63EAB" w:rsidP="7B3F8B99" w:rsidRDefault="00F67EEC" w14:paraId="167DD019" w14:textId="77777777">
      <w:pPr>
        <w:pStyle w:val="10"/>
        <w:spacing w:line="240" w:lineRule="atLeast"/>
        <w:rPr>
          <w:rFonts w:ascii="system-ui" w:hAnsi="system-ui" w:eastAsia="system-ui" w:cs="system-ui"/>
          <w:b/>
          <w:color w:val="000000"/>
        </w:rPr>
      </w:pPr>
      <w:r>
        <w:rPr>
          <w:rFonts w:ascii="system-ui" w:hAnsi="system-ui" w:eastAsia="system-ui" w:cs="system-ui"/>
          <w:b/>
          <w:noProof/>
          <w:color w:val="000000" w:themeColor="text1"/>
        </w:rPr>
        <w:br w:type="page"/>
      </w:r>
      <w:bookmarkStart w:name="_Toc195476419" w:id="1"/>
      <w:r>
        <w:rPr>
          <w:rFonts w:ascii="system-ui" w:hAnsi="system-ui" w:eastAsia="system-ui" w:cs="system-ui"/>
          <w:b/>
          <w:color w:val="000000" w:themeColor="text1"/>
        </w:rPr>
        <w:t>第一章 公司概況</w:t>
      </w:r>
      <w:bookmarkEnd w:id="1"/>
    </w:p>
    <w:p w:rsidR="00F63EAB" w:rsidP="7B3F8B99" w:rsidRDefault="680A8ED7" w14:paraId="203B7C1C" w14:textId="77777777">
      <w:pPr>
        <w:pStyle w:val="2"/>
        <w:spacing w:line="240" w:lineRule="atLeast"/>
        <w:rPr>
          <w:rFonts w:ascii="system-ui" w:hAnsi="system-ui" w:eastAsia="system-ui" w:cs="system-ui"/>
          <w:color w:val="000000"/>
          <w:sz w:val="24"/>
          <w:szCs w:val="24"/>
        </w:rPr>
      </w:pPr>
      <w:bookmarkStart w:name="_Toc195476420" w:id="2"/>
      <w:r>
        <w:rPr>
          <w:rFonts w:ascii="system-ui" w:hAnsi="system-ui" w:eastAsia="system-ui" w:cs="system-ui"/>
          <w:color w:val="000000" w:themeColor="text1"/>
          <w:sz w:val="24"/>
          <w:szCs w:val="24"/>
        </w:rPr>
        <w:t>1.1 前言</w:t>
      </w:r>
      <w:bookmarkEnd w:id="2"/>
    </w:p>
    <w:p w:rsidRPr="007D1A91" w:rsidR="007D1A91" w:rsidP="7B3F8B99" w:rsidRDefault="007D1A91" w14:paraId="3656B9AB" w14:textId="77777777">
      <w:pPr>
        <w:rPr>
          <w:rFonts w:ascii="system-ui" w:hAnsi="system-ui" w:eastAsia="system-ui" w:cs="system-ui"/>
        </w:rPr>
      </w:pPr>
    </w:p>
    <w:p w:rsidRPr="00A57A26" w:rsidR="00A57A26" w:rsidP="7B3F8B99" w:rsidRDefault="680A8ED7" w14:paraId="37A0D10B" w14:textId="77777777">
      <w:pPr>
        <w:spacing w:line="240" w:lineRule="atLeast"/>
        <w:jc w:val="both"/>
        <w:rPr>
          <w:rFonts w:ascii="system-ui" w:hAnsi="system-ui" w:eastAsia="system-ui" w:cs="system-ui"/>
          <w:color w:val="000000"/>
        </w:rPr>
      </w:pPr>
      <w:r>
        <w:rPr>
          <w:rFonts w:ascii="system-ui" w:hAnsi="system-ui" w:eastAsia="system-ui" w:cs="system-ui"/>
          <w:color w:val="000000" w:themeColor="text1"/>
        </w:rPr>
        <w:t xml:space="preserve">   「全球暖化」為當前全球面臨最嚴峻的考驗，更是人類文明史上前所未見對於環境、生態、經濟、社會及健康的挑戰。京都議定書於2005年2月16日正式生效，儼然已宣告碳排放管制與交易的時代已將來臨，我國雖非締約國，目前也尚無溫室氣體減量責任，但依據國際能源總署(IEA)公布2009年全球燃料燃燒二氧化碳排放量，台灣排名全球第23名，由統計數據得知台灣日後勢必承受國際間減量壓力。本公司於2021年底首度執行溫室氣體盤查作業，並計劃於2022-2027年陸續完成全據點，適逢2022年3月金管會發佈永續發展藍圖及國家2050年淨零排放目標，本公司亦依計劃推動溫室氣體盤查作業，建立本公司溫室氣體盤查管理制度，並配合政府政策積極進行溫室氣體減量，以求達成二氧化碳排放減量之目標。</w:t>
      </w:r>
    </w:p>
    <w:p w:rsidRPr="00A57A26" w:rsidR="00A57A26" w:rsidP="7B3F8B99" w:rsidRDefault="441CAC67" w14:paraId="5B62A926" w14:textId="77777777">
      <w:pPr>
        <w:spacing w:line="240" w:lineRule="atLeast"/>
        <w:jc w:val="both"/>
        <w:rPr>
          <w:rFonts w:ascii="system-ui" w:hAnsi="system-ui" w:eastAsia="system-ui" w:cs="system-ui"/>
          <w:color w:val="000000"/>
        </w:rPr>
      </w:pPr>
      <w:r>
        <w:rPr>
          <w:rFonts w:ascii="system-ui" w:hAnsi="system-ui" w:eastAsia="system-ui" w:cs="system-ui"/>
          <w:color w:val="000000" w:themeColor="text1"/>
        </w:rPr>
        <w:t xml:space="preserve">    全球環境變遷對於企業經營和社會安全與穩定具有息息相關的風險性，本公司基於關心生活、善用資源、貢獻社會的企業願景，及善盡企業的責任，本著無悔策略，掌握國際標準組織(ISO)對溫室氣體管制發展趨勢及因應未來國內外溫室氣體減量壓力，完成系統化的溫室氣體排放盤查與清冊建置，建制內部文件化及查證程序等，提供日後實施經濟有效的減量改善方案措施作參考。今後，除將持續力行推動溫室氣體排放管制以降低環境衝擊外，並期盼能達成兼顧資源效率、能源節約、環境保護的永續能源發展目標，共同為國內產業未來朝向低碳型經濟社會來努力。</w:t>
      </w:r>
    </w:p>
    <w:p w:rsidRPr="00A57A26" w:rsidR="00A57A26" w:rsidP="7B3F8B99" w:rsidRDefault="441CAC67" w14:paraId="5E5F0DD5" w14:textId="77777777">
      <w:pPr>
        <w:spacing w:line="240" w:lineRule="atLeast"/>
        <w:jc w:val="both"/>
        <w:rPr>
          <w:rFonts w:ascii="system-ui" w:hAnsi="system-ui" w:eastAsia="system-ui" w:cs="system-ui"/>
          <w:color w:val="000000"/>
        </w:rPr>
        <w:sectPr w:rsidRPr="00A57A26" w:rsidR="00A57A26">
          <w:footerReference w:type="even" r:id="rId9"/>
          <w:footerReference w:type="default" r:id="rId10"/>
          <w:pgSz w:w="11906" w:h="16838" w:orient="portrait" w:code="9"/>
          <w:pgMar w:top="1701" w:right="1286" w:bottom="1701" w:left="1418" w:header="851" w:footer="851" w:gutter="0"/>
          <w:pgNumType w:start="1"/>
          <w:cols w:space="425"/>
          <w:docGrid w:type="lines" w:linePitch="360"/>
        </w:sectPr>
      </w:pPr>
      <w:r>
        <w:rPr>
          <w:rFonts w:ascii="system-ui" w:hAnsi="system-ui" w:eastAsia="system-ui" w:cs="system-ui"/>
          <w:color w:val="000000" w:themeColor="text1"/>
        </w:rPr>
        <w:t xml:space="preserve">    本報告書之發行在說明本公司所產生並排放於大氣中之CO</w:t>
      </w:r>
      <w:r>
        <w:rPr>
          <w:rFonts w:ascii="system-ui" w:hAnsi="system-ui" w:eastAsia="system-ui" w:cs="system-ui"/>
          <w:color w:val="000000" w:themeColor="text1"/>
          <w:vertAlign w:val="subscript"/>
        </w:rPr>
        <w:t>2</w:t>
      </w:r>
      <w:r>
        <w:rPr>
          <w:rFonts w:ascii="system-ui" w:hAnsi="system-ui" w:eastAsia="system-ui" w:cs="system-ui"/>
          <w:color w:val="000000" w:themeColor="text1"/>
        </w:rPr>
        <w:t>e當量值，並期能以此為基礎有效地規劃與執行溫室氣體減量措施，能對全球暖化趨勢之減緩，善盡社會公民的永續責任。</w:t>
      </w:r>
    </w:p>
    <w:p w:rsidRPr="007D1A91" w:rsidR="00F63EAB" w:rsidP="007D1A91" w:rsidRDefault="00F63EAB" w14:paraId="6D51C890" w14:textId="77777777">
      <w:pPr>
        <w:pStyle w:val="2"/>
        <w:spacing w:line="240" w:lineRule="atLeast"/>
        <w:rPr>
          <w:rFonts w:ascii="Times New Roman" w:hAnsi="Times New Roman"/>
          <w:color w:val="000000"/>
          <w:sz w:val="24"/>
          <w:szCs w:val="24"/>
        </w:rPr>
      </w:pPr>
      <w:bookmarkStart w:name="_Toc195476421" w:id="3"/>
      <w:r>
        <w:rPr>
          <w:rFonts w:ascii="Times New Roman" w:hAnsi="Times New Roman"/>
          <w:color w:val="000000"/>
          <w:sz w:val="24"/>
          <w:szCs w:val="24"/>
        </w:rPr>
        <w:t xml:space="preserve">1.2 公司簡介</w:t>
      </w:r>
      <w:bookmarkEnd w:id="3"/>
    </w:p>
    <w:p w:rsidR="00AD067F" w:rsidP="00D8186B" w:rsidRDefault="00AD067F" w14:paraId="45FB0818" w14:textId="77777777">
      <w:pPr>
        <w:ind w:firstLine="480" w:firstLineChars="200"/>
        <w:jc w:val="both"/>
        <w:rPr>
          <w:rFonts w:eastAsia="標楷體"/>
        </w:rPr>
      </w:pPr>
    </w:p>
    <w:p w:rsidR="00D8186B" w:rsidP="00D8186B" w:rsidRDefault="00D8186B" w14:paraId="0DCB72FF" w14:textId="77777777">
      <w:pPr>
        <w:ind w:firstLine="480" w:firstLineChars="200"/>
        <w:jc w:val="both"/>
        <w:rPr>
          <w:rFonts w:eastAsia="標楷體"/>
        </w:rPr>
      </w:pPr>
      <w:r>
        <w:rPr>
          <w:rFonts w:hint="eastAsia" w:eastAsia="標楷體"/>
        </w:rPr>
        <w:t>聚陽是</w:t>
      </w:r>
      <w:r>
        <w:rPr>
          <w:rFonts w:eastAsia="標楷體"/>
        </w:rPr>
        <w:t>時尚產業最佳整合服務提供者</w:t>
      </w:r>
      <w:r>
        <w:rPr>
          <w:rFonts w:hint="eastAsia" w:eastAsia="標楷體"/>
        </w:rPr>
        <w:t>。</w:t>
      </w:r>
    </w:p>
    <w:p w:rsidR="00D8186B" w:rsidP="00D8186B" w:rsidRDefault="00D8186B" w14:paraId="1777CD87" w14:textId="77777777">
      <w:pPr>
        <w:ind w:firstLine="480" w:firstLineChars="200"/>
        <w:jc w:val="both"/>
        <w:rPr>
          <w:rFonts w:eastAsia="標楷體"/>
        </w:rPr>
      </w:pPr>
      <w:r>
        <w:rPr>
          <w:rFonts w:eastAsia="標楷體"/>
        </w:rPr>
        <w:t>聚陽創立於1990年，始終以服務、快速及創新的理念來經營時尚服飾產業，以滿足人們對於穿著的需求與渴望。堅持用「誠信」面對工作、同仁及客戶，以「團隊」合作創造最大價值，並透過「分享」讓同仁與公司同步成長。</w:t>
      </w:r>
    </w:p>
    <w:p w:rsidRPr="00D8186B" w:rsidR="00D8186B" w:rsidP="00D8186B" w:rsidRDefault="00D8186B" w14:paraId="47811D1C" w14:textId="77777777">
      <w:pPr>
        <w:ind w:firstLine="480" w:firstLineChars="200"/>
        <w:jc w:val="both"/>
        <w:rPr>
          <w:rFonts w:eastAsia="標楷體"/>
        </w:rPr>
      </w:pPr>
      <w:r>
        <w:rPr>
          <w:rFonts w:eastAsia="標楷體"/>
        </w:rPr>
        <w:t>聚陽擁有嚴謹管理思維、豐富產業及行銷經驗、彈性產區佈局、創新設計研發、全球資訊整合，市場趨勢分析等多項能力，使聚陽成為台灣成衣界領航者，亦是美、日、歐、台各大服飾品牌與零售業者主要合作夥伴，在全球成衣產業價值鏈中取得關鍵地位。但相信聚陽始終可以提供更多，在不斷新產區、市場開拓之下，未來仍有無數可能。</w:t>
      </w:r>
    </w:p>
    <w:p w:rsidR="00ED5FB8" w:rsidP="005E4529" w:rsidRDefault="00ED5FB8" w14:paraId="07216738" w14:textId="7ED8F09F">
      <w:pPr>
        <w:ind w:firstLine="564" w:firstLineChars="235"/>
        <w:rPr>
          <w:rFonts w:eastAsia="標楷體"/>
        </w:rPr>
      </w:pPr>
      <w:bookmarkStart w:name="_Toc274568165" w:id="4"/>
      <w:r>
        <w:rPr>
          <w:rFonts w:eastAsia="標楷體"/>
        </w:rPr>
        <w:t>聚陽處在成衣業的價值鏈的成衣製造段，上游原料來自紗線、布疋，中游則是成衣製造、下游為品牌客戶及銷售通路等，聚陽為其中的成衣製造商，聚陽所屬的生產設施的主要製造流程為裁剪、車縫、整燙、包裝。且設有儲存原料與成品的倉儲設施。製程中使用裁布機、自動裁剪機、車縫機器、燙斗、燙襯機、及平板/電腦等機器/設備。製程中投入的原料主要是布料、車線、拉鏈、鈕扣、鬆緊帶、塑膠袋、紙箱等主輔料。少數據點使用無溫室氣體排放之濕製程用柔軟劑等化學品。</w:t>
      </w:r>
    </w:p>
    <w:p w:rsidRPr="005E4529" w:rsidR="005E4529" w:rsidP="005E4529" w:rsidRDefault="005E4529" w14:paraId="049F31CB" w14:textId="77777777">
      <w:pPr>
        <w:ind w:firstLine="564" w:firstLineChars="235"/>
        <w:rPr>
          <w:rFonts w:eastAsia="標楷體"/>
        </w:rPr>
      </w:pPr>
    </w:p>
    <w:p w:rsidR="00F63EAB" w:rsidP="007D1A91" w:rsidRDefault="00F63EAB" w14:paraId="6907447E" w14:textId="77777777">
      <w:pPr>
        <w:pStyle w:val="2"/>
        <w:spacing w:line="240" w:lineRule="atLeast"/>
        <w:rPr>
          <w:rFonts w:ascii="Times New Roman" w:hAnsi="Times New Roman"/>
          <w:color w:val="000000"/>
          <w:sz w:val="24"/>
          <w:szCs w:val="24"/>
        </w:rPr>
      </w:pPr>
      <w:bookmarkStart w:name="_Toc195476422" w:id="5"/>
      <w:r>
        <w:rPr>
          <w:rFonts w:ascii="Times New Roman" w:hAnsi="Times New Roman"/>
          <w:color w:val="000000"/>
          <w:sz w:val="24"/>
          <w:szCs w:val="24"/>
        </w:rPr>
        <w:t xml:space="preserve">1.3 公司</w:t>
      </w:r>
      <w:r>
        <w:rPr>
          <w:rFonts w:hint="eastAsia" w:ascii="Times New Roman" w:hAnsi="Times New Roman"/>
          <w:color w:val="000000"/>
          <w:sz w:val="24"/>
          <w:szCs w:val="24"/>
        </w:rPr>
        <w:t>使命及願景</w:t>
      </w:r>
      <w:bookmarkEnd w:id="5"/>
    </w:p>
    <w:p w:rsidRPr="007D1A91" w:rsidR="007D1A91" w:rsidP="007D1A91" w:rsidRDefault="007D1A91" w14:paraId="53128261" w14:textId="77777777"/>
    <w:p w:rsidR="00D8186B" w:rsidP="00034E44" w:rsidRDefault="00D8186B" w14:paraId="4F3F1B55" w14:textId="77777777">
      <w:pPr>
        <w:numPr>
          <w:ilvl w:val="0"/>
          <w:numId w:val="24"/>
        </w:numPr>
        <w:rPr>
          <w:rFonts w:eastAsia="標楷體"/>
          <w:b/>
          <w:bCs/>
        </w:rPr>
      </w:pPr>
      <w:bookmarkStart w:name="_Toc363725518" w:id="6"/>
      <w:bookmarkEnd w:id="4"/>
      <w:r>
        <w:rPr>
          <w:rFonts w:eastAsia="標楷體"/>
          <w:b/>
          <w:bCs/>
        </w:rPr>
        <w:t>公司治理：高營運績效、高透明度</w:t>
      </w:r>
    </w:p>
    <w:p w:rsidRPr="00D8186B" w:rsidR="00D8186B" w:rsidP="00D8186B" w:rsidRDefault="00D8186B" w14:paraId="7CEBEFBD" w14:textId="77777777">
      <w:pPr>
        <w:ind w:left="480"/>
        <w:jc w:val="both"/>
        <w:rPr>
          <w:rFonts w:eastAsia="標楷體"/>
        </w:rPr>
      </w:pPr>
      <w:r>
        <w:rPr>
          <w:rFonts w:eastAsia="標楷體"/>
        </w:rPr>
        <w:t>於強化公司治理下，聚陽定期委請外部專家進行董事會績效評估，設置公司治理主管，持續提升資訊透明度（</w:t>
      </w:r>
      <w:r>
        <w:rPr>
          <w:rFonts w:hint="eastAsia" w:eastAsia="標楷體"/>
        </w:rPr>
        <w:t>中</w:t>
      </w:r>
      <w:r>
        <w:rPr>
          <w:rFonts w:eastAsia="標楷體"/>
        </w:rPr>
        <w:t xml:space="preserve">英文版財報、重要訊息發布與年報），並結合聯合國「2030 永續發展目標」(Sustainable Development Goals, SDGs) 的 17 項核心目標，布局 SDGs 融入於企業的營運之中，邁向更永續經營。2021年全球從新冠肺炎的疫情影響中復甦成長，聚陽將更加重視對於「環境、社會和治理」的投入，期許聚陽的下一個 30 年，秉持承諾，謹守企業道德，並採取更創新的作為，設定更高的標準，肩負起更多責任，致力於企業與社會的永續發展，讓我們的未來更加美好。</w:t>
      </w:r>
    </w:p>
    <w:p w:rsidR="00D8186B" w:rsidP="00034E44" w:rsidRDefault="00D8186B" w14:paraId="52727D78" w14:textId="77777777">
      <w:pPr>
        <w:numPr>
          <w:ilvl w:val="0"/>
          <w:numId w:val="24"/>
        </w:numPr>
        <w:rPr>
          <w:rFonts w:eastAsia="標楷體"/>
          <w:b/>
          <w:bCs/>
        </w:rPr>
      </w:pPr>
      <w:r>
        <w:rPr>
          <w:rFonts w:eastAsia="標楷體"/>
          <w:b/>
          <w:bCs/>
        </w:rPr>
        <w:t>環境永續：維護生態、節能減碳</w:t>
      </w:r>
    </w:p>
    <w:p w:rsidRPr="00D8186B" w:rsidR="00D8186B" w:rsidP="00D8186B" w:rsidRDefault="00D8186B" w14:paraId="38B8224B" w14:textId="77777777">
      <w:pPr>
        <w:ind w:left="480"/>
        <w:jc w:val="both"/>
        <w:rPr>
          <w:rFonts w:eastAsia="標楷體"/>
        </w:rPr>
      </w:pPr>
      <w:r>
        <w:rPr>
          <w:rFonts w:eastAsia="標楷體"/>
        </w:rPr>
        <w:t xml:space="preserve">環境永續面上我們持續深耕於海岸造林、保育濕地及友善土地，並邀請客戶及供應商夥伴共襄盛舉，發揮產業鏈群體力量；聚陽也於2020年設定環境永續政策目標，透過遵循「永續成衣聯盟(Sustainable Apparel Coalition, SAC)」環境評估工具標準(Higg index)的七大模組，每年自我檢驗各項標的執行現況，期望從資訊建立、整合開始，透過設定目標、訂定行動方案，以降低對環境的污染；聚陽於2013年起擬定全集團的綠色採購策略，以低能耗設備，以及綠色商品為優先，期望從採購端就落實節能減碳的綠色營運。</w:t>
      </w:r>
    </w:p>
    <w:p w:rsidR="00D8186B" w:rsidP="00034E44" w:rsidRDefault="00D8186B" w14:paraId="5DBDA9E4" w14:textId="77777777">
      <w:pPr>
        <w:numPr>
          <w:ilvl w:val="0"/>
          <w:numId w:val="24"/>
        </w:numPr>
        <w:rPr>
          <w:rFonts w:eastAsia="標楷體"/>
          <w:b/>
          <w:bCs/>
        </w:rPr>
      </w:pPr>
      <w:r>
        <w:rPr>
          <w:rFonts w:eastAsia="標楷體"/>
          <w:b/>
          <w:bCs/>
        </w:rPr>
        <w:t>幸福企業：員工關懷、身心平衡</w:t>
      </w:r>
    </w:p>
    <w:p w:rsidRPr="00D8186B" w:rsidR="00D8186B" w:rsidP="00D8186B" w:rsidRDefault="00D8186B" w14:paraId="687C4F5C" w14:textId="77777777">
      <w:pPr>
        <w:ind w:left="480"/>
        <w:jc w:val="both"/>
        <w:rPr>
          <w:rFonts w:eastAsia="標楷體"/>
        </w:rPr>
      </w:pPr>
      <w:r>
        <w:rPr>
          <w:rFonts w:eastAsia="標楷體"/>
        </w:rPr>
        <w:t xml:space="preserve">在營造幸福及安全的工作環境下，我們定期召開「職業安全衛生委員會」及「勞資會議」、舉辦員工滿意度調查，促進同仁與公司間的正向交流；員工工作環境皆符合當地及客戶核廠規範，並於 2019 年開展工安專案，積極強化各項安全作業，首要加強消防預防及電力異常預警系統，優化安全機制提供員工更安全友善的工作環境。</w:t>
      </w:r>
    </w:p>
    <w:p w:rsidR="00BE4650" w:rsidP="00034E44" w:rsidRDefault="00D8186B" w14:paraId="296E3649" w14:textId="77777777">
      <w:pPr>
        <w:numPr>
          <w:ilvl w:val="0"/>
          <w:numId w:val="24"/>
        </w:numPr>
        <w:rPr>
          <w:rFonts w:eastAsia="標楷體"/>
          <w:b/>
          <w:bCs/>
        </w:rPr>
      </w:pPr>
      <w:r>
        <w:rPr>
          <w:rFonts w:eastAsia="標楷體"/>
          <w:b/>
          <w:bCs/>
        </w:rPr>
        <w:t xml:space="preserve">社會共好：聚陽分享愛， 全員動起來</w:t>
      </w:r>
    </w:p>
    <w:p w:rsidRPr="00D8186B" w:rsidR="00D8186B" w:rsidP="00D8186B" w:rsidRDefault="00D8186B" w14:paraId="1AEF3CB1" w14:textId="77777777">
      <w:pPr>
        <w:ind w:left="480"/>
        <w:jc w:val="both"/>
        <w:rPr>
          <w:rFonts w:eastAsia="標楷體"/>
        </w:rPr>
      </w:pPr>
      <w:r>
        <w:rPr>
          <w:rFonts w:eastAsia="標楷體"/>
        </w:rPr>
        <w:t>為發揮企業本質專精，於疫情艱困時期，聚陽協助政府對抗疫情，生產防護、隔離衣，海外產區捐贈口罩、隔離衣給予於當地弱勢機構及學校，一起共渡難關。因應人才培育計畫，推動提升青年就業力專案</w:t>
      </w:r>
      <w:r>
        <w:rPr>
          <w:rFonts w:eastAsia="標楷體"/>
          <w:spacing w:val="20"/>
        </w:rPr>
        <w:t>（</w:t>
      </w:r>
      <w:r>
        <w:rPr>
          <w:rFonts w:eastAsia="標楷體"/>
        </w:rPr>
        <w:t xml:space="preserve">如展翼計劃、衣舊要愛設計競賽等）、聚陽與客戶 GAP 合作推行 P.A.C.E. 女性員工教育計畫，以及關懷工廠週遭社區居民，協助政府、學校及弱勢單位，投入資源，改善當地人民生活。</w:t>
      </w:r>
    </w:p>
    <w:p w:rsidRPr="002C2ADC" w:rsidR="00D8186B" w:rsidP="00BE4650" w:rsidRDefault="00D8186B" w14:paraId="62486C05" w14:textId="77777777">
      <w:pPr>
        <w:rPr>
          <w:color w:val="000000"/>
        </w:rPr>
      </w:pPr>
    </w:p>
    <w:p w:rsidRPr="00BF6C3B" w:rsidR="00BE4650" w:rsidP="00BF6C3B" w:rsidRDefault="00F63EAB" w14:paraId="702D2B1A" w14:textId="77777777">
      <w:pPr>
        <w:pStyle w:val="2"/>
        <w:spacing w:line="240" w:lineRule="atLeast"/>
        <w:rPr>
          <w:rFonts w:ascii="Times New Roman" w:hAnsi="Times New Roman"/>
          <w:color w:val="000000"/>
          <w:sz w:val="24"/>
          <w:szCs w:val="24"/>
        </w:rPr>
      </w:pPr>
      <w:bookmarkStart w:name="_Toc195476423" w:id="7"/>
      <w:r>
        <w:rPr>
          <w:rFonts w:ascii="Times New Roman" w:hAnsi="Times New Roman"/>
          <w:color w:val="000000"/>
          <w:sz w:val="24"/>
          <w:szCs w:val="24"/>
        </w:rPr>
        <w:t xml:space="preserve">1.4 政策聲明</w:t>
      </w:r>
      <w:bookmarkEnd w:id="7"/>
    </w:p>
    <w:p w:rsidR="00BF6C3B" w:rsidP="00633492" w:rsidRDefault="00BE4650" w14:paraId="39B6B1D1" w14:textId="77777777">
      <w:pPr>
        <w:jc w:val="both"/>
        <w:rPr>
          <w:rFonts w:eastAsia="標楷體"/>
          <w:color w:val="000000"/>
        </w:rPr>
      </w:pPr>
      <w:r>
        <w:rPr>
          <w:rFonts w:eastAsia="標楷體"/>
          <w:color w:val="000000"/>
        </w:rPr>
        <w:t xml:space="preserve">    </w:t>
      </w:r>
    </w:p>
    <w:p w:rsidRPr="00A57A26" w:rsidR="00A57A26" w:rsidP="00A57A26" w:rsidRDefault="00A57A26" w14:paraId="1EB415E4" w14:textId="77777777">
      <w:pPr>
        <w:ind w:firstLine="480" w:firstLineChars="200"/>
        <w:rPr>
          <w:rFonts w:eastAsia="標楷體"/>
          <w:color w:val="000000"/>
        </w:rPr>
      </w:pPr>
      <w:r>
        <w:rPr>
          <w:rFonts w:eastAsia="標楷體"/>
          <w:color w:val="000000"/>
        </w:rPr>
        <w:t>基於對全球暖化議題之關注，以及日後國內外碳相關法規的要求，同時為降低溫室氣體排放風險與提升企業良好環保形象等考量，本公司身為地球的ㄧ份子，將致力於溫室氣體盤查工作，以確實掌握溫室氣體之排放狀況，並據以提出溫室氣體減量之可行方案，確實執行減量之工作計畫，善盡企業之責任</w:t>
      </w:r>
      <w:r>
        <w:rPr>
          <w:rFonts w:hint="eastAsia" w:eastAsia="標楷體"/>
          <w:color w:val="000000"/>
        </w:rPr>
        <w:t>。</w:t>
      </w:r>
    </w:p>
    <w:p w:rsidRPr="00A57A26" w:rsidR="00BE4650" w:rsidP="00BE4650" w:rsidRDefault="00BE4650" w14:paraId="4101652C" w14:textId="77777777">
      <w:pPr>
        <w:rPr>
          <w:rFonts w:eastAsia="標楷體"/>
          <w:color w:val="000000"/>
        </w:rPr>
      </w:pPr>
    </w:p>
    <w:p w:rsidRPr="002C2ADC" w:rsidR="00123C45" w:rsidP="00BE4650" w:rsidRDefault="00123C45" w14:paraId="4B99056E" w14:textId="77777777">
      <w:pPr>
        <w:rPr>
          <w:rFonts w:eastAsia="標楷體"/>
          <w:color w:val="000000"/>
        </w:rPr>
      </w:pPr>
    </w:p>
    <w:p w:rsidRPr="002C2ADC" w:rsidR="00123C45" w:rsidP="00BE4650" w:rsidRDefault="00123C45" w14:paraId="3EF67D0D" w14:textId="77777777">
      <w:pPr>
        <w:rPr>
          <w:rFonts w:eastAsia="標楷體"/>
          <w:color w:val="000000"/>
          <w:u w:val="single"/>
        </w:rPr>
      </w:pPr>
      <w:r>
        <w:rPr>
          <w:rFonts w:eastAsia="標楷體"/>
          <w:color w:val="000000"/>
        </w:rPr>
        <w:t xml:space="preserve">                                              </w:t>
      </w:r>
      <w:r>
        <w:rPr>
          <w:rFonts w:hint="eastAsia" w:eastAsia="標楷體"/>
          <w:color w:val="000000"/>
        </w:rPr>
        <w:t>永續發展部主管：</w:t>
      </w:r>
      <w:r>
        <w:rPr>
          <w:rFonts w:eastAsia="標楷體"/>
          <w:color w:val="000000"/>
          <w:u w:val="single"/>
        </w:rPr>
        <w:t xml:space="preserve"> 林健生 </w:t>
      </w:r>
    </w:p>
    <w:p w:rsidRPr="002C2ADC" w:rsidR="00123C45" w:rsidP="00BE4650" w:rsidRDefault="00123C45" w14:paraId="00D42D2D" w14:textId="77777777">
      <w:pPr>
        <w:rPr>
          <w:color w:val="000000"/>
        </w:rPr>
      </w:pPr>
      <w:r>
        <w:rPr>
          <w:color w:val="000000"/>
        </w:rPr>
        <w:t xml:space="preserve">                                                       </w:t>
      </w:r>
    </w:p>
    <w:p w:rsidRPr="002C2ADC" w:rsidR="00BE4650" w:rsidP="00BE4650" w:rsidRDefault="00BE4650" w14:paraId="1299C43A" w14:textId="77777777">
      <w:pPr>
        <w:rPr>
          <w:color w:val="000000"/>
        </w:rPr>
      </w:pPr>
    </w:p>
    <w:p w:rsidRPr="002C2ADC" w:rsidR="00F63EAB" w:rsidP="007D1A91" w:rsidRDefault="00BE4650" w14:paraId="504E94D5" w14:textId="77777777">
      <w:pPr>
        <w:pStyle w:val="10"/>
        <w:spacing w:line="240" w:lineRule="atLeast"/>
        <w:rPr>
          <w:rFonts w:ascii="Times New Roman" w:hAnsi="Times New Roman" w:eastAsia="標楷體"/>
          <w:b/>
          <w:color w:val="000000"/>
          <w:szCs w:val="40"/>
        </w:rPr>
      </w:pPr>
      <w:r>
        <w:rPr>
          <w:rFonts w:eastAsia="標楷體"/>
          <w:color w:val="000000"/>
        </w:rPr>
        <w:br w:type="page"/>
      </w:r>
      <w:bookmarkStart w:name="_Toc195476424" w:id="8"/>
      <w:r>
        <w:rPr>
          <w:rFonts w:eastAsia="標楷體"/>
          <w:color w:val="000000"/>
        </w:rPr>
        <w:t>第二</w:t>
      </w:r>
      <w:r>
        <w:rPr>
          <w:rFonts w:ascii="Times New Roman" w:hAnsi="Times New Roman" w:eastAsia="標楷體"/>
          <w:b/>
          <w:color w:val="000000"/>
          <w:szCs w:val="40"/>
        </w:rPr>
        <w:t xml:space="preserve">章 組織邊界</w:t>
      </w:r>
      <w:bookmarkEnd w:id="6"/>
      <w:bookmarkEnd w:id="8"/>
    </w:p>
    <w:p w:rsidRPr="002C2ADC" w:rsidR="00F63EAB" w:rsidRDefault="00F63EAB" w14:paraId="66EEDDB4" w14:textId="77777777">
      <w:pPr>
        <w:pStyle w:val="2"/>
        <w:spacing w:line="240" w:lineRule="atLeast"/>
        <w:rPr>
          <w:rFonts w:ascii="Times New Roman" w:hAnsi="Times New Roman"/>
          <w:color w:val="000000"/>
          <w:sz w:val="24"/>
          <w:szCs w:val="24"/>
        </w:rPr>
      </w:pPr>
      <w:bookmarkStart w:name="_Toc195476425" w:id="9"/>
      <w:r>
        <w:rPr>
          <w:rFonts w:ascii="Times New Roman" w:hAnsi="Times New Roman"/>
          <w:color w:val="000000"/>
          <w:sz w:val="24"/>
          <w:szCs w:val="24"/>
        </w:rPr>
        <w:t xml:space="preserve">2.1 公司組織</w:t>
      </w:r>
      <w:bookmarkEnd w:id="9"/>
    </w:p>
    <w:p w:rsidR="00FC1004" w:rsidP="001646EA" w:rsidRDefault="00F63EAB" w14:paraId="6EE55DC6" w14:textId="77777777">
      <w:pPr>
        <w:spacing w:line="240" w:lineRule="atLeast"/>
        <w:rPr>
          <w:rFonts w:eastAsia="標楷體"/>
          <w:color w:val="000000"/>
        </w:rPr>
      </w:pPr>
      <w:r>
        <w:rPr>
          <w:rFonts w:eastAsia="標楷體"/>
          <w:color w:val="000000"/>
        </w:rPr>
        <w:t>2.1.1公司行政組織</w:t>
      </w:r>
      <w:r>
        <w:rPr>
          <w:rFonts w:eastAsia="標楷體"/>
          <w:color w:val="000000"/>
        </w:rPr>
        <w:t>架構</w:t>
      </w:r>
    </w:p>
    <w:p w:rsidRPr="002C2ADC" w:rsidR="00FC1004" w:rsidP="008B5FA4" w:rsidRDefault="00E461EB" w14:paraId="4DDBEF00" w14:textId="77777777">
      <w:pPr>
        <w:spacing w:line="240" w:lineRule="atLeast"/>
        <w:rPr>
          <w:rFonts w:eastAsia="標楷體"/>
          <w:color w:val="000000"/>
        </w:rPr>
      </w:pPr>
      <w:r>
        <w:rPr>
          <w:rFonts w:eastAsia="標楷體"/>
          <w:noProof/>
          <w:color w:val="000000"/>
        </w:rPr>
        <w:drawing>
          <wp:inline distT="0" distB="0" distL="0" distR="0" wp14:anchorId="62BD28D0" wp14:editId="07777777">
            <wp:extent cx="5762625" cy="2724150"/>
            <wp:effectExtent l="0" t="0" r="0" b="0"/>
            <wp:docPr id="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2625" cy="2724150"/>
                    </a:xfrm>
                    <a:prstGeom prst="rect">
                      <a:avLst/>
                    </a:prstGeom>
                    <a:noFill/>
                    <a:ln>
                      <a:noFill/>
                    </a:ln>
                  </pic:spPr>
                </pic:pic>
              </a:graphicData>
            </a:graphic>
          </wp:inline>
        </w:drawing>
      </w:r>
    </w:p>
    <w:p w:rsidRPr="00E54405" w:rsidR="00F63EAB" w:rsidP="00056956" w:rsidRDefault="009D016B" w14:paraId="1F21D05D" w14:textId="77777777">
      <w:pPr>
        <w:pStyle w:val="a1"/>
      </w:pPr>
      <w:bookmarkStart w:name="_Toc127879721" w:id="11"/>
      <w:r>
        <w:rPr>
          <w:rFonts w:hint="eastAsia"/>
        </w:rPr>
        <w:t>聚陽實業</w:t>
      </w:r>
      <w:r>
        <w:t>「行政組織」組織架構</w:t>
      </w:r>
      <w:bookmarkEnd w:id="11"/>
    </w:p>
    <w:p w:rsidRPr="009D016B" w:rsidR="001646EA" w:rsidP="001646EA" w:rsidRDefault="001646EA" w14:paraId="3461D779" w14:textId="77777777"/>
    <w:p w:rsidR="00FC1004" w:rsidP="00A768A6" w:rsidRDefault="00F63EAB" w14:paraId="725E569F" w14:textId="77777777">
      <w:pPr>
        <w:spacing w:line="240" w:lineRule="atLeast"/>
        <w:rPr>
          <w:rFonts w:eastAsia="標楷體"/>
          <w:bCs/>
          <w:color w:val="000000"/>
          <w:spacing w:val="20"/>
        </w:rPr>
      </w:pPr>
      <w:r>
        <w:rPr>
          <w:rFonts w:eastAsia="標楷體"/>
          <w:color w:val="000000"/>
        </w:rPr>
        <w:t xml:space="preserve">2.1.2 </w:t>
      </w:r>
      <w:r>
        <w:rPr>
          <w:rFonts w:eastAsia="標楷體"/>
          <w:bCs/>
          <w:color w:val="000000"/>
          <w:spacing w:val="20"/>
        </w:rPr>
        <w:t>溫室氣體盤查推行委員會組織架構</w:t>
      </w:r>
    </w:p>
    <w:p w:rsidR="00FC1004" w:rsidP="009D016B" w:rsidRDefault="00E461EB" w14:paraId="3CF2D8B6" w14:textId="77777777">
      <w:pPr>
        <w:spacing w:line="240" w:lineRule="atLeast"/>
        <w:rPr>
          <w:rFonts w:eastAsia="標楷體"/>
          <w:bCs/>
          <w:color w:val="000000"/>
          <w:spacing w:val="20"/>
        </w:rPr>
      </w:pPr>
      <w:r>
        <w:rPr>
          <w:rFonts w:eastAsia="標楷體"/>
          <w:bCs/>
          <w:noProof/>
          <w:color w:val="000000"/>
          <w:spacing w:val="20"/>
        </w:rPr>
        <w:drawing>
          <wp:inline distT="0" distB="0" distL="0" distR="0" wp14:anchorId="2D9D8DFA" wp14:editId="07777777">
            <wp:extent cx="5630545" cy="2107565"/>
            <wp:effectExtent l="0" t="0" r="0" b="0"/>
            <wp:docPr id="1893"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30545" cy="2107565"/>
                    </a:xfrm>
                    <a:prstGeom prst="rect">
                      <a:avLst/>
                    </a:prstGeom>
                    <a:noFill/>
                  </pic:spPr>
                </pic:pic>
              </a:graphicData>
            </a:graphic>
          </wp:inline>
        </w:drawing>
      </w:r>
    </w:p>
    <w:p w:rsidRPr="00E54405" w:rsidR="00F63EAB" w:rsidP="00FC1004" w:rsidRDefault="009D016B" w14:paraId="02EF6C4D" w14:textId="77777777">
      <w:pPr>
        <w:pStyle w:val="a1"/>
      </w:pPr>
      <w:r>
        <w:rPr>
          <w:rFonts w:hint="eastAsia"/>
        </w:rPr>
        <w:t xml:space="preserve"> </w:t>
      </w:r>
      <w:bookmarkStart w:name="_Toc127879722" w:id="12"/>
      <w:r>
        <w:rPr>
          <w:rFonts w:hint="eastAsia"/>
        </w:rPr>
        <w:t>聚陽實業</w:t>
      </w:r>
      <w:r>
        <w:t>「溫室氣體盤查推行委員會」組織架構</w:t>
      </w:r>
      <w:bookmarkEnd w:id="12"/>
    </w:p>
    <w:p w:rsidRPr="00FC1004" w:rsidR="00F63EAB" w:rsidP="00FC1004" w:rsidRDefault="00F63EAB" w14:paraId="0FB78278" w14:textId="77777777">
      <w:pPr>
        <w:pStyle w:val="2"/>
        <w:spacing w:line="240" w:lineRule="atLeast"/>
        <w:jc w:val="center"/>
        <w:rPr>
          <w:rFonts w:ascii="Times New Roman" w:hAnsi="Times New Roman"/>
          <w:color w:val="000000"/>
          <w:sz w:val="24"/>
          <w:szCs w:val="24"/>
        </w:rPr>
        <w:sectPr w:rsidRPr="00FC1004" w:rsidR="00F63EAB">
          <w:footerReference w:type="even" r:id="rId17"/>
          <w:footerReference w:type="default" r:id="rId18"/>
          <w:pgSz w:w="11906" w:h="16838" w:orient="portrait" w:code="9"/>
          <w:pgMar w:top="1701" w:right="1418" w:bottom="1701" w:left="1418" w:header="851" w:footer="851" w:gutter="0"/>
          <w:cols w:space="425"/>
          <w:docGrid w:type="lines" w:linePitch="360"/>
        </w:sectPr>
      </w:pPr>
    </w:p>
    <w:p w:rsidRPr="002C2ADC" w:rsidR="00F63EAB" w:rsidRDefault="00F63EAB" w14:paraId="3394B228" w14:textId="77777777">
      <w:pPr>
        <w:pStyle w:val="2"/>
        <w:spacing w:line="240" w:lineRule="atLeast"/>
        <w:rPr>
          <w:rFonts w:ascii="Times New Roman" w:hAnsi="Times New Roman"/>
          <w:color w:val="000000"/>
          <w:sz w:val="24"/>
          <w:szCs w:val="24"/>
        </w:rPr>
      </w:pPr>
      <w:bookmarkStart w:name="_2.2_公司組織邊界" w:id="13"/>
      <w:bookmarkStart w:name="_Toc195476426" w:id="14"/>
      <w:bookmarkEnd w:id="13"/>
      <w:r>
        <w:rPr>
          <w:rFonts w:ascii="Times New Roman" w:hAnsi="Times New Roman"/>
          <w:color w:val="000000"/>
          <w:sz w:val="24"/>
          <w:szCs w:val="24"/>
        </w:rPr>
        <w:t xml:space="preserve">2.2 公司組織邊界</w:t>
      </w:r>
      <w:bookmarkEnd w:id="14"/>
    </w:p>
    <w:p w:rsidRPr="007F3B74" w:rsidR="007F3B74" w:rsidP="007F3B74" w:rsidRDefault="63D9BA86" w14:paraId="2A5080B0" w14:textId="1FA8AF0F">
      <w:pPr>
        <w:spacing w:after="180" w:afterLines="50" w:line="240" w:lineRule="atLeast"/>
        <w:ind w:left="180" w:leftChars="75" w:right="110" w:rightChars="46" w:firstLine="560" w:firstLineChars="200"/>
        <w:jc w:val="both"/>
        <w:rPr>
          <w:rFonts w:eastAsia="標楷體"/>
          <w:color w:val="000000"/>
          <w:spacing w:val="20"/>
        </w:rPr>
      </w:pPr>
      <w:r>
        <w:rPr>
          <w:rFonts w:eastAsia="標楷體"/>
          <w:color w:val="000000"/>
          <w:spacing w:val="20"/>
        </w:rPr>
        <w:t xml:space="preserve">本項盤查組織邊界採用GHG Protocol / ISO 14064-1:2018 4.1節中營運控制權法，</w:t>
      </w:r>
      <w:r>
        <w:rPr>
          <w:rFonts w:eastAsia="標楷體"/>
          <w:spacing w:val="20"/>
        </w:rPr>
        <w:t>範圍如下</w:t>
      </w:r>
      <w:r>
        <w:rPr>
          <w:rFonts w:eastAsia="標楷體"/>
          <w:spacing w:val="20"/>
        </w:rPr>
        <w:t>表</w:t>
      </w:r>
      <w:r>
        <w:rPr>
          <w:rFonts w:eastAsia="標楷體"/>
          <w:spacing w:val="20"/>
        </w:rPr>
        <w:t>:</w:t>
      </w:r>
    </w:p>
    <w:p w:rsidRPr="007F3B74" w:rsidR="00FF237A" w:rsidP="00652D38" w:rsidRDefault="68DACAF7" w14:paraId="1FC39945" w14:textId="5800220D">
      <w:pPr>
        <w:widowControl/>
        <w:ind w:left="240" w:leftChars="100" w:firstLine="185" w:firstLineChars="77"/>
      </w:pPr>
      <w:r>
        <w:rPr>
          <w:noProof/>
        </w:rPr>
        <w:drawing>
          <wp:inline distT="0" distB="0" distL="0" distR="0" wp14:anchorId="56E29C7A" wp14:editId="4FF0A558">
            <wp:extent cx="5163270" cy="4639322"/>
            <wp:effectExtent l="0" t="0" r="0" b="0"/>
            <wp:docPr id="3930201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020180" name="Picture 393020180"/>
                    <pic:cNvPicPr/>
                  </pic:nvPicPr>
                  <pic:blipFill>
                    <a:blip r:embed="rId19">
                      <a:extLst>
                        <a:ext uri="{28A0092B-C50C-407E-A947-70E740481C1C}">
                          <a14:useLocalDpi xmlns:a14="http://schemas.microsoft.com/office/drawing/2010/main"/>
                        </a:ext>
                      </a:extLst>
                    </a:blip>
                    <a:stretch>
                      <a:fillRect/>
                    </a:stretch>
                  </pic:blipFill>
                  <pic:spPr>
                    <a:xfrm>
                      <a:off x="0" y="0"/>
                      <a:ext cx="5163270" cy="4639322"/>
                    </a:xfrm>
                    <a:prstGeom prst="rect">
                      <a:avLst/>
                    </a:prstGeom>
                  </pic:spPr>
                </pic:pic>
              </a:graphicData>
            </a:graphic>
          </wp:inline>
        </w:drawing>
      </w:r>
    </w:p>
    <w:p w:rsidR="00C4644D" w:rsidP="007F3B74" w:rsidRDefault="00FF237A" w14:paraId="42EFCFAE" w14:textId="77777777">
      <w:pPr>
        <w:spacing w:after="180" w:afterLines="50" w:line="240" w:lineRule="atLeast"/>
        <w:ind w:left="180" w:leftChars="75" w:right="110" w:rightChars="46" w:firstLine="560" w:firstLineChars="200"/>
        <w:jc w:val="both"/>
        <w:rPr>
          <w:rFonts w:eastAsia="標楷體"/>
          <w:color w:val="000000"/>
          <w:spacing w:val="20"/>
        </w:rPr>
      </w:pPr>
      <w:r>
        <w:rPr>
          <w:rFonts w:eastAsia="標楷體"/>
          <w:color w:val="000000"/>
          <w:spacing w:val="20"/>
        </w:rPr>
        <w:t>表</w:t>
      </w:r>
      <w:r>
        <w:rPr>
          <w:rFonts w:hint="eastAsia" w:eastAsia="標楷體"/>
          <w:color w:val="000000"/>
          <w:spacing w:val="20"/>
        </w:rPr>
        <w:t>2</w:t>
      </w:r>
      <w:r>
        <w:rPr>
          <w:rFonts w:eastAsia="標楷體"/>
          <w:color w:val="000000"/>
          <w:spacing w:val="20"/>
        </w:rPr>
        <w:t xml:space="preserve">-1 公司組織邊界</w:t>
      </w:r>
    </w:p>
    <w:tbl>
      <w:tblPr>
        <w:tblW w:w="8953" w:type="dxa"/>
        <w:tblInd w:w="39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4394"/>
        <w:gridCol w:w="4559"/>
      </w:tblGrid>
      <w:tr w:rsidRPr="00D179BE" w:rsidR="00C4644D" w:rsidTr="00D179BE" w14:paraId="0562CB0E" w14:textId="77777777">
        <w:trPr>
          <w:trHeight w:val="3929"/>
        </w:trPr>
        <w:tc>
          <w:tcPr>
            <w:tcW w:w="4394" w:type="dxa"/>
          </w:tcPr>
          <w:p w:rsidRPr="00D179BE" w:rsidR="00C4644D" w:rsidP="00D179BE" w:rsidRDefault="00E461EB" w14:paraId="34CE0A41" w14:textId="77777777">
            <w:pPr>
              <w:spacing w:after="180" w:afterLines="50" w:line="240" w:lineRule="atLeast"/>
              <w:ind w:right="110" w:rightChars="46"/>
              <w:jc w:val="both"/>
              <w:rPr>
                <w:rFonts w:eastAsia="標楷體"/>
                <w:color w:val="000000"/>
                <w:spacing w:val="20"/>
              </w:rPr>
            </w:pPr>
            <w:r>
              <w:rPr>
                <w:rFonts w:eastAsia="標楷體"/>
                <w:noProof/>
                <w:color w:val="000000"/>
                <w:spacing w:val="20"/>
              </w:rPr>
              <w:drawing>
                <wp:inline distT="0" distB="0" distL="0" distR="0" wp14:anchorId="39A96959" wp14:editId="07777777">
                  <wp:extent cx="2520315" cy="2115820"/>
                  <wp:effectExtent l="0" t="0" r="0" b="0"/>
                  <wp:docPr id="1904"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520315" cy="2115820"/>
                          </a:xfrm>
                          <a:prstGeom prst="rect">
                            <a:avLst/>
                          </a:prstGeom>
                          <a:noFill/>
                        </pic:spPr>
                      </pic:pic>
                    </a:graphicData>
                  </a:graphic>
                </wp:inline>
              </w:drawing>
            </w:r>
          </w:p>
        </w:tc>
        <w:tc>
          <w:tcPr>
            <w:tcW w:w="4559" w:type="dxa"/>
          </w:tcPr>
          <w:p w:rsidRPr="00D179BE" w:rsidR="00C4644D" w:rsidP="00D179BE" w:rsidRDefault="00E461EB" w14:paraId="62EBF3C5" w14:textId="77777777">
            <w:pPr>
              <w:spacing w:after="180" w:afterLines="50" w:line="240" w:lineRule="atLeast"/>
              <w:ind w:right="110" w:rightChars="46"/>
              <w:jc w:val="both"/>
              <w:rPr>
                <w:rFonts w:eastAsia="標楷體"/>
                <w:color w:val="000000"/>
                <w:spacing w:val="20"/>
              </w:rPr>
            </w:pPr>
            <w:r>
              <w:rPr>
                <w:rFonts w:eastAsia="標楷體"/>
                <w:noProof/>
                <w:color w:val="000000"/>
                <w:spacing w:val="20"/>
              </w:rPr>
              <w:drawing>
                <wp:inline distT="0" distB="0" distL="0" distR="0" wp14:anchorId="681472E0" wp14:editId="07777777">
                  <wp:extent cx="2520315" cy="1691005"/>
                  <wp:effectExtent l="0" t="0" r="0" b="0"/>
                  <wp:docPr id="190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520315" cy="1691005"/>
                          </a:xfrm>
                          <a:prstGeom prst="rect">
                            <a:avLst/>
                          </a:prstGeom>
                          <a:noFill/>
                        </pic:spPr>
                      </pic:pic>
                    </a:graphicData>
                  </a:graphic>
                </wp:inline>
              </w:drawing>
            </w:r>
          </w:p>
        </w:tc>
      </w:tr>
      <w:tr w:rsidRPr="00FD574B" w:rsidR="00C4644D" w:rsidTr="00D179BE" w14:paraId="426726C5" w14:textId="77777777">
        <w:trPr>
          <w:trHeight w:val="555"/>
        </w:trPr>
        <w:tc>
          <w:tcPr>
            <w:tcW w:w="4394" w:type="dxa"/>
          </w:tcPr>
          <w:p w:rsidRPr="00FD574B" w:rsidR="00C4644D" w:rsidP="00D179BE" w:rsidRDefault="00C4644D" w14:paraId="4C384FC8" w14:textId="77777777">
            <w:pPr>
              <w:pStyle w:val="a1"/>
              <w:spacing w:line="240" w:lineRule="auto"/>
              <w:ind w:left="1" w:hanging="1"/>
              <w:rPr>
                <w:bCs w:val="0"/>
                <w:color w:val="auto"/>
                <w:spacing w:val="0"/>
                <w:kern w:val="2"/>
                <w:sz w:val="20"/>
                <w:szCs w:val="20"/>
              </w:rPr>
            </w:pPr>
            <w:bookmarkStart w:name="_Toc127879723" w:id="16"/>
            <w:r>
              <w:rPr>
                <w:bCs w:val="0"/>
                <w:color w:val="auto"/>
                <w:spacing w:val="0"/>
                <w:kern w:val="2"/>
                <w:sz w:val="20"/>
                <w:szCs w:val="20"/>
              </w:rPr>
              <w:t>公司組織邊界（台北總部</w:t>
            </w:r>
            <w:bookmarkEnd w:id="16"/>
            <w:r>
              <w:rPr>
                <w:bCs w:val="0"/>
                <w:color w:val="auto"/>
                <w:spacing w:val="0"/>
                <w:kern w:val="2"/>
                <w:sz w:val="20"/>
                <w:szCs w:val="20"/>
              </w:rPr>
              <w:t>）</w:t>
            </w:r>
          </w:p>
        </w:tc>
        <w:tc>
          <w:tcPr>
            <w:tcW w:w="4559" w:type="dxa"/>
          </w:tcPr>
          <w:p w:rsidRPr="00FD574B" w:rsidR="00C4644D" w:rsidP="00D179BE" w:rsidRDefault="00C4644D" w14:paraId="341F9C38" w14:textId="77777777">
            <w:pPr>
              <w:pStyle w:val="a1"/>
              <w:spacing w:line="240" w:lineRule="auto"/>
              <w:ind w:left="1" w:hanging="1"/>
              <w:jc w:val="left"/>
              <w:rPr>
                <w:bCs w:val="0"/>
                <w:color w:val="auto"/>
                <w:spacing w:val="0"/>
                <w:kern w:val="2"/>
                <w:sz w:val="20"/>
                <w:szCs w:val="20"/>
              </w:rPr>
            </w:pPr>
            <w:bookmarkStart w:name="_Toc127879724" w:id="17"/>
            <w:r>
              <w:rPr>
                <w:bCs w:val="0"/>
                <w:color w:val="auto"/>
                <w:spacing w:val="0"/>
                <w:kern w:val="2"/>
                <w:sz w:val="20"/>
                <w:szCs w:val="20"/>
              </w:rPr>
              <w:t>公司組織邊界（嘉義樣品中心</w:t>
            </w:r>
            <w:bookmarkEnd w:id="17"/>
            <w:r>
              <w:rPr>
                <w:bCs w:val="0"/>
                <w:color w:val="auto"/>
                <w:spacing w:val="0"/>
                <w:kern w:val="2"/>
                <w:sz w:val="20"/>
                <w:szCs w:val="20"/>
              </w:rPr>
              <w:t>）</w:t>
            </w:r>
          </w:p>
        </w:tc>
      </w:tr>
    </w:tbl>
    <w:p w:rsidRPr="00FD574B" w:rsidR="008B5FA4" w:rsidP="004C0547" w:rsidRDefault="008B5FA4" w14:paraId="5997CC1D" w14:textId="77777777">
      <w:pPr>
        <w:tabs>
          <w:tab w:val="num" w:pos="720"/>
          <w:tab w:val="left" w:pos="900"/>
        </w:tabs>
        <w:spacing w:line="240" w:lineRule="atLeast"/>
        <w:rPr>
          <w:rFonts w:hint="eastAsia" w:eastAsia="標楷體"/>
          <w:noProof/>
          <w:sz w:val="20"/>
          <w:szCs w:val="20"/>
        </w:rPr>
      </w:pPr>
    </w:p>
    <w:p w:rsidRPr="00FD574B" w:rsidR="00056956" w:rsidP="00781BAB" w:rsidRDefault="00056956" w14:paraId="110FFD37" w14:textId="77777777">
      <w:pPr>
        <w:pStyle w:val="a1"/>
        <w:numPr>
          <w:ilvl w:val="0"/>
          <w:numId w:val="0"/>
        </w:numPr>
        <w:spacing w:line="240" w:lineRule="auto"/>
        <w:jc w:val="left"/>
        <w:rPr>
          <w:sz w:val="20"/>
          <w:szCs w:val="20"/>
        </w:rPr>
      </w:pPr>
    </w:p>
    <w:tbl>
      <w:tblPr>
        <w:tblW w:w="0" w:type="auto"/>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
        <w:gridCol w:w="4339"/>
        <w:gridCol w:w="4462"/>
      </w:tblGrid>
      <w:tr w:rsidRPr="00FD574B" w:rsidR="00C4644D" w:rsidTr="1B71330A" w14:paraId="7A2386E4" w14:textId="77777777">
        <w:trPr>
          <w:gridBefore w:val="1"/>
          <w:trHeight w:val="3824"/>
        </w:trPr>
        <w:tc>
          <w:tcPr>
            <w:tcW w:w="4313" w:type="dxa"/>
            <w:tcMar/>
            <w:vAlign w:val="bottom"/>
          </w:tcPr>
          <w:p w:rsidRPr="00FD574B" w:rsidR="00C4644D" w:rsidP="00D179BE" w:rsidRDefault="00E461EB" w14:paraId="4444D062" w14:textId="77777777">
            <w:pPr>
              <w:jc w:val="center"/>
              <w:rPr>
                <w:rFonts w:eastAsia="標楷體"/>
                <w:sz w:val="20"/>
                <w:szCs w:val="20"/>
              </w:rPr>
            </w:pPr>
            <w:r>
              <w:rPr>
                <w:rFonts w:eastAsia="標楷體"/>
                <w:noProof/>
                <w:sz w:val="20"/>
                <w:szCs w:val="20"/>
              </w:rPr>
              <mc:AlternateContent>
                <mc:Choice Requires="wps">
                  <w:drawing>
                    <wp:anchor distT="0" distB="0" distL="114300" distR="114300" simplePos="0" relativeHeight="251618816" behindDoc="0" locked="0" layoutInCell="1" allowOverlap="1" wp14:anchorId="726E5078" wp14:editId="07777777">
                      <wp:simplePos x="0" y="0"/>
                      <wp:positionH relativeFrom="column">
                        <wp:posOffset>473710</wp:posOffset>
                      </wp:positionH>
                      <wp:positionV relativeFrom="paragraph">
                        <wp:posOffset>747395</wp:posOffset>
                      </wp:positionV>
                      <wp:extent cx="1675765" cy="610870"/>
                      <wp:effectExtent l="26035" t="23495" r="22225" b="22860"/>
                      <wp:wrapNone/>
                      <wp:docPr id="1982056076" name="Rectangle 19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75765" cy="610870"/>
                              </a:xfrm>
                              <a:prstGeom prst="rect">
                                <a:avLst/>
                              </a:prstGeom>
                              <a:noFill/>
                              <a:ln w="381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xmlns:w16sdtfl="http://schemas.microsoft.com/office/word/2024/wordml/sdtformatlock" xmlns:w16du="http://schemas.microsoft.com/office/word/2023/wordml/word16du" xmlns:oel="http://schemas.microsoft.com/office/2019/extlst">
                  <w:pict w14:anchorId="7C97DFE9">
                    <v:rect id="Rectangle 1907" style="position:absolute;margin-left:37.3pt;margin-top:58.85pt;width:131.95pt;height:48.1pt;z-index:25161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3pt" w14:anchorId="610CBEBC"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16cSzCgIAAO4DAAAOAAAAZHJzL2Uyb0RvYy54bWysU9uO0zAQfUfiHyy/0ySlN6Kmq1WXIqTl  Ii18gOs4iYXjMWO3afl6xm62W8EbIg+WJ2OfmXPmeH136g07KvQabMWLSc6ZshJqbduKf/+2e7Pi  zAdha2HAqoqfled3m9ev1oMr1RQ6MLVCRiDWl4OreBeCK7PMy071wk/AKUvJBrAXgUJssxrFQOi9  yaZ5vsgGwNohSOU9/X24JPkm4TeNkuFL03gVmKk49RbSimndxzXbrEXZonCdlmMb4h+66IW2VPQK  9SCCYAfUf0H1WiJ4aMJEQp9B02ipEgdiU+R/sHnqhFOJC4nj3VUm//9g5efjk/uKsXXvHkH+8MzC  thO2VfeIMHRK1FSuiEJlg/Pl9UIMPF1l++ET1DRacQiQNDg12EdAYsdOSerzVWp1CkzSz2KxnC8X  c84k5RZFvlqmWWSifL7t0IcPCnoWNxVHGmVCF8dHH2I3onw+EotZ2Glj0jiNZUPF366KPE83PBhd  x2xiie1+a5AdBTlit8vpS9yI/+2xXgfypdF9xVfxzOiUKMd7W6cyQWhz2VMrxo76REmi+3y5h/pM  8iBcTEePhDYd4C/OBjJcxf3Pg0DFmfloSeJ3xWwWHZqC2Xw5pQBvM/vbjLCSoCoeOLtst+Hi6oND  3XZUqUjcLdzTWBqdFHvpamyWTJWEHB9AdO1tnE69PNPNbwAAAP//AwBQSwMEFAAGAAgAAAAhAG3M  5B3fAAAACgEAAA8AAABkcnMvZG93bnJldi54bWxMj01PwzAMhu9I/IfISNxY+gHr1jWdAAkQ2mkD  aVe3MW1Fk1RNupV/jzmNo+1Hr5+32M6mFycafeesgngRgSBbO93ZRsHnx8vdCoQPaDX2zpKCH/Kw  La+vCsy1O9s9nQ6hERxifY4K2hCGXEpft2TQL9xAlm9fbjQYeBwbqUc8c7jpZRJFS2mws/yhxYGe  W6q/D5NRUNXyaX59G9bvyX7a0e6IoZpQqdub+XEDItAcLjD86bM6lOxUuclqL3oF2f2SSd7HWQaC  gTRdPYCoFCRxugZZFvJ/hfIXAAD//wMAUEsBAi0AFAAGAAgAAAAhALaDOJL+AAAA4QEAABMAAAAA  AAAAAAAAAAAAAAAAAFtDb250ZW50X1R5cGVzXS54bWxQSwECLQAUAAYACAAAACEAOP0h/9YAAACU  AQAACwAAAAAAAAAAAAAAAAAvAQAAX3JlbHMvLnJlbHNQSwECLQAUAAYACAAAACEAtenEswoCAADu  AwAADgAAAAAAAAAAAAAAAAAuAgAAZHJzL2Uyb0RvYy54bWxQSwECLQAUAAYACAAAACEAbczkHd8A  AAAKAQAADwAAAAAAAAAAAAAAAABkBAAAZHJzL2Rvd25yZXYueG1sUEsFBgAAAAAEAAQA8wAAAHAF  AAAAAA==  "/>
                  </w:pict>
                </mc:Fallback>
              </mc:AlternateContent>
              <w:drawing>
                <wp:inline distT="0" distB="0" distL="0" distR="0" wp14:anchorId="062B3456" wp14:editId="07777777">
                  <wp:extent cx="2524125" cy="2228850"/>
                  <wp:effectExtent l="0" t="0" r="0" b="0"/>
                  <wp:docPr id="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524125" cy="2228850"/>
                          </a:xfrm>
                          <a:prstGeom prst="rect">
                            <a:avLst/>
                          </a:prstGeom>
                          <a:noFill/>
                          <a:ln>
                            <a:noFill/>
                          </a:ln>
                        </pic:spPr>
                      </pic:pic>
                    </a:graphicData>
                  </a:graphic>
                </wp:inline>
              </w:drawing>
            </w:r>
          </w:p>
        </w:tc>
        <w:tc>
          <w:tcPr>
            <w:tcW w:w="4563" w:type="dxa"/>
            <w:tcMar/>
            <w:vAlign w:val="bottom"/>
          </w:tcPr>
          <w:p w:rsidRPr="00FD574B" w:rsidR="00C4644D" w:rsidP="00D179BE" w:rsidRDefault="00E461EB" w14:paraId="292115EF" w14:textId="77777777">
            <w:pPr>
              <w:jc w:val="center"/>
              <w:rPr>
                <w:rFonts w:eastAsia="標楷體"/>
                <w:sz w:val="20"/>
                <w:szCs w:val="20"/>
              </w:rPr>
            </w:pPr>
            <w:r>
              <w:rPr>
                <w:rFonts w:eastAsia="標楷體"/>
                <w:noProof/>
                <w:sz w:val="20"/>
                <w:szCs w:val="20"/>
              </w:rPr>
              <mc:AlternateContent>
                <mc:Choice Requires="wps">
                  <w:drawing>
                    <wp:anchor distT="0" distB="0" distL="114300" distR="114300" simplePos="0" relativeHeight="251617792" behindDoc="0" locked="0" layoutInCell="1" allowOverlap="1" wp14:anchorId="20B32769" wp14:editId="07777777">
                      <wp:simplePos x="0" y="0"/>
                      <wp:positionH relativeFrom="column">
                        <wp:posOffset>989965</wp:posOffset>
                      </wp:positionH>
                      <wp:positionV relativeFrom="paragraph">
                        <wp:posOffset>614680</wp:posOffset>
                      </wp:positionV>
                      <wp:extent cx="1513205" cy="610870"/>
                      <wp:effectExtent l="27940" t="24130" r="20955" b="22225"/>
                      <wp:wrapNone/>
                      <wp:docPr id="1371619149" name="Rectangle 19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13205" cy="610870"/>
                              </a:xfrm>
                              <a:prstGeom prst="rect">
                                <a:avLst/>
                              </a:prstGeom>
                              <a:noFill/>
                              <a:ln w="381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xmlns:w16sdtfl="http://schemas.microsoft.com/office/word/2024/wordml/sdtformatlock" xmlns:w16du="http://schemas.microsoft.com/office/word/2023/wordml/word16du" xmlns:oel="http://schemas.microsoft.com/office/2019/extlst">
                  <w:pict w14:anchorId="6CA080B6">
                    <v:rect id="Rectangle 1906" style="position:absolute;margin-left:77.95pt;margin-top:48.4pt;width:119.15pt;height:48.1pt;z-index:25161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3pt" w14:anchorId="67F3456C"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5dIEmCgIAAO4DAAAOAAAAZHJzL2Uyb0RvYy54bWysU1Fv0zAQfkfiP1h+p0m6ditR02nqKEIa  A2nwA1zHSSxsnzm7Tcev5+x2XQVviDxYvpz93X3ffV7eHqxhe4VBg2t4NSk5U05Cq13f8O/fNu8W  nIUoXCsMONXwZxX47ertm+XoazWFAUyrkBGIC/XoGz7E6OuiCHJQVoQJeOUo2QFaESnEvmhRjIRu  TTEty+tiBGw9glQh0N/7Y5KvMn7XKRm/dF1QkZmGU28xr5jXbVqL1VLUPQo/aHlqQ/xDF1ZoR0XP  UPciCrZD/ReU1RIhQBcnEmwBXaelyhyITVX+weZpEF5lLiRO8GeZwv+DlY/7J/8VU+vBP4D8EZiD  9SBcr+4QYRyUaKlclYQqRh/q84UUBLrKtuNnaGm0Yhcha3Do0CZAYscOWerns9TqEJmkn9W8upqW  c84k5a6rcnGTZ1GI+uW2xxA/KrAsbRqONMqMLvYPIaZuRP1yJBVzsNHG5HEax8aGXy2qssw3Ahjd  pmxmif12bZDtBTlisynpy9yI/+UxqyP50mjb8EU6c3JKkuODa3OZKLQ57qkV4076JEmS+0K9hfaZ  5EE4mo4eCW0GwF+cjWS4hoefO4GKM/PJkcTvq9ksOTQHs/nNlAK8zGwvM8JJgmp45Oy4Xcejq3ce  dT9QpSpzd3BHY+l0Vuy1q1OzZKos5OkBJNdexvnU6zNd/QYAAP//AwBQSwMEFAAGAAgAAAAhAHiY  XSTdAAAACgEAAA8AAABkcnMvZG93bnJldi54bWxMj0FLw0AUhO+C/2F5gje7MbXFjdkUFVSkp9ZC  ry/JMwlm34bspo3/3udJj8MMM9/km9n16kRj6DxbuF0koIgrX3fcWDh8vNzcgwoRucbeM1n4pgCb  4vIix6z2Z97RaR8bJSUcMrTQxjhkWoeqJYdh4Qdi8T796DCKHBtdj3iWctfrNEnW2mHHstDiQM8t  VV/7yVkoK/00v74N5j3dTVvaHjGWE1p7fTU/PoCKNMe/MPziCzoUwlT6ieugetGrlZGoBbOWCxJY  mrsUVCmOWSagi1z/v1D8AAAA//8DAFBLAQItABQABgAIAAAAIQC2gziS/gAAAOEBAAATAAAAAAAA  AAAAAAAAAAAAAABbQ29udGVudF9UeXBlc10ueG1sUEsBAi0AFAAGAAgAAAAhADj9If/WAAAAlAEA  AAsAAAAAAAAAAAAAAAAALwEAAF9yZWxzLy5yZWxzUEsBAi0AFAAGAAgAAAAhALl0gSYKAgAA7gMA  AA4AAAAAAAAAAAAAAAAALgIAAGRycy9lMm9Eb2MueG1sUEsBAi0AFAAGAAgAAAAhAHiYXSTdAAAA  CgEAAA8AAAAAAAAAAAAAAAAAZAQAAGRycy9kb3ducmV2LnhtbFBLBQYAAAAABAAEAPMAAABuBQAA  AAA=  "/>
                  </w:pict>
                </mc:Fallback>
              </mc:AlternateContent>
              <w:drawing>
                <wp:inline distT="0" distB="0" distL="0" distR="0" wp14:anchorId="359792B5" wp14:editId="07777777">
                  <wp:extent cx="2524125" cy="1790700"/>
                  <wp:effectExtent l="0" t="0" r="0" b="0"/>
                  <wp:docPr id="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524125" cy="1790700"/>
                          </a:xfrm>
                          <a:prstGeom prst="rect">
                            <a:avLst/>
                          </a:prstGeom>
                          <a:noFill/>
                          <a:ln>
                            <a:noFill/>
                          </a:ln>
                        </pic:spPr>
                      </pic:pic>
                    </a:graphicData>
                  </a:graphic>
                </wp:inline>
              </w:drawing>
            </w:r>
          </w:p>
        </w:tc>
      </w:tr>
      <w:tr w:rsidRPr="00FD574B" w:rsidR="00C4644D" w:rsidTr="1B71330A" w14:paraId="0F21C2EE" w14:textId="77777777">
        <w:trPr>
          <w:gridBefore w:val="1"/>
        </w:trPr>
        <w:tc>
          <w:tcPr>
            <w:tcW w:w="4313" w:type="dxa"/>
            <w:tcMar/>
          </w:tcPr>
          <w:p w:rsidRPr="00FD574B" w:rsidR="00C4644D" w:rsidP="006B1BD9" w:rsidRDefault="006B1BD9" w14:paraId="51783208" w14:textId="77777777">
            <w:pPr>
              <w:keepNext/>
              <w:rPr>
                <w:rFonts w:eastAsia="標楷體"/>
                <w:sz w:val="20"/>
                <w:szCs w:val="20"/>
              </w:rPr>
            </w:pPr>
            <w:bookmarkStart w:name="_Toc198135290" w:id="18"/>
            <w:r>
              <w:rPr>
                <w:rFonts w:eastAsia="標楷體"/>
                <w:sz w:val="20"/>
                <w:szCs w:val="20"/>
              </w:rPr>
              <w:t xml:space="preserve">圖 2-5公司組織邊界 (MAKALOT GARMENTS(CAMBODIA) CO.,LTD)</w:t>
            </w:r>
            <w:bookmarkEnd w:id="18"/>
          </w:p>
        </w:tc>
        <w:tc>
          <w:tcPr>
            <w:tcW w:w="4563" w:type="dxa"/>
            <w:tcMar/>
          </w:tcPr>
          <w:p w:rsidRPr="00FD574B" w:rsidR="00C4644D" w:rsidP="009D44F1" w:rsidRDefault="009D44F1" w14:paraId="0C94CD9D" w14:textId="77777777">
            <w:pPr>
              <w:pStyle w:val="a0"/>
              <w:numPr>
                <w:ilvl w:val="0"/>
                <w:numId w:val="0"/>
              </w:numPr>
              <w:jc w:val="left"/>
              <w:rPr>
                <w:sz w:val="20"/>
                <w:szCs w:val="20"/>
              </w:rPr>
            </w:pPr>
            <w:bookmarkStart w:name="_Toc226682799" w:id="19"/>
            <w:r>
              <w:rPr>
                <w:sz w:val="20"/>
                <w:szCs w:val="20"/>
              </w:rPr>
              <w:t xml:space="preserve">圖 2-6公司組織邊界 (MAKALOT GARMENTS (CAMBODIA) CO.,LTD " BRANCH 1")</w:t>
            </w:r>
            <w:bookmarkEnd w:id="19"/>
          </w:p>
        </w:tc>
      </w:tr>
      <w:tr w:rsidRPr="00FD574B" w:rsidR="00C4644D" w:rsidTr="1B71330A" w14:paraId="661E16A7" w14:textId="77777777">
        <w:trPr>
          <w:gridBefore w:val="1"/>
          <w:trHeight w:val="3088"/>
        </w:trPr>
        <w:tc>
          <w:tcPr>
            <w:tcW w:w="4313" w:type="dxa"/>
            <w:tcMar/>
          </w:tcPr>
          <w:p w:rsidRPr="00FD574B" w:rsidR="00C4644D" w:rsidP="00C4644D" w:rsidRDefault="00E461EB" w14:paraId="54C81D34" w14:textId="77777777">
            <w:pPr>
              <w:rPr>
                <w:rFonts w:eastAsia="標楷體"/>
                <w:sz w:val="20"/>
                <w:szCs w:val="20"/>
              </w:rPr>
            </w:pPr>
            <w:r>
              <w:rPr>
                <w:rFonts w:eastAsia="標楷體"/>
                <w:noProof/>
                <w:sz w:val="20"/>
                <w:szCs w:val="20"/>
              </w:rPr>
              <mc:AlternateContent>
                <mc:Choice Requires="wps">
                  <w:drawing>
                    <wp:anchor distT="0" distB="0" distL="114300" distR="114300" simplePos="0" relativeHeight="251622912" behindDoc="0" locked="0" layoutInCell="1" allowOverlap="1" wp14:anchorId="6F7F1197" wp14:editId="07777777">
                      <wp:simplePos x="0" y="0"/>
                      <wp:positionH relativeFrom="column">
                        <wp:posOffset>2357120</wp:posOffset>
                      </wp:positionH>
                      <wp:positionV relativeFrom="paragraph">
                        <wp:posOffset>340995</wp:posOffset>
                      </wp:positionV>
                      <wp:extent cx="30480" cy="753745"/>
                      <wp:effectExtent l="23495" t="26670" r="22225" b="19685"/>
                      <wp:wrapNone/>
                      <wp:docPr id="1097332157" name="AutoShape 19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480" cy="753745"/>
                              </a:xfrm>
                              <a:prstGeom prst="straightConnector1">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xmlns:w16sdtfl="http://schemas.microsoft.com/office/word/2024/wordml/sdtformatlock" xmlns:w16du="http://schemas.microsoft.com/office/word/2023/wordml/word16du" xmlns:oel="http://schemas.microsoft.com/office/2019/extlst">
                  <w:pict w14:anchorId="4E618055">
                    <v:shapetype id="_x0000_t32" coordsize="21600,21600" o:oned="t" filled="f" o:spt="32" path="m,l21600,21600e" w14:anchorId="56F39C21">
                      <v:path fillok="f" arrowok="t" o:connecttype="none"/>
                      <o:lock v:ext="edit" shapetype="t"/>
                    </v:shapetype>
                    <v:shape id="AutoShape 1912" style="position:absolute;margin-left:185.6pt;margin-top:26.85pt;width:2.4pt;height:59.35pt;z-index:25161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red" strokeweight="3pt" type="#_x0000_t3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dv+MtvgEAAFoDAAAOAAAAZHJzL2Uyb0RvYy54bWysU01v2zAMvQ/YfxB8X+z0Yw2MOD2kyy7d  VqDdD2Bk2RYmiwKpxMm/H6Um6T5uw3wQKJF8fHykl/eH0am9Ibbom2I+qwplvMbW+r4pvr9sPiwK  xRF8Cw69aYqj4eJ+9f7dcgq1ucIBXWtICYjnegpNMcQY6rJkPZgReIbBeHF2SCNEuVJftgSToI+u  vKqqj+WE1AZCbZjl9eHVWawyftcZHb91HZuoXFMIt5hPyuc2neVqCXVPEAarTzTgH1iMYL0UvUA9  QAS1I/sX1Gg1IWMXZxrHErvOapN7kG7m1R/dPA8QTO5FxOFwkYn/H6z+ul/7J0rU9cE/h0fUP1h5  XA/ge5MJvByDDG6epCqnwPUlJV04PJHaTl+wlRjYRcwqHDoaE6T0pw5Z7ONFbHOISsvjdXWzkIlo  8dzdXt/d3OYCUJ9zA3H8bHBUyWgKjgS2H+IavZepIs1zJdg/ckzMoD4npMIeN9a5PFzn1STVFvOq  yhmMzrbJm+KY+u3akdqD7MdmU8l3ovFbGOHOtxltMNB+OtkRrHu1pbrzJ3mSImn9uN5ie3yis2wy  wEzztGxpQ3695+y3X2L1EwAA//8DAFBLAwQUAAYACAAAACEAteB9XeEAAAAKAQAADwAAAGRycy9k  b3ducmV2LnhtbEyPwU7DMBBE70j8g7VI3KjTpDRViFMhEAguldpygNs2NkmEvY5ip035epYTHFf7  NPOmXE/OiqMZQudJwXyWgDBUe91Ro+Bt/3SzAhEikkbrySg4mwDr6vKixEL7E23NcRcbwSEUClTQ  xtgXUoa6NQ7DzPeG+PfpB4eRz6GResAThzsr0yRZSocdcUOLvXloTf21G52Cl1da2O17/3Ees83j  t189o9unSl1fTfd3IKKZ4h8Mv/qsDhU7HfxIOgirIMvnKaMKbrMcBANZvuRxBybzdAGyKuX/CdUP  AAAA//8DAFBLAQItABQABgAIAAAAIQC2gziS/gAAAOEBAAATAAAAAAAAAAAAAAAAAAAAAABbQ29u  dGVudF9UeXBlc10ueG1sUEsBAi0AFAAGAAgAAAAhADj9If/WAAAAlAEAAAsAAAAAAAAAAAAAAAAA  LwEAAF9yZWxzLy5yZWxzUEsBAi0AFAAGAAgAAAAhAB2/4y2+AQAAWgMAAA4AAAAAAAAAAAAAAAAA  LgIAAGRycy9lMm9Eb2MueG1sUEsBAi0AFAAGAAgAAAAhALXgfV3hAAAACgEAAA8AAAAAAAAAAAAA  AAAAGAQAAGRycy9kb3ducmV2LnhtbFBLBQYAAAAABAAEAPMAAAAmBQAAAAA=  "/>
                  </w:pict>
                </mc:Fallback>
              </mc:AlternateContent>
              <mc:AlternateContent>
                <mc:Choice Requires="wps">
                  <w:drawing>
                    <wp:anchor distT="0" distB="0" distL="114300" distR="114300" simplePos="0" relativeHeight="251621888" behindDoc="0" locked="0" layoutInCell="1" allowOverlap="1" wp14:anchorId="15A4C47C" wp14:editId="07777777">
                      <wp:simplePos x="0" y="0"/>
                      <wp:positionH relativeFrom="column">
                        <wp:posOffset>20955</wp:posOffset>
                      </wp:positionH>
                      <wp:positionV relativeFrom="paragraph">
                        <wp:posOffset>687705</wp:posOffset>
                      </wp:positionV>
                      <wp:extent cx="60960" cy="432435"/>
                      <wp:effectExtent l="20955" t="20955" r="22860" b="22860"/>
                      <wp:wrapNone/>
                      <wp:docPr id="1860372365" name="AutoShape 19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 cy="432435"/>
                              </a:xfrm>
                              <a:prstGeom prst="straightConnector1">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xmlns:w16sdtfl="http://schemas.microsoft.com/office/word/2024/wordml/sdtformatlock" xmlns:w16du="http://schemas.microsoft.com/office/word/2023/wordml/word16du" xmlns:oel="http://schemas.microsoft.com/office/2019/extlst">
                  <w:pict w14:anchorId="081595A4">
                    <v:shape id="AutoShape 1911" style="position:absolute;margin-left:1.65pt;margin-top:54.15pt;width:4.8pt;height:34.05pt;z-index:25161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red" strokeweight="3pt" type="#_x0000_t3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HyIvzvwEAAFoDAAAOAAAAZHJzL2Uyb0RvYy54bWysU01v2zAMvQ/YfxB0X+wkXdAZcXpIl126  LUC7H8DIsi1MFgVSiZ1/P0lNsq/bMB8ESiQfHx/p9cM0WHHSxAZdLeezUgrtFDbGdbX89rJ7dy8F  B3ANWHS6lmfN8mHz9s169JVeYI+20SQiiONq9LXsQ/BVUbDq9QA8Q69ddLZIA4R4pa5oCMaIPthi  UZarYkRqPKHSzPH18dUpNxm/bbUKX9uWdRC2lpFbyCfl85DOYrOGqiPwvVEXGvAPLAYwLha9QT1C  AHEk8xfUYBQhYxtmCocC29YonXuI3czLP7p57sHr3EsUh/1NJv5/sOrLaev2lKiryT37J1TfWTjc  9uA6nQm8nH0c3DxJVYyeq1tKurDfkziMn7GJMXAMmFWYWhoSZOxPTFns801sPQWh4uOq/LCKE1HR  c7dc3C3f5wJQXXM9cfikcRDJqCUHAtP1YYvOxakizXMlOD1xSMyguiakwg53xto8XOvEWMvl/bws  cwajNU3ypjim7rC1JE4Q92O3K+N3ofFbGOHRNRmt19B8vNgBjH21Y3XrLvIkRdL6cXXA5rynq2xx  gJnmZdnShvx6z9k/f4nNDwAAAP//AwBQSwMEFAAGAAgAAAAhABCD7/LeAAAACAEAAA8AAABkcnMv  ZG93bnJldi54bWxMj81OwzAQhO9IvIO1SNyoQ1KVNMSpEAgEF6S2HOjNjZckwl5HsdOmPD3bE5z2  Z0az35aryVlxwCF0nhTczhIQSLU3HTUKPrbPNzmIEDUZbT2hghMGWFWXF6UujD/SGg+b2AgOoVBo  BW2MfSFlqFt0Osx8j8Talx+cjjwOjTSDPnK4szJNkoV0uiO+0OoeH1usvzejU/D6RnO7/ux3pzF7  f/rx+Yt221Sp66vp4R5ExCn+meGMz+hQMdPej2SCsAqyjI28TnJuznq6BLHnereYg6xK+f+B6hcA  AP//AwBQSwECLQAUAAYACAAAACEAtoM4kv4AAADhAQAAEwAAAAAAAAAAAAAAAAAAAAAAW0NvbnRl  bnRfVHlwZXNdLnhtbFBLAQItABQABgAIAAAAIQA4/SH/1gAAAJQBAAALAAAAAAAAAAAAAAAAAC8B  AABfcmVscy8ucmVsc1BLAQItABQABgAIAAAAIQBHyIvzvwEAAFoDAAAOAAAAAAAAAAAAAAAAAC4C  AABkcnMvZTJvRG9jLnhtbFBLAQItABQABgAIAAAAIQAQg+/y3gAAAAgBAAAPAAAAAAAAAAAAAAAA  ABkEAABkcnMvZG93bnJldi54bWxQSwUGAAAAAAQABADzAAAAJAUAAAAA  " w14:anchorId="6A23CE10"/>
                  </w:pict>
                </mc:Fallback>
              </mc:AlternateContent>
              <mc:AlternateContent>
                <mc:Choice Requires="wps">
                  <w:drawing>
                    <wp:anchor distT="0" distB="0" distL="114300" distR="114300" simplePos="0" relativeHeight="251620864" behindDoc="0" locked="0" layoutInCell="1" allowOverlap="1" wp14:anchorId="6E4679D9" wp14:editId="07777777">
                      <wp:simplePos x="0" y="0"/>
                      <wp:positionH relativeFrom="column">
                        <wp:posOffset>88900</wp:posOffset>
                      </wp:positionH>
                      <wp:positionV relativeFrom="paragraph">
                        <wp:posOffset>1094740</wp:posOffset>
                      </wp:positionV>
                      <wp:extent cx="2298700" cy="20320"/>
                      <wp:effectExtent l="22225" t="27940" r="22225" b="27940"/>
                      <wp:wrapNone/>
                      <wp:docPr id="630594407" name="AutoShape 19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98700" cy="20320"/>
                              </a:xfrm>
                              <a:prstGeom prst="straightConnector1">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xmlns:w16sdtfl="http://schemas.microsoft.com/office/word/2024/wordml/sdtformatlock" xmlns:w16du="http://schemas.microsoft.com/office/word/2023/wordml/word16du" xmlns:oel="http://schemas.microsoft.com/office/2019/extlst">
                  <w:pict w14:anchorId="720658BF">
                    <v:shape id="AutoShape 1910" style="position:absolute;margin-left:7pt;margin-top:86.2pt;width:181pt;height:1.6pt;flip:y;z-index:25161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red" strokeweight="3pt" type="#_x0000_t3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AkxA4wwEAAGUDAAAOAAAAZHJzL2Uyb0RvYy54bWysU02P0zAQvSPxHyzfadKsBCVquocu5bJA  pV24u/5ILByPNXab9N8zdksXLTdEDiOPx/PmzZvJ+n4eHTtpjBZ8x5eLmjPtJSjr+45/f969W3EW  k/BKOPC642cd+f3m7Zv1FFrdwABOaWQE4mM7hY4PKYW2qqIc9CjiAoL2FDSAo0jkYl8pFBOhj65q  6vp9NQGqgCB1jHT7cAnyTcE3Rsv0zZioE3MdJ26pWCz2kG21WYu2RxEGK680xD+wGIX1VPQG9SCS  YEe0f0GNViJEMGkhYazAGCt16YG6WdavunkaRNClFxInhptM8f/Byq+nrd9jpi5n/xQeQf6MzMN2  EL7XhcDzOdDgllmqagqxvaVkJ4Y9ssP0BRS9EccERYXZ4MiMs+FHTszg1Cmbi+znm+x6TkzSZdN8  XH2oaTqSYk1915SxVKLNMDk5YEyfNYwsHzoeEwrbD2kL3tOAAS8lxOkxpkzyJSEne9hZ58qcnWdT  x+9WSyqWQxGcVTlaHOwPW4fsJGhVdruavtLyq2cIR68K2qCF+nQ9J2Hd5UzVnb8qlcXJmxjbA6jz  Hn8rSLMsNK97l5flT79kv/wdm18AAAD//wMAUEsDBBQABgAIAAAAIQDiArSE3QAAAAoBAAAPAAAA  ZHJzL2Rvd25yZXYueG1sTE/LTsMwELwj9R+srcSNOpSQoBCnqngIIYTUFj7AjZc4arwOsduEv2d7  gtNqHpqdKVeT68QJh9B6UnC9SEAg1d601Cj4/Hi+ugMRoiajO0+o4AcDrKrZRakL40fa4mkXG8Eh  FAqtwMbYF1KG2qLTYeF7JNa+/OB0ZDg00gx65HDXyWWSZNLplviD1T0+WKwPu6NT8J3Wj+8vMs8c  bu30lL9tXsdNo9TlfFrfg4g4xT8znOtzdai4094fyQTRMU55SuSbL1MQbLjJM2b2Z+Y2A1mV8v+E  6hcAAP//AwBQSwECLQAUAAYACAAAACEAtoM4kv4AAADhAQAAEwAAAAAAAAAAAAAAAAAAAAAAW0Nv  bnRlbnRfVHlwZXNdLnhtbFBLAQItABQABgAIAAAAIQA4/SH/1gAAAJQBAAALAAAAAAAAAAAAAAAA  AC8BAABfcmVscy8ucmVsc1BLAQItABQABgAIAAAAIQBAkxA4wwEAAGUDAAAOAAAAAAAAAAAAAAAA  AC4CAABkcnMvZTJvRG9jLnhtbFBLAQItABQABgAIAAAAIQDiArSE3QAAAAoBAAAPAAAAAAAAAAAA  AAAAAB0EAABkcnMvZG93bnJldi54bWxQSwUGAAAAAAQABADzAAAAJwUAAAAA  " w14:anchorId="7E4C79D8"/>
                  </w:pict>
                </mc:Fallback>
              </mc:AlternateContent>
              <mc:AlternateContent>
                <mc:Choice Requires="wps">
                  <w:drawing>
                    <wp:anchor distT="0" distB="0" distL="114300" distR="114300" simplePos="0" relativeHeight="251619840" behindDoc="0" locked="0" layoutInCell="1" allowOverlap="1" wp14:anchorId="671377FE" wp14:editId="07777777">
                      <wp:simplePos x="0" y="0"/>
                      <wp:positionH relativeFrom="column">
                        <wp:posOffset>29210</wp:posOffset>
                      </wp:positionH>
                      <wp:positionV relativeFrom="paragraph">
                        <wp:posOffset>332740</wp:posOffset>
                      </wp:positionV>
                      <wp:extent cx="2348230" cy="339725"/>
                      <wp:effectExtent l="19685" t="27940" r="22860" b="22860"/>
                      <wp:wrapNone/>
                      <wp:docPr id="640480623" name="AutoShape 19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48230" cy="339725"/>
                              </a:xfrm>
                              <a:prstGeom prst="straightConnector1">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xmlns:w16sdtfl="http://schemas.microsoft.com/office/word/2024/wordml/sdtformatlock" xmlns:w16du="http://schemas.microsoft.com/office/word/2023/wordml/word16du" xmlns:oel="http://schemas.microsoft.com/office/2019/extlst">
                  <w:pict w14:anchorId="75EA7461">
                    <v:shape id="AutoShape 1909" style="position:absolute;margin-left:2.3pt;margin-top:26.2pt;width:184.9pt;height:26.75pt;flip:y;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red" strokeweight="3pt" type="#_x0000_t3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zNIMaxQEAAGYDAAAOAAAAZHJzL2Uyb0RvYy54bWysU02T0zAMvTPDf/DkTpOmfJRM0z10KZcF  OrMLd9dxEg+O5ZHcJv33yG7o8nFjyMEjW9LT05OyuZsGK84ayYCrs+WiyIR2Chrjujr7+rR/tc4E  BekaacHpOrtoyu62L19sRl/pEnqwjUbBII6q0ddZH4Kv8pxUrwdJC/DasbMFHGTgK3Z5g3Jk9MHm  ZVG8zUfAxiMoTcSv91dntk34batV+NK2pIOwdcbcQjoxncd45tuNrDqUvjdqpiH/gcUgjeOiN6h7  GaQ4ofkLajAKgaANCwVDDm1rlE49cDfL4o9uHnvpdeqFxSF/k4n+H6z6fN65A0bqanKP/gHUdxIO  dr10nU4Eni6eB7eMUuWjp+qWEi/kDyiO4ydoOEaeAiQVphYH0Vrjv8XECM6diinJfrnJrqcgFD+W  q9frcsXTUexbrd6/K9+kYrKKODHbI4WPGgYRjTqjgNJ0fdiBczxhwGsNeX6gEFk+J8RkB3tjbRq0  dWLkEutlUSRWBNY00RvjCLvjzqI4S96V/b7gb6bxWxjCyTUJrdey+TDbQRp7tbm6dbNUUZ24ilQd  obkc8KeEPMxEc168uC2/3lP28++x/QEAAP//AwBQSwMEFAAGAAgAAAAhAEawXtHfAAAACAEAAA8A  AABkcnMvZG93bnJldi54bWxMj8tOwzAQRfdI/IM1SOyoQ0mTEuJUiIdQhZD64APceIgj4nGI3Sb8  PcMKdjO6R3fOlKvJdeKEQ2g9KbieJSCQam9aahS875+vliBC1GR05wkVfGOAVXV+VurC+JG2eNrF  RnAJhUIrsDH2hZShtuh0mPkeibMPPzgdeR0aaQY9crnr5DxJMul0S3zB6h4fLNafu6NT8JXWj28v  Ms8cbu30lL9u1uOmUeryYrq/AxFxin8w/OqzOlTsdPBHMkF0CtKMQQWLeQqC45s85eHAXLK4BVmV  8v8D1Q8AAAD//wMAUEsBAi0AFAAGAAgAAAAhALaDOJL+AAAA4QEAABMAAAAAAAAAAAAAAAAAAAAA  AFtDb250ZW50X1R5cGVzXS54bWxQSwECLQAUAAYACAAAACEAOP0h/9YAAACUAQAACwAAAAAAAAAA  AAAAAAAvAQAAX3JlbHMvLnJlbHNQSwECLQAUAAYACAAAACEAMzSDGsUBAABmAwAADgAAAAAAAAAA  AAAAAAAuAgAAZHJzL2Uyb0RvYy54bWxQSwECLQAUAAYACAAAACEARrBe0d8AAAAIAQAADwAAAAAA  AAAAAAAAAAAfBAAAZHJzL2Rvd25yZXYueG1sUEsFBgAAAAAEAAQA8wAAACsFAAAAAA==  " w14:anchorId="418C1145"/>
                  </w:pict>
                </mc:Fallback>
              </mc:AlternateContent>
              <w:drawing>
                <wp:inline distT="0" distB="0" distL="0" distR="0" wp14:anchorId="5086041E" wp14:editId="07777777">
                  <wp:extent cx="2524125" cy="1800225"/>
                  <wp:effectExtent l="0" t="0" r="0" b="0"/>
                  <wp:docPr id="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524125" cy="1800225"/>
                          </a:xfrm>
                          <a:prstGeom prst="rect">
                            <a:avLst/>
                          </a:prstGeom>
                          <a:noFill/>
                          <a:ln>
                            <a:noFill/>
                          </a:ln>
                        </pic:spPr>
                      </pic:pic>
                    </a:graphicData>
                  </a:graphic>
                </wp:inline>
              </w:drawing>
            </w:r>
          </w:p>
        </w:tc>
        <w:tc>
          <w:tcPr>
            <w:tcW w:w="4563" w:type="dxa"/>
            <w:tcMar/>
          </w:tcPr>
          <w:p w:rsidRPr="00FD574B" w:rsidR="00C4644D" w:rsidP="00C4644D" w:rsidRDefault="00E461EB" w14:paraId="4F8404AB" w14:textId="77777777">
            <w:pPr>
              <w:rPr>
                <w:rFonts w:eastAsia="標楷體"/>
                <w:sz w:val="20"/>
                <w:szCs w:val="20"/>
              </w:rPr>
            </w:pPr>
            <w:r>
              <w:rPr>
                <w:rFonts w:eastAsia="標楷體"/>
                <w:noProof/>
                <w:sz w:val="20"/>
                <w:szCs w:val="20"/>
              </w:rPr>
              <mc:AlternateContent>
                <mc:Choice Requires="wps">
                  <w:drawing>
                    <wp:anchor distT="0" distB="0" distL="114300" distR="114300" simplePos="0" relativeHeight="251624960" behindDoc="0" locked="0" layoutInCell="1" allowOverlap="1" wp14:anchorId="720D8A95" wp14:editId="07777777">
                      <wp:simplePos x="0" y="0"/>
                      <wp:positionH relativeFrom="column">
                        <wp:posOffset>374015</wp:posOffset>
                      </wp:positionH>
                      <wp:positionV relativeFrom="paragraph">
                        <wp:posOffset>1924050</wp:posOffset>
                      </wp:positionV>
                      <wp:extent cx="354965" cy="194310"/>
                      <wp:effectExtent l="21590" t="19050" r="23495" b="24765"/>
                      <wp:wrapNone/>
                      <wp:docPr id="2047535606" name="AutoShape 19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4965" cy="194310"/>
                              </a:xfrm>
                              <a:prstGeom prst="straightConnector1">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xmlns:w16sdtfl="http://schemas.microsoft.com/office/word/2024/wordml/sdtformatlock" xmlns:w16du="http://schemas.microsoft.com/office/word/2023/wordml/word16du" xmlns:oel="http://schemas.microsoft.com/office/2019/extlst">
                  <w:pict w14:anchorId="5CAF8AF9">
                    <v:shape id="AutoShape 1914" style="position:absolute;margin-left:29.45pt;margin-top:151.5pt;width:27.95pt;height:15.3pt;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red" strokeweight="3pt" type="#_x0000_t3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zeJuywAEAAFsDAAAOAAAAZHJzL2Uyb0RvYy54bWysU01v2zAMvQ/YfxB0X2z3C60Rp4d02aXb  ArT7AYws28JkUSCV2Pn3k9QkK7bbMB8ESiQfHx/p5eM8WnHQxAZdI6tFKYV2Clvj+kb+eN18upeC  A7gWLDrdyKNm+bj6+GE5+Vpf4YC21SQiiON68o0cQvB1UbAa9Ai8QK9ddHZII4R4pb5oCaaIPtri  qizvigmp9YRKM8fXpzenXGX8rtMqfO861kHYRkZuIZ+Uz106i9US6p7AD0adaMA/sBjBuFj0AvUE  AcSezF9Qo1GEjF1YKBwL7DqjdO4hdlOVf3TzMoDXuZcoDvuLTPz/YNW3w9ptKVFXs3vxz6h+snC4  HsD1OhN4Pfo4uCpJVUye60tKurDfkthNX7GNMbAPmFWYOxoTZOxPzFns40VsPQeh4uP17c3D3a0U  Krqqh5vrKg+jgPqc7InDF42jSEYjORCYfghrdC6OFanKpeDwzCFRg/qckCo73Bhr83StE1Msd1+V  Zc5gtKZN3hTH1O/WlsQB4oJsNmX8cqPR8z6McO/ajDZoaD+f7ADGvtmxunUnfZIkaf+43mF73NJZ  tzjBTPO0bWlF3t9z9u9/YvULAAD//wMAUEsDBBQABgAIAAAAIQB4DxOx4AAAAAoBAAAPAAAAZHJz  L2Rvd25yZXYueG1sTI/BTsMwDIbvSLxDZCRuLN0ypq40nRAIBJdJ2ziwW9aatiJxqibdOp4e7wRH  259+f3++Gp0VR+xD60nDdJKAQCp91VKt4WP3cpeCCNFQZawn1HDGAKvi+io3WeVPtMHjNtaCQyhk  RkMTY5dJGcoGnQkT3yHx7cv3zkQe+1pWvTlxuLNyliQL6UxL/KExHT41WH5vB6fh7Z3mdvPZ7c+D  Wj//+PTVuN1M69ub8fEBRMQx/sFw0Wd1KNjp4AeqgrAa7tMlkxpUorjTBZjOucuBN0otQBa5/F+h  +AUAAP//AwBQSwECLQAUAAYACAAAACEAtoM4kv4AAADhAQAAEwAAAAAAAAAAAAAAAAAAAAAAW0Nv  bnRlbnRfVHlwZXNdLnhtbFBLAQItABQABgAIAAAAIQA4/SH/1gAAAJQBAAALAAAAAAAAAAAAAAAA  AC8BAABfcmVscy8ucmVsc1BLAQItABQABgAIAAAAIQBzeJuywAEAAFsDAAAOAAAAAAAAAAAAAAAA  AC4CAABkcnMvZTJvRG9jLnhtbFBLAQItABQABgAIAAAAIQB4DxOx4AAAAAoBAAAPAAAAAAAAAAAA  AAAAABoEAABkcnMvZG93bnJldi54bWxQSwUGAAAAAAQABADzAAAAJwUAAAAA  " w14:anchorId="1F261685"/>
                  </w:pict>
                </mc:Fallback>
              </mc:AlternateContent>
              <mc:AlternateContent>
                <mc:Choice Requires="wps">
                  <w:drawing>
                    <wp:anchor distT="0" distB="0" distL="114300" distR="114300" simplePos="0" relativeHeight="251631104" behindDoc="0" locked="0" layoutInCell="1" allowOverlap="1" wp14:anchorId="2ACCB308" wp14:editId="07777777">
                      <wp:simplePos x="0" y="0"/>
                      <wp:positionH relativeFrom="column">
                        <wp:posOffset>1924685</wp:posOffset>
                      </wp:positionH>
                      <wp:positionV relativeFrom="paragraph">
                        <wp:posOffset>942340</wp:posOffset>
                      </wp:positionV>
                      <wp:extent cx="391795" cy="704850"/>
                      <wp:effectExtent l="19685" t="27940" r="26670" b="19685"/>
                      <wp:wrapNone/>
                      <wp:docPr id="1603506525" name="AutoShape 19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91795" cy="704850"/>
                              </a:xfrm>
                              <a:prstGeom prst="straightConnector1">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xmlns:w16sdtfl="http://schemas.microsoft.com/office/word/2024/wordml/sdtformatlock" xmlns:w16du="http://schemas.microsoft.com/office/word/2023/wordml/word16du" xmlns:oel="http://schemas.microsoft.com/office/2019/extlst">
                  <w:pict w14:anchorId="0405B9C4">
                    <v:shape id="AutoShape 1920" style="position:absolute;margin-left:151.55pt;margin-top:74.2pt;width:30.85pt;height:55.5pt;flip:y;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red" strokeweight="3pt" type="#_x0000_t3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deEcDxgEAAGUDAAAOAAAAZHJzL2Uyb0RvYy54bWysU8Fu2zAMvQ/YPwi6L7a7dU2NOD2kyy7d  FqDd7oos28JkUSCVOPn7UUqWFtutqA8CJZKPj4/04u4wOrE3SBZ8I6tZKYXxGlrr+0b+fFp/mEtB  UflWOfCmkUdD8m75/t1iCrW5ggFca1AwiKd6Co0cYgx1UZAezKhoBsF4dnaAo4p8xb5oUU2MPrri  qiw/FxNgGxC0IeLX+5NTLjN+1xkdf3QdmShcI5lbzCfmc5vOYrlQdY8qDFafaahXsBiV9Vz0AnWv  ohI7tP9BjVYjEHRxpmEsoOusNrkH7qYq/+nmcVDB5F5YHAoXmejtYPX3/cpvMFHXB/8YHkD/JuFh  NSjfm0zg6Rh4cFWSqpgC1ZeUdKGwQbGdvkHLMWoXIatw6HAUnbPhV0pM4NypOGTZjxfZzSEKzY8f  b6ub22spNLtuyk/z6zyWQtUJJiUHpPjVwCiS0UiKqGw/xBV4zwMGPJVQ+weKieRzQkr2sLbO5Tk7  LyYuN6/KMpMicLZN3hRH2G9XDsVe8aqs1yV/uWX2vAxD2Pk2ow1GtV/OdlTWnWyu7vxZqSRO2kSq  t9AeN/hXQZ5lpnneu7QsL+85+/nvWP4BAAD//wMAUEsDBBQABgAIAAAAIQADs1QY4QAAAAsBAAAP  AAAAZHJzL2Rvd25yZXYueG1sTI/LTsMwEEX3SPyDNUjsqNPGpCXEqRAPoQohtYUPcOMhiYjHIXab  8PcMK1iO7tGdc4v15DpxwiG0njTMZwkIpMrblmoN729PVysQIRqypvOEGr4xwLo8PytMbv1IOzzt  Yy24hEJuNDQx9rmUoWrQmTDzPRJnH35wJvI51NIOZuRy18lFkmTSmZb4Q2N6vG+w+twfnYYvVT28  Pstl5nDXTI/Ll+1m3NZaX15Md7cgIk7xD4ZffVaHkp0O/kg2iE5DmqRzRjlQKwWCiTRTPOagYXF9  o0CWhfy/ofwBAAD//wMAUEsBAi0AFAAGAAgAAAAhALaDOJL+AAAA4QEAABMAAAAAAAAAAAAAAAAA  AAAAAFtDb250ZW50X1R5cGVzXS54bWxQSwECLQAUAAYACAAAACEAOP0h/9YAAACUAQAACwAAAAAA  AAAAAAAAAAAvAQAAX3JlbHMvLnJlbHNQSwECLQAUAAYACAAAACEAHXhHA8YBAABlAwAADgAAAAAA  AAAAAAAAAAAuAgAAZHJzL2Uyb0RvYy54bWxQSwECLQAUAAYACAAAACEAA7NUGOEAAAALAQAADwAA  AAAAAAAAAAAAAAAgBAAAZHJzL2Rvd25yZXYueG1sUEsFBgAAAAAEAAQA8wAAAC4FAAAAAA==  " w14:anchorId="25D01922"/>
                  </w:pict>
                </mc:Fallback>
              </mc:AlternateContent>
              <mc:AlternateContent>
                <mc:Choice Requires="wps">
                  <w:drawing>
                    <wp:anchor distT="0" distB="0" distL="114300" distR="114300" simplePos="0" relativeHeight="251633152" behindDoc="0" locked="0" layoutInCell="1" allowOverlap="1" wp14:anchorId="64078F4F" wp14:editId="07777777">
                      <wp:simplePos x="0" y="0"/>
                      <wp:positionH relativeFrom="column">
                        <wp:posOffset>1904365</wp:posOffset>
                      </wp:positionH>
                      <wp:positionV relativeFrom="paragraph">
                        <wp:posOffset>1638935</wp:posOffset>
                      </wp:positionV>
                      <wp:extent cx="286385" cy="222885"/>
                      <wp:effectExtent l="27940" t="19685" r="19050" b="24130"/>
                      <wp:wrapNone/>
                      <wp:docPr id="412373996" name="AutoShape 19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6385" cy="222885"/>
                              </a:xfrm>
                              <a:prstGeom prst="straightConnector1">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xmlns:w16sdtfl="http://schemas.microsoft.com/office/word/2024/wordml/sdtformatlock" xmlns:w16du="http://schemas.microsoft.com/office/word/2023/wordml/word16du" xmlns:oel="http://schemas.microsoft.com/office/2019/extlst">
                  <w:pict w14:anchorId="1EE1B7DF">
                    <v:shape id="AutoShape 1922" style="position:absolute;margin-left:149.95pt;margin-top:129.05pt;width:22.55pt;height:17.55pt;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red" strokeweight="3pt" type="#_x0000_t3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Ew9WNvgEAAFsDAAAOAAAAZHJzL2Uyb0RvYy54bWysU01v2zAMvQ/YfxB0X/xRrAiMOD2kyy7d  FqDtD1Ak2RYmiwKpxM6/n6S42ddtmA8CKZKPj0/05mEeLTtrJAOu5dWq5Ew7Ccq4vuWvL/sPa84o  CKeEBadbftHEH7bv320m3+gaBrBKI4sgjprJt3wIwTdFQXLQo6AVeO1isAMcRYgu9oVCMUX00RZ1  Wd4XE6DyCFITxdvHa5BvM37XaRm+dR3pwGzLI7eQT8znMZ3FdiOaHoUfjFxoiH9gMQrjYtMb1KMI  gp3Q/AU1GolA0IWVhLGArjNS5xniNFX5xzTPg/A6zxLFIX+Tif4frPx63rkDJupyds/+CeR3Yg52  g3C9zgReLj4+XJWkKiZPza0kOeQPyI7TF1AxR5wCZBXmDscEGedjcxb7chNbz4HJeFmv7+/WHzmT  MVTX9TraqYNo3oo9UvisYWTJaDkFFKYfwg6ci88KWOVW4vxE4Vr4VpA6O9gba/PrWsemlt+tq7LM  FQTWqBRNeYT9cWeRnUVckP2+jN9C47c0hJNTGW3QQn1a7CCMvdqRtnWLPkmStH/UHEFdDpjIJS++  YJ5v2ba0Ir/6OevnP7H9AQAA//8DAFBLAwQUAAYACAAAACEAtNWm5eEAAAALAQAADwAAAGRycy9k  b3ducmV2LnhtbEyPzU7DMBCE70i8g7VI3KjTpEVJiFMhEAguSP05lNs2NklEvI5ip015erYnuO1o  Ps3OFKvJduJoBt86UjCfRSAMVU63VCvYbV/uUhA+IGnsHBkFZ+NhVV5fFZhrd6K1OW5CLTiEfI4K  mhD6XEpfNcain7neEHtfbrAYWA611AOeONx2Mo6ie2mxJf7QYG+eGlN9b0ar4O2dFt1633+ex+Tj  +celr2i3sVK3N9PjA4hgpvAHw6U+V4eSOx3cSNqLTkGcZRmjfCzTOQgmksWS1x0uVhKDLAv5f0P5  CwAA//8DAFBLAQItABQABgAIAAAAIQC2gziS/gAAAOEBAAATAAAAAAAAAAAAAAAAAAAAAABbQ29u  dGVudF9UeXBlc10ueG1sUEsBAi0AFAAGAAgAAAAhADj9If/WAAAAlAEAAAsAAAAAAAAAAAAAAAAA  LwEAAF9yZWxzLy5yZWxzUEsBAi0AFAAGAAgAAAAhAATD1Y2+AQAAWwMAAA4AAAAAAAAAAAAAAAAA  LgIAAGRycy9lMm9Eb2MueG1sUEsBAi0AFAAGAAgAAAAhALTVpuXhAAAACwEAAA8AAAAAAAAAAAAA  AAAAGAQAAGRycy9kb3ducmV2LnhtbFBLBQYAAAAABAAEAPMAAAAmBQAAAAA=  " w14:anchorId="18FB0107"/>
                  </w:pict>
                </mc:Fallback>
              </mc:AlternateContent>
              <mc:AlternateContent>
                <mc:Choice Requires="wps">
                  <w:drawing>
                    <wp:anchor distT="0" distB="0" distL="114300" distR="114300" simplePos="0" relativeHeight="251632128" behindDoc="0" locked="0" layoutInCell="1" allowOverlap="1" wp14:anchorId="288EA048" wp14:editId="07777777">
                      <wp:simplePos x="0" y="0"/>
                      <wp:positionH relativeFrom="column">
                        <wp:posOffset>1165860</wp:posOffset>
                      </wp:positionH>
                      <wp:positionV relativeFrom="paragraph">
                        <wp:posOffset>1361440</wp:posOffset>
                      </wp:positionV>
                      <wp:extent cx="713740" cy="374650"/>
                      <wp:effectExtent l="22860" t="27940" r="25400" b="26035"/>
                      <wp:wrapNone/>
                      <wp:docPr id="2063551204" name="AutoShape 19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3740" cy="374650"/>
                              </a:xfrm>
                              <a:prstGeom prst="straightConnector1">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xmlns:w16sdtfl="http://schemas.microsoft.com/office/word/2024/wordml/sdtformatlock" xmlns:w16du="http://schemas.microsoft.com/office/word/2023/wordml/word16du" xmlns:oel="http://schemas.microsoft.com/office/2019/extlst">
                  <w:pict w14:anchorId="65FB068C">
                    <v:shape id="AutoShape 1921" style="position:absolute;margin-left:91.8pt;margin-top:107.2pt;width:56.2pt;height:29.5pt;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red" strokeweight="3pt" type="#_x0000_t3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wQIm0vwEAAFsDAAAOAAAAZHJzL2Uyb0RvYy54bWysU8Fu2zAMvQ/YPwi+L7a7rS2MOD2kyy7d  VqDdBzCybAuTRYFU4uTvR6lJWmy3YT4IpCg+Pj7Sy7vD5NTeEFv0bVEvqkIZr7GzfmiLn8+bD7eF  4gi+A4fetMXRcHG3ev9uOYfGXOGIrjOkBMRzM4e2GGMMTVmyHs0EvMBgvAR7pAmiuDSUHcEs6JMr  r6rqupyRukCoDbPc3r8Ei1XG73uj44++ZxOVawvhFvNJ+dyms1wtoRkIwmj1iQb8A4sJrJeiF6h7  iKB2ZP+CmqwmZOzjQuNUYt9bbXIP0k1d/dHN0wjB5F5EHA4Xmfj/werv+7V/pERdH/xTeED9i5XH  9Qh+MJnA8zHI4OokVTkHbi4pyeHwSGo7f8NO3sAuYlbh0NOUIKU/dchiHy9im0NUWi5v6o83n2Qk  WkJiXX/OwyihOScH4vjV4KSS0RYcCewwxjV6L2NFqnMp2D9wTNSgOSekyh431rk8XefVLCVu66rK  GYzOdima3jEN27UjtQdZkM2mki83KpG3zwh3vstoo4Huy8mOYN2LLdWdP+mTJEn7x80Wu+MjnXWT  CWaap21LK/LWz9mv/8TqNwAAAP//AwBQSwMEFAAGAAgAAAAhAHGAu6LgAAAACwEAAA8AAABkcnMv  ZG93bnJldi54bWxMj01Pg0AQhu8m/ofNmHizS4EgRZbGaDR6MWnrwd6m7ApEdpawS0v99Y4nvc2b  efJ+lOvZ9uJoRt85UrBcRCAM1U531Ch43z3d5CB8QNLYOzIKzsbDurq8KLHQ7kQbc9yGRrAJ+QIV  tCEMhZS+bo1Fv3CDIf59utFiYDk2Uo94YnPbyziKMmmxI05ocTAPram/tpNV8PJKab/5GPbnKXl7  /Hb5M9pdrNT11Xx/ByKYOfzB8Fufq0PFnQ5uIu1FzzpPMkYVxMs0BcFEvMp43YGP2yQFWZXy/4bq  BwAA//8DAFBLAQItABQABgAIAAAAIQC2gziS/gAAAOEBAAATAAAAAAAAAAAAAAAAAAAAAABbQ29u  dGVudF9UeXBlc10ueG1sUEsBAi0AFAAGAAgAAAAhADj9If/WAAAAlAEAAAsAAAAAAAAAAAAAAAAA  LwEAAF9yZWxzLy5yZWxzUEsBAi0AFAAGAAgAAAAhALBAibS/AQAAWwMAAA4AAAAAAAAAAAAAAAAA  LgIAAGRycy9lMm9Eb2MueG1sUEsBAi0AFAAGAAgAAAAhAHGAu6LgAAAACwEAAA8AAAAAAAAAAAAA  AAAAGQQAAGRycy9kb3ducmV2LnhtbFBLBQYAAAAABAAEAPMAAAAmBQAAAAA=  " w14:anchorId="7E5902D1"/>
                  </w:pict>
                </mc:Fallback>
              </mc:AlternateContent>
              <mc:AlternateContent>
                <mc:Choice Requires="wps">
                  <w:drawing>
                    <wp:anchor distT="0" distB="0" distL="114300" distR="114300" simplePos="0" relativeHeight="251628032" behindDoc="0" locked="0" layoutInCell="1" allowOverlap="1" wp14:anchorId="0639DCAB" wp14:editId="07777777">
                      <wp:simplePos x="0" y="0"/>
                      <wp:positionH relativeFrom="column">
                        <wp:posOffset>1406525</wp:posOffset>
                      </wp:positionH>
                      <wp:positionV relativeFrom="paragraph">
                        <wp:posOffset>1726565</wp:posOffset>
                      </wp:positionV>
                      <wp:extent cx="478155" cy="785495"/>
                      <wp:effectExtent l="25400" t="21590" r="20320" b="21590"/>
                      <wp:wrapNone/>
                      <wp:docPr id="661639359" name="AutoShape 19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78155" cy="785495"/>
                              </a:xfrm>
                              <a:prstGeom prst="straightConnector1">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xmlns:w16sdtfl="http://schemas.microsoft.com/office/word/2024/wordml/sdtformatlock" xmlns:w16du="http://schemas.microsoft.com/office/word/2023/wordml/word16du" xmlns:oel="http://schemas.microsoft.com/office/2019/extlst">
                  <w:pict w14:anchorId="68BD03E0">
                    <v:shape id="AutoShape 1917" style="position:absolute;margin-left:110.75pt;margin-top:135.95pt;width:37.65pt;height:61.85pt;flip:y;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red" strokeweight="3pt" type="#_x0000_t3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VkLoAxgEAAGUDAAAOAAAAZHJzL2Uyb0RvYy54bWysU01v2zAMvQ/YfxB0X2x3zZoZcXpIl126  LUC73RVJtoXJokAqsfPvJyleuo/bMB8ESiQfHx/p9f00WHbSSAZcw6tFyZl2EpRxXcO/Pu/erDij  IJwSFpxu+FkTv9+8frUefa1voAerNLII4qgefcP7EHxdFCR7PQhagNcuOlvAQYR4xa5QKMaIPtji  pizfFSOg8ghSE8XXh4uTbzJ+22oZvrQt6cBswyO3kE/M5yGdxWYt6g6F742caYh/YDEI42LRK9SD  CIId0fwFNRiJQNCGhYShgLY1UuceYjdV+Uc3T73wOvcSxSF/lYn+H6z8fNq6PSbqcnJP/hHkd2IO  tr1wnc4Ens8+Dq5KUhWjp/qaki7k98gO4ydQMUYcA2QVphYH1lrjv6XEBB47ZVOW/XyVXU+Byfh4  e7eqlkvOZHTdrZa375e5lqgTTEr2SOGjhoElo+EUUJiuD1twLg4Y8FJCnB4pJJIvCSnZwc5Ym+ds  HRsb/nZVlWUmRWCNSt4UR9gdthbZScRV2e3K+M00fgtDODqV0Xot1IfZDsLYix2rWzcrlcRJm0j1  AdR5jz8VjLPMNOe9S8vy6z1nv/wdmx8AAAD//wMAUEsDBBQABgAIAAAAIQABwxwp4QAAAAsBAAAP  AAAAZHJzL2Rvd25yZXYueG1sTI/bToQwEIbvTXyHZky8cwvogiBlYzzEGGOypwfowkiJdIq0u+Db  O17p3Uzmyz/fX65m24sTjr5zpCBeRCCQatd01CrY756vbkH4oKnRvSNU8I0eVtX5WamLxk20wdM2  tIJDyBdagQlhKKT0tUGr/cINSHz7cKPVgdexlc2oJw63vUyiKJVWd8QfjB7wwWD9uT1aBV839eP7  i8xSixszP2Vv69dp3Sp1eTHf34EIOIc/GH71WR0qdjq4IzVe9AqSJF4yykMW5yCYSPKUyxwUXOfL  FGRVyv8dqh8AAAD//wMAUEsBAi0AFAAGAAgAAAAhALaDOJL+AAAA4QEAABMAAAAAAAAAAAAAAAAA  AAAAAFtDb250ZW50X1R5cGVzXS54bWxQSwECLQAUAAYACAAAACEAOP0h/9YAAACUAQAACwAAAAAA  AAAAAAAAAAAvAQAAX3JlbHMvLnJlbHNQSwECLQAUAAYACAAAACEAlZC6AMYBAABlAwAADgAAAAAA  AAAAAAAAAAAuAgAAZHJzL2Uyb0RvYy54bWxQSwECLQAUAAYACAAAACEAAcMcKeEAAAALAQAADwAA  AAAAAAAAAAAAAAAgBAAAZHJzL2Rvd25yZXYueG1sUEsFBgAAAAAEAAQA8wAAAC4FAAAAAA==  " w14:anchorId="4AF057A0"/>
                  </w:pict>
                </mc:Fallback>
              </mc:AlternateContent>
              <mc:AlternateContent>
                <mc:Choice Requires="wps">
                  <w:drawing>
                    <wp:anchor distT="0" distB="0" distL="114300" distR="114300" simplePos="0" relativeHeight="251629056" behindDoc="0" locked="0" layoutInCell="1" allowOverlap="1" wp14:anchorId="1E150ED9" wp14:editId="07777777">
                      <wp:simplePos x="0" y="0"/>
                      <wp:positionH relativeFrom="column">
                        <wp:posOffset>713740</wp:posOffset>
                      </wp:positionH>
                      <wp:positionV relativeFrom="paragraph">
                        <wp:posOffset>1347470</wp:posOffset>
                      </wp:positionV>
                      <wp:extent cx="452120" cy="775970"/>
                      <wp:effectExtent l="27940" t="23495" r="24765" b="19685"/>
                      <wp:wrapNone/>
                      <wp:docPr id="917771001" name="AutoShape 19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52120" cy="775970"/>
                              </a:xfrm>
                              <a:prstGeom prst="straightConnector1">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xmlns:w16sdtfl="http://schemas.microsoft.com/office/word/2024/wordml/sdtformatlock" xmlns:w16du="http://schemas.microsoft.com/office/word/2023/wordml/word16du" xmlns:oel="http://schemas.microsoft.com/office/2019/extlst">
                  <w:pict w14:anchorId="10527267">
                    <v:shape id="AutoShape 1918" style="position:absolute;margin-left:56.2pt;margin-top:106.1pt;width:35.6pt;height:61.1pt;flip:y;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red" strokeweight="3pt" type="#_x0000_t3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jWh9LxwEAAGUDAAAOAAAAZHJzL2Uyb0RvYy54bWysU8Fu2zAMvQ/YPwi6L7azdemMOD2kyy7d  FqDd7oos28JkUSCVOPn7UUqaFtttmA8CKZJPj4/08u44OnEwSBZ8I6tZKYXxGlrr+0b+eNq8u5WC  ovKtcuBNI0+G5N3q7ZvlFGozhwFca1AwiKd6Co0cYgx1UZAezKhoBsF4DnaAo4rsYl+0qCZGH10x  L8uPxQTYBgRtiPj2/hyUq4zfdUbH711HJgrXSOYW84n53KWzWC1V3aMKg9UXGuofWIzKen70CnWv  ohJ7tH9BjVYjEHRxpmEsoOusNrkH7qYq/+jmcVDB5F5YHApXmej/wepvh7XfYqKuj/4xPID+RcLD  elC+N5nA0ynw4KokVTEFqq8lyaGwRbGbvkLLOWofIatw7HAUnbPhZypM4NypOGbZT1fZzTEKzZcf  bubVnIejObRY3Hxa5LEUqk4wqTggxS8GRpGMRlJEZfshrsF7HjDg+Ql1eKCYSL4UpGIPG+tcnrPz  Ymrk+9uqLDMpAmfbFE15hP1u7VAcFK/KZlPyl1vmyOs0hL1vM9pgVPv5Ykdl3dnm152/KJXESZtI  9Q7a0xafFeRZZpqXvUvL8trP1S9/x+o3AAAA//8DAFBLAwQUAAYACAAAACEAdxiqleEAAAALAQAA  DwAAAGRycy9kb3ducmV2LnhtbEyPy07DMBBF90j8gzVI7KgTJ0qrEKdCPIRQhdQWPsCNhzgiHofY  bcLf113B8mqO7j1TrWfbsxOOvnMkIV0kwJAapztqJXx+vNytgPmgSKveEUr4RQ/r+vqqUqV2E+3w  tA8tiyXkSyXBhDCUnPvGoFV+4QakePtyo1UhxrHlelRTLLc9F0lScKs6igtGDfhosPneH62En7x5  en/ly8LizszPy832bdq2Ut7ezA/3wALO4Q+Gi35Uhzo6HdyRtGd9zKnIIypBpEIAuxCrrAB2kJBl  eQ68rvj/H+ozAAAA//8DAFBLAQItABQABgAIAAAAIQC2gziS/gAAAOEBAAATAAAAAAAAAAAAAAAA  AAAAAABbQ29udGVudF9UeXBlc10ueG1sUEsBAi0AFAAGAAgAAAAhADj9If/WAAAAlAEAAAsAAAAA  AAAAAAAAAAAALwEAAF9yZWxzLy5yZWxzUEsBAi0AFAAGAAgAAAAhAKNaH0vHAQAAZQMAAA4AAAAA  AAAAAAAAAAAALgIAAGRycy9lMm9Eb2MueG1sUEsBAi0AFAAGAAgAAAAhAHcYqpXhAAAACwEAAA8A  AAAAAAAAAAAAAAAAIQQAAGRycy9kb3ducmV2LnhtbFBLBQYAAAAABAAEAPMAAAAvBQAAAAA=  " w14:anchorId="4EC7AFAA"/>
                  </w:pict>
                </mc:Fallback>
              </mc:AlternateContent>
              <mc:AlternateContent>
                <mc:Choice Requires="wps">
                  <w:drawing>
                    <wp:anchor distT="0" distB="0" distL="114300" distR="114300" simplePos="0" relativeHeight="251630080" behindDoc="0" locked="0" layoutInCell="1" allowOverlap="1" wp14:anchorId="25D54266" wp14:editId="07777777">
                      <wp:simplePos x="0" y="0"/>
                      <wp:positionH relativeFrom="column">
                        <wp:posOffset>356870</wp:posOffset>
                      </wp:positionH>
                      <wp:positionV relativeFrom="paragraph">
                        <wp:posOffset>371475</wp:posOffset>
                      </wp:positionV>
                      <wp:extent cx="986790" cy="1552575"/>
                      <wp:effectExtent l="23495" t="19050" r="27940" b="19050"/>
                      <wp:wrapNone/>
                      <wp:docPr id="1872051974" name="AutoShape 19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86790" cy="1552575"/>
                              </a:xfrm>
                              <a:prstGeom prst="straightConnector1">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xmlns:w16sdtfl="http://schemas.microsoft.com/office/word/2024/wordml/sdtformatlock" xmlns:w16du="http://schemas.microsoft.com/office/word/2023/wordml/word16du" xmlns:oel="http://schemas.microsoft.com/office/2019/extlst">
                  <w:pict w14:anchorId="0699ECC3">
                    <v:shape id="AutoShape 1919" style="position:absolute;margin-left:28.1pt;margin-top:29.25pt;width:77.7pt;height:122.25pt;flip:y;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red" strokeweight="3pt" type="#_x0000_t3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VvgJexgEAAGYDAAAOAAAAZHJzL2Uyb0RvYy54bWysU01v2zAMvQ/YfxB0X2xnSJsacXpIl126  LUC73hVJtoXJokAqcfLvJyleuo9bMR8ESiQfHx/p1f1psOyokQy4hlezkjPtJCjjuoZ/f95+WHJG  QTglLDjd8LMmfr9+/241+lrPoQerNLII4qgefcP7EHxdFCR7PQiagdcuOlvAQYR4xa5QKMaIPthi  XpY3xQioPILURPH14eLk64zftlqGb21LOjDb8Mgt5BPzuU9nsV6JukPheyMnGuINLAZhXCx6hXoQ  QbADmn+gBiMRCNowkzAU0LZG6txD7KYq/+rmqRde516iOOSvMtH/g5Vfjxu3w0RdntyTfwT5g5iD  TS9cpzOB57OPg6uSVMXoqb6mpAv5HbL9+AVUjBGHAFmFU4sDa63xLykxgcdO2SnLfr7Krk+Byfh4  t7y5vYvDkdFVLRbzxe0iFxN1wknZHil81jCwZDScAgrT9WEDzsUJA15qiOMjhcTyNSElO9gaa/Og  rWNjwz8uq7LMrAisUcmb4gi7/cYiO4q4K9ttGb+Jxh9hCAenMlqvhfo02UEYe7FjdesmqZI6aRWp  3oM67/CXhHGYmea0eGlbfr/n7NffY/0TAAD//wMAUEsDBBQABgAIAAAAIQBHyQZO4AAAAAkBAAAP  AAAAZHJzL2Rvd25yZXYueG1sTI/NTsMwEITvSLyDtUjcqJ2UplUap0L8CCGE1BYewE22cUS8DrHb  hLdnOcFptJrRzLfFZnKdOOMQWk8akpkCgVT5uqVGw8f7080KRIiGatN5Qg3fGGBTXl4UJq/9SDs8  72MjuIRCbjTYGPtcylBZdCbMfI/E3tEPzkQ+h0bWgxm53HUyVSqTzrTEC9b0eG+x+tyfnIav2+rh  7VkuM4c7Oz0uX7cv47bR+vpquluDiDjFvzD84jM6lMx08Ceqg+g0LLKUk6yrBQj20yTJQBw0zNVc  gSwL+f+D8gcAAP//AwBQSwECLQAUAAYACAAAACEAtoM4kv4AAADhAQAAEwAAAAAAAAAAAAAAAAAA  AAAAW0NvbnRlbnRfVHlwZXNdLnhtbFBLAQItABQABgAIAAAAIQA4/SH/1gAAAJQBAAALAAAAAAAA  AAAAAAAAAC8BAABfcmVscy8ucmVsc1BLAQItABQABgAIAAAAIQCVvgJexgEAAGYDAAAOAAAAAAAA  AAAAAAAAAC4CAABkcnMvZTJvRG9jLnhtbFBLAQItABQABgAIAAAAIQBHyQZO4AAAAAkBAAAPAAAA  AAAAAAAAAAAAACAEAABkcnMvZG93bnJldi54bWxQSwUGAAAAAAQABADzAAAALQUAAAAA  " w14:anchorId="15FBB8E9"/>
                  </w:pict>
                </mc:Fallback>
              </mc:AlternateContent>
              <mc:AlternateContent>
                <mc:Choice Requires="wps">
                  <w:drawing>
                    <wp:anchor distT="0" distB="0" distL="114300" distR="114300" simplePos="0" relativeHeight="251627008" behindDoc="0" locked="0" layoutInCell="1" allowOverlap="1" wp14:anchorId="11266329" wp14:editId="07777777">
                      <wp:simplePos x="0" y="0"/>
                      <wp:positionH relativeFrom="column">
                        <wp:posOffset>1678305</wp:posOffset>
                      </wp:positionH>
                      <wp:positionV relativeFrom="paragraph">
                        <wp:posOffset>1842135</wp:posOffset>
                      </wp:positionV>
                      <wp:extent cx="512445" cy="826135"/>
                      <wp:effectExtent l="20955" t="22860" r="19050" b="27305"/>
                      <wp:wrapNone/>
                      <wp:docPr id="1723048325" name="AutoShape 19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12445" cy="826135"/>
                              </a:xfrm>
                              <a:prstGeom prst="straightConnector1">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xmlns:w16sdtfl="http://schemas.microsoft.com/office/word/2024/wordml/sdtformatlock" xmlns:w16du="http://schemas.microsoft.com/office/word/2023/wordml/word16du" xmlns:oel="http://schemas.microsoft.com/office/2019/extlst">
                  <w:pict w14:anchorId="583CF95A">
                    <v:shape id="AutoShape 1916" style="position:absolute;margin-left:132.15pt;margin-top:145.05pt;width:40.35pt;height:65.05pt;flip:y;z-index:25161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red" strokeweight="3pt" type="#_x0000_t3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QBQfxQEAAGUDAAAOAAAAZHJzL2Uyb0RvYy54bWysU8Fu2zAMvQ/YPwi6L7bTpgiMOD2kyy7d  FqBd74os2cJkUSCV2Pn7SUqabuttmA8CJZKPj4/06n4aLDsqJAOu4dWs5Ew5Ca1xXcN/PG8/LTmj  IFwrLDjV8JMifr/++GE1+lrNoQfbKmQRxFE9+ob3Ifi6KEj2ahA0A69cdGrAQYR4xa5oUYwRfbDF  vCzvihGw9QhSEcXXh7OTrzO+1kqG71qTCsw2PHIL+cR87tNZrFei7lD43sgLDfEPLAZhXCx6hXoQ  QbADmndQg5EIBDrMJAwFaG2kyj3Ebqryr26eeuFV7iWKQ/4qE/0/WPntuHE7TNTl5J78I8ifxBxs  euE6lQk8n3wcXJWkKkZP9TUlXcjvkO3Hr9DGGHEIkFWYNA5MW+NfUmICj52yKct+usqupsBkfFxU  89vbBWcyupbzu+pmkWuJOsGkZI8UvigYWDIaTgGF6fqwAefigAHPJcTxkUIi+ZaQkh1sjbV5ztax  seE3y6osMykCa9rkTXGE3X5jkR1FXJXttozfhcYfYQgH12a0Xon288UOwtizHatbd1EqiZM2keo9  tKcdvioYZ5lpXvYuLcvv95z99nesfwEAAP//AwBQSwMEFAAGAAgAAAAhAB5FQ43hAAAACwEAAA8A  AABkcnMvZG93bnJldi54bWxMj8tOwzAQRfdI/IM1SOyo3TSkEOJUiIcQQkh9fYAbD0lEPA6x24S/  Z1jBbkZzdOfcYjW5TpxwCK0nDfOZAoFUedtSrWG/e766ARGiIWs6T6jhGwOsyvOzwuTWj7TB0zbW  gkMo5EZDE2OfSxmqBp0JM98j8e3DD85EXoda2sGMHO46mSiVSWda4g+N6fGhwepze3QavtLq8f1F  LjOHm2Z6Wr6tX8d1rfXlxXR/ByLiFP9g+NVndSjZ6eCPZIPoNCRZumCUh1s1B8HEIr3mdgcNaaIS  kGUh/3cofwAAAP//AwBQSwECLQAUAAYACAAAACEAtoM4kv4AAADhAQAAEwAAAAAAAAAAAAAAAAAA  AAAAW0NvbnRlbnRfVHlwZXNdLnhtbFBLAQItABQABgAIAAAAIQA4/SH/1gAAAJQBAAALAAAAAAAA  AAAAAAAAAC8BAABfcmVscy8ucmVsc1BLAQItABQABgAIAAAAIQC+QBQfxQEAAGUDAAAOAAAAAAAA  AAAAAAAAAC4CAABkcnMvZTJvRG9jLnhtbFBLAQItABQABgAIAAAAIQAeRUON4QAAAAsBAAAPAAAA  AAAAAAAAAAAAAB8EAABkcnMvZG93bnJldi54bWxQSwUGAAAAAAQABADzAAAALQUAAAAA  " w14:anchorId="00A45EB1"/>
                  </w:pict>
                </mc:Fallback>
              </mc:AlternateContent>
              <mc:AlternateContent>
                <mc:Choice Requires="wps">
                  <w:drawing>
                    <wp:anchor distT="0" distB="0" distL="114300" distR="114300" simplePos="0" relativeHeight="251625984" behindDoc="0" locked="0" layoutInCell="1" allowOverlap="1" wp14:anchorId="5104E3A8" wp14:editId="07777777">
                      <wp:simplePos x="0" y="0"/>
                      <wp:positionH relativeFrom="column">
                        <wp:posOffset>1383665</wp:posOffset>
                      </wp:positionH>
                      <wp:positionV relativeFrom="paragraph">
                        <wp:posOffset>2522220</wp:posOffset>
                      </wp:positionV>
                      <wp:extent cx="284480" cy="153670"/>
                      <wp:effectExtent l="21590" t="26670" r="27305" b="19685"/>
                      <wp:wrapNone/>
                      <wp:docPr id="2136859442" name="AutoShape 19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4480" cy="153670"/>
                              </a:xfrm>
                              <a:prstGeom prst="straightConnector1">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xmlns:w16sdtfl="http://schemas.microsoft.com/office/word/2024/wordml/sdtformatlock" xmlns:w16du="http://schemas.microsoft.com/office/word/2023/wordml/word16du" xmlns:oel="http://schemas.microsoft.com/office/2019/extlst">
                  <w:pict w14:anchorId="67F6A30E">
                    <v:shape id="AutoShape 1915" style="position:absolute;margin-left:108.95pt;margin-top:198.6pt;width:22.4pt;height:12.1pt;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red" strokeweight="3pt" type="#_x0000_t3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rll8iwQEAAFsDAAAOAAAAZHJzL2Uyb0RvYy54bWysU8Fu2zAMvQ/YPwi6L7bTrguMOD2kyy7d  FqDdByiybAuVRYFU4uTvR6lJVmy3oT4IlEg+Pj7Sy/vj6MTBIFnwjaxmpRTGa2it7xv563nzaSEF  ReVb5cCbRp4MyfvVxw/LKdRmDgO41qBgEE/1FBo5xBjqoiA9mFHRDILx7OwARxX5in3RopoYfXTF  vCzvigmwDQjaEPHrw6tTrjJ+1xkdf3YdmShcI5lbzCfmc5fOYrVUdY8qDFafaaj/YDEq67noFepB  RSX2aP+BGq1GIOjiTMNYQNdZbXIP3E1V/tXN06CCyb2wOBSuMtH7weofh7XfYqKuj/4pPIJ+IeFh  PSjfm0zg+RR4cFWSqpgC1deUdKGwRbGbvkPLMWofIatw7HBMkNyfOGaxT1exzTEKzY/zxe3tgkei  2VV9vrn7kodRqPqSHJDiNwOjSEYjKaKy/RDX4D2PFbDKpdThkWKipupLQqrsYWOdy9N1XkyNvFlU  ZZkzCJxtkzfFEfa7tUNxULwgm03JX26UPW/DEPa+zWiDUe3Xsx2Vda82V3f+rE+SJO0f1TtoT1u8  6MYTzDTP25ZW5O09Z//5J1a/AQAA//8DAFBLAwQUAAYACAAAACEA9nLB1eIAAAALAQAADwAAAGRy  cy9kb3ducmV2LnhtbEyPwU7DMBBE70j8g7VI3KgTN2rakE2FQCC4ILXlADc3NkmEvY5ip0379bgn  OK7maeZtuZ6sYQc9+M4RQjpLgGmqneqoQfjYPd8tgfkgSUnjSCOctId1dX1VykK5I230YRsaFkvI  FxKhDaEvOPd1q630M9dritm3G6wM8RwargZ5jOXWcJEkC25lR3Ghlb1+bHX9sx0twusbZWbz2X+d  xvn709ktX6TdCcTbm+nhHljQU/iD4aIf1aGKTns3kvLMIIg0X0UUYb7KBbBIiIXIge0RMpFmwKuS  //+h+gUAAP//AwBQSwECLQAUAAYACAAAACEAtoM4kv4AAADhAQAAEwAAAAAAAAAAAAAAAAAAAAAA  W0NvbnRlbnRfVHlwZXNdLnhtbFBLAQItABQABgAIAAAAIQA4/SH/1gAAAJQBAAALAAAAAAAAAAAA  AAAAAC8BAABfcmVscy8ucmVsc1BLAQItABQABgAIAAAAIQDrll8iwQEAAFsDAAAOAAAAAAAAAAAA  AAAAAC4CAABkcnMvZTJvRG9jLnhtbFBLAQItABQABgAIAAAAIQD2csHV4gAAAAsBAAAPAAAAAAAA  AAAAAAAAABsEAABkcnMvZG93bnJldi54bWxQSwUGAAAAAAQABADzAAAAKgUAAAAA  " w14:anchorId="25C0BB1B"/>
                  </w:pict>
                </mc:Fallback>
              </mc:AlternateContent>
              <mc:AlternateContent>
                <mc:Choice Requires="wps">
                  <w:drawing>
                    <wp:anchor distT="0" distB="0" distL="114300" distR="114300" simplePos="0" relativeHeight="251623936" behindDoc="0" locked="0" layoutInCell="1" allowOverlap="1" wp14:anchorId="65BB35F1" wp14:editId="07777777">
                      <wp:simplePos x="0" y="0"/>
                      <wp:positionH relativeFrom="column">
                        <wp:posOffset>1343660</wp:posOffset>
                      </wp:positionH>
                      <wp:positionV relativeFrom="paragraph">
                        <wp:posOffset>376555</wp:posOffset>
                      </wp:positionV>
                      <wp:extent cx="977900" cy="565785"/>
                      <wp:effectExtent l="19685" t="24130" r="21590" b="19685"/>
                      <wp:wrapNone/>
                      <wp:docPr id="1553396152" name="AutoShape 19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7900" cy="565785"/>
                              </a:xfrm>
                              <a:prstGeom prst="straightConnector1">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xmlns:w16sdtfl="http://schemas.microsoft.com/office/word/2024/wordml/sdtformatlock" xmlns:w16du="http://schemas.microsoft.com/office/word/2023/wordml/word16du" xmlns:oel="http://schemas.microsoft.com/office/2019/extlst">
                  <w:pict w14:anchorId="1D87A131">
                    <v:shape id="AutoShape 1913" style="position:absolute;margin-left:105.8pt;margin-top:29.65pt;width:77pt;height:44.55pt;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red" strokeweight="3pt" type="#_x0000_t3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pQzIwvwEAAFsDAAAOAAAAZHJzL2Uyb0RvYy54bWysU01v2zAMvQ/YfxB0X+x0SJMacXpIl126  LUC7H8DIsi1UFgVKiZN/P0pN0n3chvpAiKL4+PhIL++PgxUHTcGgq+V0UkqhncLGuK6WP583nxZS  hAiuAYtO1/Kkg7xfffywHH2lb7BH22gSDOJCNfpa9jH6qiiC6vUAYYJeOw62SANEdqkrGoKR0Qdb  3JTlbTEiNZ5Q6RD49uE1KFcZv221ij/aNugobC2ZW8yWst0lW6yWUHUEvjfqTAP+g8UAxnHRK9QD  RBB7Mv9ADUYRBmzjROFQYNsapXMP3M20/Kubpx68zr2wOMFfZQrvB6u+H9ZuS4m6Oron/4jqJQiH  6x5cpzOB55PnwU2TVMXoQ3VNSU7wWxK78Rs2/Ab2EbMKx5aGBMn9iWMW+3QVWx+jUHx5N5/flTwS  xaHZ7Wy+mOUKUF2SPYX4VeMg0qGWIRKYro9rdI7HijTNpeDwGGKiBtUlIVV2uDHW5ulaJ8Zafl5M  uVoKBbSmSdHsULdbWxIH4AXZbEr+zjT+eEa4d01G6zU0X87nCMa+nrm6dWd9kiRp/0K1w+a0pYtu  PMFM87xtaUV+93P22z+x+gUAAP//AwBQSwMEFAAGAAgAAAAhAN5v7YbhAAAACgEAAA8AAABkcnMv  ZG93bnJldi54bWxMj8tOwzAQRfdI/IM1SOyo82qUhjgVAoFgU6ktC7pzY5NE2OModtqUr2dYwXJm  ju6cW61na9hJj753KCBeRMA0Nk712Ap43z/fFcB8kKikcagFXLSHdX19VclSuTNu9WkXWkYh6Esp  oAthKDn3Taet9As3aKTbpxutDDSOLVejPFO4NTyJopxb2SN96OSgHzvdfO0mK+D1DTOz/RgOlynd  PH274kXafSLE7c38cA8s6Dn8wfCrT+pQk9PRTag8MwKSOM4JFbBcpcAISPMlLY5EZkUGvK74/wr1  DwAAAP//AwBQSwECLQAUAAYACAAAACEAtoM4kv4AAADhAQAAEwAAAAAAAAAAAAAAAAAAAAAAW0Nv  bnRlbnRfVHlwZXNdLnhtbFBLAQItABQABgAIAAAAIQA4/SH/1gAAAJQBAAALAAAAAAAAAAAAAAAA  AC8BAABfcmVscy8ucmVsc1BLAQItABQABgAIAAAAIQBpQzIwvwEAAFsDAAAOAAAAAAAAAAAAAAAA  AC4CAABkcnMvZTJvRG9jLnhtbFBLAQItABQABgAIAAAAIQDeb+2G4QAAAAoBAAAPAAAAAAAAAAAA  AAAAABkEAABkcnMvZG93bnJldi54bWxQSwUGAAAAAAQABADzAAAAJwUAAAAA  " w14:anchorId="48B0508E"/>
                  </w:pict>
                </mc:Fallback>
              </mc:AlternateContent>
              <w:drawing>
                <wp:inline distT="0" distB="0" distL="0" distR="0" wp14:anchorId="16240BD8" wp14:editId="07777777">
                  <wp:extent cx="2514600" cy="2609850"/>
                  <wp:effectExtent l="0" t="0" r="0" b="0"/>
                  <wp:docPr id="1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514600" cy="2609850"/>
                          </a:xfrm>
                          <a:prstGeom prst="rect">
                            <a:avLst/>
                          </a:prstGeom>
                          <a:noFill/>
                          <a:ln>
                            <a:noFill/>
                          </a:ln>
                        </pic:spPr>
                      </pic:pic>
                    </a:graphicData>
                  </a:graphic>
                </wp:inline>
              </w:drawing>
            </w:r>
          </w:p>
        </w:tc>
      </w:tr>
      <w:tr w:rsidRPr="00FD574B" w:rsidR="00C4644D" w:rsidTr="1B71330A" w14:paraId="539FEEB9" w14:textId="77777777">
        <w:trPr>
          <w:gridBefore w:val="1"/>
        </w:trPr>
        <w:tc>
          <w:tcPr>
            <w:tcW w:w="4313" w:type="dxa"/>
            <w:tcMar/>
          </w:tcPr>
          <w:p w:rsidRPr="00FD574B" w:rsidR="00C4644D" w:rsidP="001474D1" w:rsidRDefault="006B1BD9" w14:paraId="175AC6CF" w14:textId="77777777">
            <w:pPr>
              <w:keepNext/>
              <w:rPr>
                <w:rFonts w:eastAsia="標楷體"/>
                <w:sz w:val="20"/>
                <w:szCs w:val="20"/>
              </w:rPr>
            </w:pPr>
            <w:r>
              <w:rPr>
                <w:rFonts w:eastAsia="標楷體"/>
                <w:sz w:val="20"/>
                <w:szCs w:val="20"/>
              </w:rPr>
              <w:t xml:space="preserve">圖 2-7公司組織邊界 (MAKALOT GARMENTS(CAMBODIA) CO.,LTD " BRANCH 3")</w:t>
            </w:r>
          </w:p>
        </w:tc>
        <w:tc>
          <w:tcPr>
            <w:tcW w:w="4563" w:type="dxa"/>
            <w:tcMar/>
          </w:tcPr>
          <w:p w:rsidRPr="00FD574B" w:rsidR="00C4644D" w:rsidP="00F45A15" w:rsidRDefault="00145E2A" w14:paraId="657FDA4B" w14:textId="77777777">
            <w:pPr>
              <w:rPr>
                <w:rFonts w:eastAsia="標楷體"/>
                <w:sz w:val="20"/>
                <w:szCs w:val="20"/>
              </w:rPr>
            </w:pPr>
            <w:r>
              <w:rPr>
                <w:rFonts w:eastAsia="標楷體"/>
                <w:sz w:val="20"/>
                <w:szCs w:val="20"/>
              </w:rPr>
              <w:t xml:space="preserve">圖2-8 公司組織邊界 (MOHA Garments Co., LTD.)</w:t>
            </w:r>
          </w:p>
        </w:tc>
      </w:tr>
      <w:tr w:rsidRPr="00FD574B" w:rsidR="00C4644D" w:rsidTr="1B71330A" w14:paraId="383A76B5" w14:textId="77777777">
        <w:trPr>
          <w:gridBefore w:val="1"/>
          <w:trHeight w:val="3118"/>
        </w:trPr>
        <w:tc>
          <w:tcPr>
            <w:tcW w:w="4313" w:type="dxa"/>
            <w:tcMar/>
          </w:tcPr>
          <w:p w:rsidRPr="00FD574B" w:rsidR="00C4644D" w:rsidP="00D179BE" w:rsidRDefault="00E461EB" w14:paraId="054C2B90" w14:textId="77777777">
            <w:pPr>
              <w:jc w:val="center"/>
              <w:rPr>
                <w:rFonts w:eastAsia="標楷體"/>
                <w:sz w:val="20"/>
                <w:szCs w:val="20"/>
              </w:rPr>
            </w:pPr>
            <w:r>
              <w:rPr>
                <w:rFonts w:eastAsia="標楷體"/>
                <w:noProof/>
                <w:sz w:val="20"/>
                <w:szCs w:val="20"/>
              </w:rPr>
              <mc:AlternateContent>
                <mc:Choice Requires="wps">
                  <w:drawing>
                    <wp:anchor distT="0" distB="0" distL="114300" distR="114300" simplePos="0" relativeHeight="251641344" behindDoc="0" locked="0" layoutInCell="1" allowOverlap="1" wp14:anchorId="5EC2D965" wp14:editId="07777777">
                      <wp:simplePos x="0" y="0"/>
                      <wp:positionH relativeFrom="column">
                        <wp:posOffset>1993900</wp:posOffset>
                      </wp:positionH>
                      <wp:positionV relativeFrom="paragraph">
                        <wp:posOffset>325120</wp:posOffset>
                      </wp:positionV>
                      <wp:extent cx="185420" cy="625475"/>
                      <wp:effectExtent l="22225" t="20320" r="20955" b="20955"/>
                      <wp:wrapNone/>
                      <wp:docPr id="1922290746" name="AutoShape 19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85420" cy="625475"/>
                              </a:xfrm>
                              <a:prstGeom prst="straightConnector1">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xmlns:w16sdtfl="http://schemas.microsoft.com/office/word/2024/wordml/sdtformatlock" xmlns:w16du="http://schemas.microsoft.com/office/word/2023/wordml/word16du" xmlns:oel="http://schemas.microsoft.com/office/2019/extlst">
                  <w:pict w14:anchorId="5BBFEB9C">
                    <v:shape id="AutoShape 1930" style="position:absolute;margin-left:157pt;margin-top:25.6pt;width:14.6pt;height:49.25pt;flip:x y;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red" strokeweight="3pt" type="#_x0000_t3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55UUQygEAAG8DAAAOAAAAZHJzL2Uyb0RvYy54bWysU8Fu2zAMvQ/YPwi6L3aypguMOD2ky3bo  tgBtd1ck2RYmiwKpxM7fT1K8dFtvw3wQSFF8fOSj13djb9lJIxlwNZ/PSs60k6CMa2v+/LR7t+KM  gnBKWHC65mdN/G7z9s168JVeQAdWaWQRxFE1+Jp3IfiqKEh2uhc0A69dDDaAvQjRxbZQKIaI3tti  UZa3xQCoPILURPH2/hLkm4zfNFqGb01DOjBb88gt5BPzeUhnsVmLqkXhOyMnGuIfWPTCuFj0CnUv  gmBHNK+geiMRCJowk9AX0DRG6txD7GZe/tXNYye8zr3E4ZC/jon+H6z8etq6PSbqcnSP/gHkD2IO  tp1wrc4Ens4+CjdPoyoGT9U1JTnk98gOwxdQ8Y04BshTGBvsWWON/5wSs/U9WalM7JmNWYDzVQA9  Bibj5Xy1vFlEmWQM3S6WNx+WuaqoEmBK9kjhk4aeJaPmFFCYtgtbcC5KDXgpIU4PFBLdl4SU7GBn  rM2KW8eGmr9fzcsykyKwRqVoekfYHrYW2UnEpdntyvhNNP54hnB0KqN1WqiPkx2EsRc7Vrdumlka  U9pJqg6gznv8NcuoaqY5bWBam9/9nP3yn2x+AgAA//8DAFBLAwQUAAYACAAAACEAc5noht8AAAAK  AQAADwAAAGRycy9kb3ducmV2LnhtbEyPTU/DMAyG70j8h8hIXNCWfo1BaTpNSFyQODCmndPGtNUS  p2qyrfv3mBPcbPnR6+etNrOz4oxTGDwpSJcJCKTWm4E6Bfuvt8UTiBA1GW09oYIrBtjUtzeVLo2/  0Ceed7ETHEKh1Ar6GMdSytD26HRY+hGJb99+cjryOnXSTPrC4c7KLEkepdMD8Ydej/jaY3vcnZyC  ZDuvDk32cD1a2h/a5h3dx4hK3d/N2xcQEef4B8OvPqtDzU6NP5EJwirI04K7RAWrNAPBQF7kPDRM  Fs9rkHUl/1eofwAAAP//AwBQSwECLQAUAAYACAAAACEAtoM4kv4AAADhAQAAEwAAAAAAAAAAAAAA  AAAAAAAAW0NvbnRlbnRfVHlwZXNdLnhtbFBLAQItABQABgAIAAAAIQA4/SH/1gAAAJQBAAALAAAA  AAAAAAAAAAAAAC8BAABfcmVscy8ucmVsc1BLAQItABQABgAIAAAAIQD55UUQygEAAG8DAAAOAAAA  AAAAAAAAAAAAAC4CAABkcnMvZTJvRG9jLnhtbFBLAQItABQABgAIAAAAIQBzmeiG3wAAAAoBAAAP  AAAAAAAAAAAAAAAAACQEAABkcnMvZG93bnJldi54bWxQSwUGAAAAAAQABADzAAAAMAUAAAAA  " w14:anchorId="61DA3630"/>
                  </w:pict>
                </mc:Fallback>
              </mc:AlternateContent>
              <mc:AlternateContent>
                <mc:Choice Requires="wps">
                  <w:drawing>
                    <wp:anchor distT="0" distB="0" distL="114300" distR="114300" simplePos="0" relativeHeight="251640320" behindDoc="0" locked="0" layoutInCell="1" allowOverlap="1" wp14:anchorId="310AD0DB" wp14:editId="07777777">
                      <wp:simplePos x="0" y="0"/>
                      <wp:positionH relativeFrom="column">
                        <wp:posOffset>1056005</wp:posOffset>
                      </wp:positionH>
                      <wp:positionV relativeFrom="paragraph">
                        <wp:posOffset>325120</wp:posOffset>
                      </wp:positionV>
                      <wp:extent cx="937895" cy="495300"/>
                      <wp:effectExtent l="27305" t="20320" r="25400" b="27305"/>
                      <wp:wrapNone/>
                      <wp:docPr id="2147329241" name="AutoShape 19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37895" cy="495300"/>
                              </a:xfrm>
                              <a:prstGeom prst="straightConnector1">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xmlns:w16sdtfl="http://schemas.microsoft.com/office/word/2024/wordml/sdtformatlock" xmlns:w16du="http://schemas.microsoft.com/office/word/2023/wordml/word16du" xmlns:oel="http://schemas.microsoft.com/office/2019/extlst">
                  <w:pict w14:anchorId="68127D47">
                    <v:shape id="AutoShape 1929" style="position:absolute;margin-left:83.15pt;margin-top:25.6pt;width:73.85pt;height:39pt;flip:y;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red" strokeweight="3pt" type="#_x0000_t3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8DCplxQEAAGUDAAAOAAAAZHJzL2Uyb0RvYy54bWysU01v2zAMvQ/YfxB0X+w065YYcXpIl126  LUC73RV92MJkUaCUOPn3o5QsHbpbUR8IURQfHx/p5d1xcOygMVrwLZ9Oas60l6Cs71r+82nzYc5Z  TMIr4cDrlp905Her9++WY2j0DfTglEZGID42Y2h5n1JoqirKXg8iTiBoT0EDOIhELnaVQjES+uCq  m7r+VI2AKiBIHSPd3p+DfFXwjdEy/TAm6sRcy4lbKhaL3WVbrZai6VCE3soLDfEKFoOwnopeoe5F  EmyP9j+owUqECCZNJAwVGGOlLj1QN9P6RTePvQi69ELixHCVKb4drPx+WPstZury6B/DA8jfkXlY  98J3uhB4OgUa3DRLVY0hNteU7MSwRbYbv4GiN2KfoKhwNDgw42z4lRMzOHXKjkX201V2fUxM0uVi  9nm+uOVMUujj4nZWl7FUoskwOTlgTF81DCwfWh4TCtv1aQ3e04ABzyXE4SGmTPI5ISd72Fjnypyd  Z2PLZ/MpVcihCM6qHC0Odru1Q3YQtCqbTU1fafnFM4S9VwWt10J9uZyTsO58purOX5TK4uRNjM0O  1GmLfxWkWRaal73Ly/KvX7Kf/47VHwAAAP//AwBQSwMEFAAGAAgAAAAhAMMoDc/fAAAACgEAAA8A  AABkcnMvZG93bnJldi54bWxMj81OwzAQhO9IvIO1SNyok7SkEOJUiB8hhJD69wBuvMQR8TrEbhPe  nuUEx9GMZr4pV5PrxAmH0HpSkM4SEEi1Ny01Cva756sbECFqMrrzhAq+McCqOj8rdWH8SBs8bWMj  uIRCoRXYGPtCylBbdDrMfI/E3ocfnI4sh0aaQY9c7jqZJUkunW6JF6zu8cFi/bk9OgVfi/rx/UUu  c4cbOz0t39av47pR6vJiur8DEXGKf2H4xWd0qJjp4I9kguhY5/mcowqu0wwEB+bpgs8d2MluM5BV  Kf9fqH4AAAD//wMAUEsBAi0AFAAGAAgAAAAhALaDOJL+AAAA4QEAABMAAAAAAAAAAAAAAAAAAAAA  AFtDb250ZW50X1R5cGVzXS54bWxQSwECLQAUAAYACAAAACEAOP0h/9YAAACUAQAACwAAAAAAAAAA  AAAAAAAvAQAAX3JlbHMvLnJlbHNQSwECLQAUAAYACAAAACEA/AwqZcUBAABlAwAADgAAAAAAAAAA  AAAAAAAuAgAAZHJzL2Uyb0RvYy54bWxQSwECLQAUAAYACAAAACEAwygNz98AAAAKAQAADwAAAAAA  AAAAAAAAAAAfBAAAZHJzL2Rvd25yZXYueG1sUEsFBgAAAAAEAAQA8wAAACsFAAAAAA==  " w14:anchorId="0F30FBD2"/>
                  </w:pict>
                </mc:Fallback>
              </mc:AlternateContent>
              <mc:AlternateContent>
                <mc:Choice Requires="wps">
                  <w:drawing>
                    <wp:anchor distT="0" distB="0" distL="114300" distR="114300" simplePos="0" relativeHeight="251639296" behindDoc="0" locked="0" layoutInCell="1" allowOverlap="1" wp14:anchorId="1D37275A" wp14:editId="07777777">
                      <wp:simplePos x="0" y="0"/>
                      <wp:positionH relativeFrom="column">
                        <wp:posOffset>727075</wp:posOffset>
                      </wp:positionH>
                      <wp:positionV relativeFrom="paragraph">
                        <wp:posOffset>749300</wp:posOffset>
                      </wp:positionV>
                      <wp:extent cx="323850" cy="71120"/>
                      <wp:effectExtent l="22225" t="25400" r="25400" b="27305"/>
                      <wp:wrapNone/>
                      <wp:docPr id="1777970810" name="AutoShape 19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323850" cy="71120"/>
                              </a:xfrm>
                              <a:prstGeom prst="straightConnector1">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xmlns:w16sdtfl="http://schemas.microsoft.com/office/word/2024/wordml/sdtformatlock" xmlns:w16du="http://schemas.microsoft.com/office/word/2023/wordml/word16du" xmlns:oel="http://schemas.microsoft.com/office/2019/extlst">
                  <w:pict w14:anchorId="4319B23C">
                    <v:shape id="AutoShape 1928" style="position:absolute;margin-left:57.25pt;margin-top:59pt;width:25.5pt;height:5.6pt;flip:x y;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red" strokeweight="3pt" type="#_x0000_t3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j9LZoyQEAAG4DAAAOAAAAZHJzL2Uyb0RvYy54bWysU8Fu2zAMvQ/YPwi+L7ZTbAuMOD2ky3bo  tgDtelck2RYmiwKpxMnfj1LStNhuxXwQSFF8fOSjl7fH0YmDQbLg26KeVYUwXoG2vm+LX4+bD4tC  UJReSwfetMXJUHG7ev9uOYXGzGEApw0KBvHUTKEthhhDU5akBjNKmkEwnoMd4Cgju9iXGuXE6KMr  51X1qZwAdUBQhohv787BYpXxu86o+LPryETh2oK5xXxiPnfpLFdL2fQow2DVhYZ8A4tRWs9Fr1B3  MkqxR/sP1GgVAkEXZwrGErrOKpN74G7q6q9uHgYZTO6Fh0PhOib6f7Dqx2Htt5ioq6N/CPegfpPw  sB6k700m8HgKLFydRlVOgZprSnIobFHspu+g+Y3cR8hTOHY4is7Z8C0lZuspWakM9yyOWYDTVQBz  jELx5c38ZvGRZVIc+lzX86xPKZuEl3IDUvxqYBTJaAuKKG0/xDV4z0oDnivIwz3FxPYlISV72Fjn  suDOi4mrLeqqypwInNUpmt4R9ru1Q3GQvDObTcVf7p0jr58h7L3OaIOR+svFjtK6s83Vnb+MLE0p  rSQ1O9CnLT6PkkXNNC8LmLbmtZ+zX36T1R8AAAD//wMAUEsDBBQABgAIAAAAIQB7Dd6K3AAAAAsB  AAAPAAAAZHJzL2Rvd25yZXYueG1sTE9BbsIwELxX4g/WIvVSgUPUIEjjIFSpl0o9FBBnJ94mEfY6  ig2E33dzam8zO6PZmWI3OituOITOk4LVMgGBVHvTUaPgdPxYbECEqMlo6wkVPDDArpw9FTo3/k7f  eDvERnAIhVwraGPscylD3aLTYel7JNZ+/OB0ZDo00gz6zuHOyjRJ1tLpjvhDq3t8b7G+HK5OQbIf  s3OVvjwulk7nuvpE99WjUs/zcf8GIuIY/8ww1efqUHKnyl/JBGGZr14ztk5gw6MmxzrjS8Ug3aYg  y0L+31D+AgAA//8DAFBLAQItABQABgAIAAAAIQC2gziS/gAAAOEBAAATAAAAAAAAAAAAAAAAAAAA  AABbQ29udGVudF9UeXBlc10ueG1sUEsBAi0AFAAGAAgAAAAhADj9If/WAAAAlAEAAAsAAAAAAAAA  AAAAAAAALwEAAF9yZWxzLy5yZWxzUEsBAi0AFAAGAAgAAAAhAGP0tmjJAQAAbgMAAA4AAAAAAAAA  AAAAAAAALgIAAGRycy9lMm9Eb2MueG1sUEsBAi0AFAAGAAgAAAAhAHsN3orcAAAACwEAAA8AAAAA  AAAAAAAAAAAAIwQAAGRycy9kb3ducmV2LnhtbFBLBQYAAAAABAAEAPMAAAAsBQAAAAA=  " w14:anchorId="4CE444C3"/>
                  </w:pict>
                </mc:Fallback>
              </mc:AlternateContent>
              <mc:AlternateContent>
                <mc:Choice Requires="wps">
                  <w:drawing>
                    <wp:anchor distT="0" distB="0" distL="114300" distR="114300" simplePos="0" relativeHeight="251638272" behindDoc="0" locked="0" layoutInCell="1" allowOverlap="1" wp14:anchorId="7FB79DD9" wp14:editId="07777777">
                      <wp:simplePos x="0" y="0"/>
                      <wp:positionH relativeFrom="column">
                        <wp:posOffset>298450</wp:posOffset>
                      </wp:positionH>
                      <wp:positionV relativeFrom="paragraph">
                        <wp:posOffset>756285</wp:posOffset>
                      </wp:positionV>
                      <wp:extent cx="428625" cy="775970"/>
                      <wp:effectExtent l="22225" t="22860" r="25400" b="20320"/>
                      <wp:wrapNone/>
                      <wp:docPr id="883685758" name="AutoShape 19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28625" cy="775970"/>
                              </a:xfrm>
                              <a:prstGeom prst="straightConnector1">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xmlns:w16sdtfl="http://schemas.microsoft.com/office/word/2024/wordml/sdtformatlock" xmlns:w16du="http://schemas.microsoft.com/office/word/2023/wordml/word16du" xmlns:oel="http://schemas.microsoft.com/office/2019/extlst">
                  <w:pict w14:anchorId="143393C6">
                    <v:shape id="AutoShape 1927" style="position:absolute;margin-left:23.5pt;margin-top:59.55pt;width:33.75pt;height:61.1pt;flip:y;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red" strokeweight="3pt" type="#_x0000_t3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q7LXOxwEAAGUDAAAOAAAAZHJzL2Uyb0RvYy54bWysU01v2zAMvQ/YfxB0X+xka5MZcXpIl126  LUC73RV92MJkUSCVOPn3k5QsLbZbUR8EUiSfHh/p5d1xcOygkSz4lk8nNWfaS1DWdy3/+bT5sOCM  ovBKOPC65SdN/G71/t1yDI2eQQ9OaWQJxFMzhpb3MYamqkj2ehA0gaB9ChrAQcTkYlcpFGNCH1w1  q+vbagRUAUFqonR7fw7yVcE3Rsv4wxjSkbmWJ26xnFjOXT6r1VI0HYrQW3mhIV7BYhDWp0evUPci  CrZH+x/UYCUCgYkTCUMFxlipSw+pm2n9TzePvQi69JLEoXCVid4OVn4/rP0WM3V59I/hAeRvYh7W  vfCdLgSeTiENbpqlqsZAzbUkOxS2yHbjN1ApR+wjFBWOBgdmnA2/cmEGT52yY5H9dJVdHyOT6fLT  bHE7u+FMptB8fvN5XsZSiSbD5OKAFL9qGFg2Wk4Rhe36uAbv04ABz0+IwwPFTPK5IBd72Fjnypyd  Z2PLPy6mdV1IETircjTnEXa7tUN2EGlVNps6faXlFHmZhrD3qqD1WqgvFzsK6852et35i1JZnLyJ  1OxAnbb4V8E0y0Lzsnd5WV76pfr571j9AQAA//8DAFBLAwQUAAYACAAAACEA9K3F++AAAAAKAQAA  DwAAAGRycy9kb3ducmV2LnhtbEyPzU7DMBCE70i8g7WVuFHHJTQQ4lSIHyFUIfXvAdx4G0fE6xC7  TXh73BM9zs5o9ptiMdqWnbD3jSMJYpoAQ6qcbqiWsNu+3z4A80GRVq0jlPCLHhbl9VWhcu0GWuNp  E2oWS8jnSoIJocs595VBq/zUdUjRO7jeqhBlX3PdqyGW25bPkmTOrWoofjCqwxeD1ffmaCX8pNXr  1wfP5hbXZnzLlqvPYVVLeTMZn5+ABRzDfxjO+BEdysi0d0fSnrUS0ixOCfEuHgWwc0Ck98D2Emap  uANeFvxyQvkHAAD//wMAUEsBAi0AFAAGAAgAAAAhALaDOJL+AAAA4QEAABMAAAAAAAAAAAAAAAAA  AAAAAFtDb250ZW50X1R5cGVzXS54bWxQSwECLQAUAAYACAAAACEAOP0h/9YAAACUAQAACwAAAAAA  AAAAAAAAAAAvAQAAX3JlbHMvLnJlbHNQSwECLQAUAAYACAAAACEAquy1zscBAABlAwAADgAAAAAA  AAAAAAAAAAAuAgAAZHJzL2Uyb0RvYy54bWxQSwECLQAUAAYACAAAACEA9K3F++AAAAAKAQAADwAA  AAAAAAAAAAAAAAAhBAAAZHJzL2Rvd25yZXYueG1sUEsFBgAAAAAEAAQA8wAAAC4FAAAAAA==  " w14:anchorId="13A8526D"/>
                  </w:pict>
                </mc:Fallback>
              </mc:AlternateContent>
              <mc:AlternateContent>
                <mc:Choice Requires="wps">
                  <w:drawing>
                    <wp:anchor distT="0" distB="0" distL="114300" distR="114300" simplePos="0" relativeHeight="251637248" behindDoc="0" locked="0" layoutInCell="1" allowOverlap="1" wp14:anchorId="2EAB53F6" wp14:editId="07777777">
                      <wp:simplePos x="0" y="0"/>
                      <wp:positionH relativeFrom="column">
                        <wp:posOffset>298450</wp:posOffset>
                      </wp:positionH>
                      <wp:positionV relativeFrom="paragraph">
                        <wp:posOffset>1537335</wp:posOffset>
                      </wp:positionV>
                      <wp:extent cx="47625" cy="76200"/>
                      <wp:effectExtent l="22225" t="22860" r="25400" b="24765"/>
                      <wp:wrapNone/>
                      <wp:docPr id="760598574" name="AutoShape 19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7625" cy="76200"/>
                              </a:xfrm>
                              <a:prstGeom prst="straightConnector1">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xmlns:w16sdtfl="http://schemas.microsoft.com/office/word/2024/wordml/sdtformatlock" xmlns:w16du="http://schemas.microsoft.com/office/word/2023/wordml/word16du" xmlns:oel="http://schemas.microsoft.com/office/2019/extlst">
                  <w:pict w14:anchorId="75B3A9E1">
                    <v:shape id="AutoShape 1926" style="position:absolute;margin-left:23.5pt;margin-top:121.05pt;width:3.75pt;height:6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red" strokeweight="3pt" type="#_x0000_t3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3Z7JxuwEAAFkDAAAOAAAAZHJzL2Uyb0RvYy54bWysU8Fu2zAMvQ/YPwi6L7azrSuMOD2kyy7d  FqDdBzCybAuTRYFSYufvR6lJNnS3oj4IpCg+Pj7Sq7t5tOKoKRh0jawWpRTaKWyN6xv562n74VaK  EMG1YNHpRp50kHfr9+9Wk6/1Ege0rSbBIC7Uk2/kEKOviyKoQY8QFui142CHNEJkl/qiJZgYfbTF  sixvigmp9YRKh8C3989Buc74XadV/Nl1QUdhG8ncYj4pn/t0FusV1D2BH4w604BXsBjBOC56hbqH  COJA5j+o0SjCgF1cKBwL7DqjdO6Bu6nKF908DuB17oXFCf4qU3g7WPXjuHE7StTV7B79A6rfQTjc  DOB6nQk8nTwPrkpSFZMP9TUlOcHvSOyn79jyGzhEzCrMHY0JkvsTcxb7dBVbz1Eovvz05Wb5WQrF  EbbKPIoC6kuqpxC/aRxFMhoZIoHph7hB53ioSFUuBMeHEBMxqC8Jqa7DrbE2z9Y6MTXy423FFVIo  oDVtimaH+v3GkjgCr8d2W/KX23zxjPDg2ow2aGi/nu0Ixj7bXN26szpJkLR9od5je9rRRTWeX6Z5  3rW0IP/6OfvvH7H+AwAA//8DAFBLAwQUAAYACAAAACEAEw1meOAAAAAJAQAADwAAAGRycy9kb3du  cmV2LnhtbEyPwU7DMBBE70j8g7VI3KiT4EAV4lQIBIJLpbYc4LZNliTCXkex06Z8PeYEx9kZzb4p  V7M14kCj7x1rSBcJCOLaNT23Gt52T1dLED4gN2gck4YTeVhV52clFo078oYO29CKWMK+QA1dCEMh  pa87sugXbiCO3qcbLYYox1Y2Ix5juTUyS5IbabHn+KHDgR46qr+2k9Xw8srKbN6Hj9N0vX78dstn  tLtM68uL+f4ORKA5/IXhFz+iQxWZ9m7ixgujQd3GKUFDprIURAzkKgexj4dcpSCrUv5fUP0AAAD/  /wMAUEsBAi0AFAAGAAgAAAAhALaDOJL+AAAA4QEAABMAAAAAAAAAAAAAAAAAAAAAAFtDb250ZW50  X1R5cGVzXS54bWxQSwECLQAUAAYACAAAACEAOP0h/9YAAACUAQAACwAAAAAAAAAAAAAAAAAvAQAA  X3JlbHMvLnJlbHNQSwECLQAUAAYACAAAACEAt2eycbsBAABZAwAADgAAAAAAAAAAAAAAAAAuAgAA  ZHJzL2Uyb0RvYy54bWxQSwECLQAUAAYACAAAACEAEw1meOAAAAAJAQAADwAAAAAAAAAAAAAAAAAV  BAAAZHJzL2Rvd25yZXYueG1sUEsFBgAAAAAEAAQA8wAAACIFAAAAAA==  " w14:anchorId="57FEC13D"/>
                  </w:pict>
                </mc:Fallback>
              </mc:AlternateContent>
              <mc:AlternateContent>
                <mc:Choice Requires="wps">
                  <w:drawing>
                    <wp:anchor distT="0" distB="0" distL="114300" distR="114300" simplePos="0" relativeHeight="251636224" behindDoc="0" locked="0" layoutInCell="1" allowOverlap="1" wp14:anchorId="0B9BBFCB" wp14:editId="07777777">
                      <wp:simplePos x="0" y="0"/>
                      <wp:positionH relativeFrom="column">
                        <wp:posOffset>365125</wp:posOffset>
                      </wp:positionH>
                      <wp:positionV relativeFrom="paragraph">
                        <wp:posOffset>1525270</wp:posOffset>
                      </wp:positionV>
                      <wp:extent cx="250190" cy="88265"/>
                      <wp:effectExtent l="22225" t="20320" r="22860" b="24765"/>
                      <wp:wrapNone/>
                      <wp:docPr id="977951686" name="AutoShape 19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50190" cy="88265"/>
                              </a:xfrm>
                              <a:prstGeom prst="straightConnector1">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xmlns:w16sdtfl="http://schemas.microsoft.com/office/word/2024/wordml/sdtformatlock" xmlns:w16du="http://schemas.microsoft.com/office/word/2023/wordml/word16du" xmlns:oel="http://schemas.microsoft.com/office/2019/extlst">
                  <w:pict w14:anchorId="09DC2694">
                    <v:shape id="AutoShape 1925" style="position:absolute;margin-left:28.75pt;margin-top:120.1pt;width:19.7pt;height:6.95pt;flip:x;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red" strokeweight="3pt" type="#_x0000_t3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PbPpxAEAAGQDAAAOAAAAZHJzL2Uyb0RvYy54bWysU8Fu2zAMvQ/YPwi6L7YztMiMOD2ky3bo  tgDtPkCRZFuYLAqkEjt/P0lx0229FfNBoETy8fGRXt9Ng2UnjWTANbxalJxpJ0EZ1zX859Puw4oz  CsIpYcHphp818bvN+3fr0dd6CT1YpZFFEEf16Bveh+DroiDZ60HQArx20dkCDiLEK3aFQjFG9MEW  y7K8LUZA5RGkJoqv9xcn32T8ttUy/Ghb0oHZhkduIZ+Yz0M6i81a1B0K3xs50xBvYDEI42LRK9S9  CIId0byCGoxEIGjDQsJQQNsaqXMPsZuq/Kebx154nXuJ4pC/ykT/D1Z+P23dHhN1OblH/wDyFzEH  2164TmcCT2cfB1clqYrRU31NSRfye2SH8RuoGCOOAbIKU4sDa63xX1NiAo+dsinLfr7KrqfAZHxc  3pTVpzgcGV2r1fL2JpcSdUJJuR4pfNEwsGQ0nAIK0/VhC87F+QJeKojTA4XE8SUhJTvYGWvzmK1j  Y8M/rqqyzJwIrFHJm+IIu8PWIjuJuCm7XRm/mcZfYQhHpzJar4X6PNtBGHuxY3XrZqGSNmkRqT6A  Ou/xWcA4ykxzXru0K3/ec/bLz7H5DQAA//8DAFBLAwQUAAYACAAAACEARB5eeOAAAAAJAQAADwAA  AGRycy9kb3ducmV2LnhtbEyPy07DMBBF90j8gzVI7KjTKA+axqkQDyGEkNrCB7jxNImIxyF2m/D3  DCtYzszRnXPLzWx7ccbRd44ULBcRCKTamY4aBR/vTze3IHzQZHTvCBV8o4dNdXlR6sK4iXZ43odG  cAj5QitoQxgKKX3dotV+4QYkvh3daHXgcWykGfXE4baXcRRl0uqO+EOrB7xvsf7cn6yCr6R+eHuW  eWZx186P+ev2Zdo2Sl1fzXdrEAHn8AfDrz6rQ8VOB3ci40WvIM1TJhXESRSDYGCVrUAceJEmS5BV  Kf83qH4AAAD//wMAUEsBAi0AFAAGAAgAAAAhALaDOJL+AAAA4QEAABMAAAAAAAAAAAAAAAAAAAAA  AFtDb250ZW50X1R5cGVzXS54bWxQSwECLQAUAAYACAAAACEAOP0h/9YAAACUAQAACwAAAAAAAAAA  AAAAAAAvAQAAX3JlbHMvLnJlbHNQSwECLQAUAAYACAAAACEAhD2z6cQBAABkAwAADgAAAAAAAAAA  AAAAAAAuAgAAZHJzL2Uyb0RvYy54bWxQSwECLQAUAAYACAAAACEARB5eeOAAAAAJAQAADwAAAAAA  AAAAAAAAAAAeBAAAZHJzL2Rvd25yZXYueG1sUEsFBgAAAAAEAAQA8wAAACsFAAAAAA==  " w14:anchorId="367E1073"/>
                  </w:pict>
                </mc:Fallback>
              </mc:AlternateContent>
              <mc:AlternateContent>
                <mc:Choice Requires="wps">
                  <w:drawing>
                    <wp:anchor distT="0" distB="0" distL="114300" distR="114300" simplePos="0" relativeHeight="251635200" behindDoc="0" locked="0" layoutInCell="1" allowOverlap="1" wp14:anchorId="65F5EA9A" wp14:editId="07777777">
                      <wp:simplePos x="0" y="0"/>
                      <wp:positionH relativeFrom="column">
                        <wp:posOffset>1109345</wp:posOffset>
                      </wp:positionH>
                      <wp:positionV relativeFrom="paragraph">
                        <wp:posOffset>950595</wp:posOffset>
                      </wp:positionV>
                      <wp:extent cx="1069975" cy="736600"/>
                      <wp:effectExtent l="23495" t="26670" r="20955" b="27305"/>
                      <wp:wrapNone/>
                      <wp:docPr id="2037105757" name="AutoShape 19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69975" cy="736600"/>
                              </a:xfrm>
                              <a:prstGeom prst="straightConnector1">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xmlns:w16sdtfl="http://schemas.microsoft.com/office/word/2024/wordml/sdtformatlock" xmlns:w16du="http://schemas.microsoft.com/office/word/2023/wordml/word16du" xmlns:oel="http://schemas.microsoft.com/office/2019/extlst">
                  <w:pict w14:anchorId="267A1B39">
                    <v:shape id="AutoShape 1924" style="position:absolute;margin-left:87.35pt;margin-top:74.85pt;width:84.25pt;height:58pt;flip:y;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red" strokeweight="3pt" type="#_x0000_t3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K2tXexQEAAGYDAAAOAAAAZHJzL2Uyb0RvYy54bWysU01v2zAMvQ/YfxB0X2y3WNoacXpIl126  LUC73hV92MJkUaCUOPn3o5QsHbrbUB8IURQfHx/pxf1hdGyvMVrwHW9mNWfaS1DW9x3/+bz+dMtZ  TMIr4cDrjh915PfLjx8WU2j1FQzglEZGID62U+j4kFJoqyrKQY8iziBoT0EDOIpELvaVQjER+uiq  q7qeVxOgCghSx0i3D6cgXxZ8Y7RMP4yJOjHXceKWisVit9lWy4VoexRhsPJMQ/wHi1FYT0UvUA8i  CbZD+w/UaCVCBJNmEsYKjLFSlx6om6Z+083TIIIuvZA4MVxkiu8HK7/vV36Dmbo8+KfwCPJXZB5W  g/C9LgSej4EG12SpqinE9pKSnRg2yLbTN1D0RuwSFBUOBkdmnA0vOTGDU6fsUGQ/XmTXh8QkXTb1  /O7u5jNnkmI31/N5XeZSiTbj5OyAMX3VMLJ86HhMKGw/pBV4TxMGPNUQ+8eYMsvXhJzsYW2dK4N2  nk0dv75tqEIORXBW5WhxsN+uHLK9oF1Zr2v6Ss9vniHsvCpogxbqy/mchHWnM1V3/ixVVievYmy3  oI4b/CMhDbPQPC9e3pa//ZL9+nssfwMAAP//AwBQSwMEFAAGAAgAAAAhAH0irivgAAAACwEAAA8A  AABkcnMvZG93bnJldi54bWxMj81OwzAQhO9IvIO1SNyoQxoSCHEqxI9QhZDawgO48RJHxOsQu014  e5YT3Ga0n2ZnqtXsenHEMXSeFFwuEhBIjTcdtQre354urkGEqMno3hMq+MYAq/r0pNKl8RNt8biL  reAQCqVWYGMcSilDY9HpsPADEt8+/Oh0ZDu20ox64nDXyzRJcul0R/zB6gHvLTafu4NT8JU1D6/P  ssgdbu38WLxs1tOmVer8bL67BRFxjn8w/Nbn6lBzp70/kAmiZ19kBaMsshsWTCyzZQpiryDNrwqQ  dSX/b6h/AAAA//8DAFBLAQItABQABgAIAAAAIQC2gziS/gAAAOEBAAATAAAAAAAAAAAAAAAAAAAA  AABbQ29udGVudF9UeXBlc10ueG1sUEsBAi0AFAAGAAgAAAAhADj9If/WAAAAlAEAAAsAAAAAAAAA  AAAAAAAALwEAAF9yZWxzLy5yZWxzUEsBAi0AFAAGAAgAAAAhAMra1d7FAQAAZgMAAA4AAAAAAAAA  AAAAAAAALgIAAGRycy9lMm9Eb2MueG1sUEsBAi0AFAAGAAgAAAAhAH0irivgAAAACwEAAA8AAAAA  AAAAAAAAAAAAHwQAAGRycy9kb3ducmV2LnhtbFBLBQYAAAAABAAEAPMAAAAsBQAAAAA=  " w14:anchorId="053637A9"/>
                  </w:pict>
                </mc:Fallback>
              </mc:AlternateContent>
              <mc:AlternateContent>
                <mc:Choice Requires="wps">
                  <w:drawing>
                    <wp:anchor distT="0" distB="0" distL="114300" distR="114300" simplePos="0" relativeHeight="251634176" behindDoc="0" locked="0" layoutInCell="1" allowOverlap="1" wp14:anchorId="060D9DD7" wp14:editId="07777777">
                      <wp:simplePos x="0" y="0"/>
                      <wp:positionH relativeFrom="column">
                        <wp:posOffset>615315</wp:posOffset>
                      </wp:positionH>
                      <wp:positionV relativeFrom="paragraph">
                        <wp:posOffset>1525270</wp:posOffset>
                      </wp:positionV>
                      <wp:extent cx="494030" cy="168275"/>
                      <wp:effectExtent l="24765" t="20320" r="24130" b="20955"/>
                      <wp:wrapNone/>
                      <wp:docPr id="1042073012" name="AutoShape 19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4030" cy="168275"/>
                              </a:xfrm>
                              <a:prstGeom prst="straightConnector1">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xmlns:w16sdtfl="http://schemas.microsoft.com/office/word/2024/wordml/sdtformatlock" xmlns:w16du="http://schemas.microsoft.com/office/word/2023/wordml/word16du" xmlns:oel="http://schemas.microsoft.com/office/2019/extlst">
                  <w:pict w14:anchorId="02D0DAF2">
                    <v:shape id="AutoShape 1923" style="position:absolute;margin-left:48.45pt;margin-top:120.1pt;width:38.9pt;height:13.25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red" strokeweight="3pt" type="#_x0000_t3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adAlLwAEAAFsDAAAOAAAAZHJzL2Uyb0RvYy54bWysU01v2zAMvQ/YfxB0X2ynXZcZcXpIl126  LUC7H8DIsi1MFgVSiZN/P0lN0n3chvkgUCL5+PhIL++PoxUHTWzQNbKalVJop7A1rm/k9+fNu4UU  HMC1YNHpRp40y/vV2zfLydd6jgPaVpOIII7ryTdyCMHXRcFq0CPwDL120dkhjRDilfqiJZgi+miL  eVneFRNS6wmVZo6vDy9Oucr4XadV+NZ1rIOwjYzcQj4pn7t0Fqsl1D2BH4w604B/YDGCcbHoFeoB  Aog9mb+gRqMIGbswUzgW2HVG6dxD7KYq/+jmaQCvcy9RHPZXmfj/waqvh7XbUqKuju7JP6L6wcLh  egDX60zg+eTj4KokVTF5rq8p6cJ+S2I3fcE2xsA+YFbh2NGYIGN/4pjFPl3F1scgVHy8/Xhb3sSR  qOiq7hbzD+9zBagvyZ44fNY4imQ0kgOB6YewRufiWJGqXAoOjxwSNagvCamyw42xNk/XOjE18mZR  lWXOYLSmTd4Ux9Tv1pbEAeKCbDZl/M40fgsj3Ls2ow0a2k9nO4CxL3asbt1ZnyRJ2j+ud9ietnTR  LU4w0zxvW1qRX+85+/WfWP0EAAD//wMAUEsDBBQABgAIAAAAIQCPxogf4QAAAAoBAAAPAAAAZHJz  L2Rvd25yZXYueG1sTI/BTsMwDIbvSLxDZCRuLKVU7dY1nRAIBJdJ2ziwm9eYtqJxqibdOp6e7ARH  259+f3+xmkwnjjS41rKC+1kEgriyuuVawcfu5W4OwnlkjZ1lUnAmB6vy+qrAXNsTb+i49bUIIexy  VNB43+dSuqohg25me+Jw+7KDQR/GoZZ6wFMIN52MoyiVBlsOHxrs6amh6ns7GgVv75x0m89+fx4f  1s8/dv6KZhcrdXszPS5BeJr8HwwX/aAOZXA62JG1E52CRboIpII4iWIQFyBLMhCHsEnTDGRZyP8V  yl8AAAD//wMAUEsBAi0AFAAGAAgAAAAhALaDOJL+AAAA4QEAABMAAAAAAAAAAAAAAAAAAAAAAFtD  b250ZW50X1R5cGVzXS54bWxQSwECLQAUAAYACAAAACEAOP0h/9YAAACUAQAACwAAAAAAAAAAAAAA  AAAvAQAAX3JlbHMvLnJlbHNQSwECLQAUAAYACAAAACEAGnQJS8ABAABbAwAADgAAAAAAAAAAAAAA  AAAuAgAAZHJzL2Uyb0RvYy54bWxQSwECLQAUAAYACAAAACEAj8aIH+EAAAAKAQAADwAAAAAAAAAA  AAAAAAAaBAAAZHJzL2Rvd25yZXYueG1sUEsFBgAAAAAEAAQA8wAAACgFAAAAAA==  " w14:anchorId="6E6B0064"/>
                  </w:pict>
                </mc:Fallback>
              </mc:AlternateContent>
              <w:drawing>
                <wp:inline distT="0" distB="0" distL="0" distR="0" wp14:anchorId="171DCB08" wp14:editId="07777777">
                  <wp:extent cx="2266950" cy="1733550"/>
                  <wp:effectExtent l="0" t="0" r="0" b="0"/>
                  <wp:docPr id="1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266950" cy="1733550"/>
                          </a:xfrm>
                          <a:prstGeom prst="rect">
                            <a:avLst/>
                          </a:prstGeom>
                          <a:noFill/>
                          <a:ln>
                            <a:noFill/>
                          </a:ln>
                        </pic:spPr>
                      </pic:pic>
                    </a:graphicData>
                  </a:graphic>
                </wp:inline>
              </w:drawing>
            </w:r>
          </w:p>
        </w:tc>
        <w:tc>
          <w:tcPr>
            <w:tcW w:w="4563" w:type="dxa"/>
            <w:tcMar/>
          </w:tcPr>
          <w:p w:rsidRPr="00FD574B" w:rsidR="00C4644D" w:rsidP="00C4644D" w:rsidRDefault="00E461EB" w14:paraId="4928B29E" w14:textId="77777777">
            <w:pPr>
              <w:rPr>
                <w:rFonts w:eastAsia="標楷體"/>
                <w:sz w:val="20"/>
                <w:szCs w:val="20"/>
              </w:rPr>
            </w:pPr>
            <w:r>
              <w:rPr>
                <w:rFonts w:eastAsia="標楷體"/>
                <w:noProof/>
                <w:sz w:val="20"/>
                <w:szCs w:val="20"/>
              </w:rPr>
              <mc:AlternateContent>
                <mc:Choice Requires="wps">
                  <w:drawing>
                    <wp:anchor distT="0" distB="0" distL="114300" distR="114300" simplePos="0" relativeHeight="251667968" behindDoc="0" locked="0" layoutInCell="1" allowOverlap="1" wp14:anchorId="55A1DA09" wp14:editId="07777777">
                      <wp:simplePos x="0" y="0"/>
                      <wp:positionH relativeFrom="column">
                        <wp:posOffset>717550</wp:posOffset>
                      </wp:positionH>
                      <wp:positionV relativeFrom="paragraph">
                        <wp:posOffset>706755</wp:posOffset>
                      </wp:positionV>
                      <wp:extent cx="193675" cy="151130"/>
                      <wp:effectExtent l="22225" t="20955" r="22225" b="27940"/>
                      <wp:wrapNone/>
                      <wp:docPr id="1733061624" name="AutoShape 19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675" cy="151130"/>
                              </a:xfrm>
                              <a:prstGeom prst="straightConnector1">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xmlns:w16sdtfl="http://schemas.microsoft.com/office/word/2024/wordml/sdtformatlock" xmlns:w16du="http://schemas.microsoft.com/office/word/2023/wordml/word16du" xmlns:oel="http://schemas.microsoft.com/office/2019/extlst">
                  <w:pict w14:anchorId="4932BB01">
                    <v:shape id="AutoShape 1955" style="position:absolute;margin-left:56.5pt;margin-top:55.65pt;width:15.25pt;height:11.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red" strokeweight="3pt" type="#_x0000_t3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LGuYGwQEAAFsDAAAOAAAAZHJzL2Uyb0RvYy54bWysU8Fu2zAMvQ/YPwi6L7YbtOuMOD2kyy7d  FqDdBzCybAuTRYFUYufvJ6lJVmy3YT4IlEg+Pj7Sq4d5tOKoiQ26RlaLUgrtFLbG9Y388bL9cC8F  B3AtWHS6kSfN8mH9/t1q8rW+wQFtq0lEEMf15Bs5hODromA16BF4gV676OyQRgjxSn3REkwRfbTF  TVneFRNS6wmVZo6vj69Ouc74XadV+N51rIOwjYzcQj4pn/t0FusV1D2BH4w604B/YDGCcbHoFeoR  AogDmb+gRqMIGbuwUDgW2HVG6dxD7KYq/+jmeQCvcy9RHPZXmfj/wapvx43bUaKuZvfsn1D9ZOFw  M4DrdSbwcvJxcFWSqpg819eUdGG/I7GfvmIbY+AQMKswdzQmyNifmLPYp6vYeg5Cxcfq0/Lu460U  Krqq26pa5mEUUF+SPXH4onEUyWgkBwLTD2GDzsWxIlW5FByfOCRqUF8SUmWHW2Ntnq51Ymrk8r4q  y5zBaE2bvCmOqd9vLIkjxAXZbsv45Uaj520Y4cG1GW3Q0H4+2wGMfbVjdevO+iRJ0v5xvcf2tKOL  bnGCmeZ529KKvL3n7N//xPoXAAAA//8DAFBLAwQUAAYACAAAACEAi8kY/uAAAAALAQAADwAAAGRy  cy9kb3ducmV2LnhtbEyPwU7DMBBE70j8g7VI3KiTpkVViFMhEAguldpygNs2NkmEvY5ip035+m5O  cJvRjmbfFOvRWXE0fWg9KUhnCQhDldct1Qo+9i93KxAhImm0noyCswmwLq+vCsy1P9HWHHexFlxC  IUcFTYxdLmWoGuMwzHxniG/fvncY2fa11D2euNxZOU+Se+mwJf7QYGeeGlP97Aan4O2dFnb72X2d  h2zz/OtXr+j2c6Vub8bHBxDRjPEvDBM+o0PJTAc/kA7Csk8z3hInkWYgpsQiW4I4sMiWKciykP83  lBcAAAD//wMAUEsBAi0AFAAGAAgAAAAhALaDOJL+AAAA4QEAABMAAAAAAAAAAAAAAAAAAAAAAFtD  b250ZW50X1R5cGVzXS54bWxQSwECLQAUAAYACAAAACEAOP0h/9YAAACUAQAACwAAAAAAAAAAAAAA  AAAvAQAAX3JlbHMvLnJlbHNQSwECLQAUAAYACAAAACEACxrmBsEBAABbAwAADgAAAAAAAAAAAAAA  AAAuAgAAZHJzL2Uyb0RvYy54bWxQSwECLQAUAAYACAAAACEAi8kY/uAAAAALAQAADwAAAAAAAAAA  AAAAAAAbBAAAZHJzL2Rvd25yZXYueG1sUEsFBgAAAAAEAAQA8wAAACgFAAAAAA==  " w14:anchorId="2A54E8F7"/>
                  </w:pict>
                </mc:Fallback>
              </mc:AlternateContent>
              <mc:AlternateContent>
                <mc:Choice Requires="wps">
                  <w:drawing>
                    <wp:anchor distT="0" distB="0" distL="114300" distR="114300" simplePos="0" relativeHeight="251643392" behindDoc="0" locked="0" layoutInCell="1" allowOverlap="1" wp14:anchorId="49DFB030" wp14:editId="07777777">
                      <wp:simplePos x="0" y="0"/>
                      <wp:positionH relativeFrom="column">
                        <wp:posOffset>60960</wp:posOffset>
                      </wp:positionH>
                      <wp:positionV relativeFrom="paragraph">
                        <wp:posOffset>664210</wp:posOffset>
                      </wp:positionV>
                      <wp:extent cx="20955" cy="161925"/>
                      <wp:effectExtent l="22860" t="26035" r="22860" b="21590"/>
                      <wp:wrapNone/>
                      <wp:docPr id="62278852" name="AutoShape 19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55" cy="161925"/>
                              </a:xfrm>
                              <a:prstGeom prst="straightConnector1">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xmlns:w16sdtfl="http://schemas.microsoft.com/office/word/2024/wordml/sdtformatlock" xmlns:w16du="http://schemas.microsoft.com/office/word/2023/wordml/word16du" xmlns:oel="http://schemas.microsoft.com/office/2019/extlst">
                  <w:pict w14:anchorId="169CD95D">
                    <v:shape id="AutoShape 1932" style="position:absolute;margin-left:4.8pt;margin-top:52.3pt;width:1.65pt;height:12.75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red" strokeweight="3pt" type="#_x0000_t3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WOZ7vwEAAFoDAAAOAAAAZHJzL2Uyb0RvYy54bWysU01v2zAMvQ/YfxB0X2xnSNEacXpIl126  LUC7H8DIsi1MFgVSiZN/P0lN0n3civogUCL5+PhIL++PoxUHTWzQNbKalVJop7A1rm/kz+fNp1sp  OIBrwaLTjTxplverjx+Wk6/1HAe0rSYRQRzXk2/kEIKvi4LVoEfgGXrtorNDGiHEK/VFSzBF9NEW  87K8KSak1hMqzRxfH16ccpXxu06r8KPrWAdhGxm5hXxSPnfpLFZLqHsCPxh1pgFvYDGCcbHoFeoB  Aog9mf+gRqMIGbswUzgW2HVG6dxD7KYq/+nmaQCvcy9RHPZXmfj9YNX3w9ptKVFXR/fkH1H9YuFw  PYDrdSbwfPJxcFWSqpg819eUdGG/JbGbvmEbY2AfMKtw7GhMkLE/ccxin65i62MQKj7Oy7vFQgoV  PdVNdTdf5AJQX3I9cfiqcRTJaCQHAtMPYY3OxakiVbkSHB45JGZQXxJSYYcbY20ernViauTn26os  cwajNW3ypjimfre2JA4Q92OzKeN3pvFXGOHetRlt0NB+OdsBjH2xY3XrzvIkRdL6cb3D9rSli2xx  gJnmednShvx5z9mvv8TqNwAAAP//AwBQSwMEFAAGAAgAAAAhAISECrLeAAAACAEAAA8AAABkcnMv  ZG93bnJldi54bWxMj81OwzAQhO9IvIO1SNyo3bSq2hCnQiAQXJDacoDbNjZJhL2OYqdNeXq2p3La  nxnNflusR+/EwfaxDaRhOlEgLFXBtFRr+Ng93y1BxIRk0AWyGk42wrq8viowN+FIG3vYplpwCMUc  NTQpdbmUsWqsxzgJnSXWvkPvMfHY19L0eORw72Sm1EJ6bIkvNNjZx8ZWP9vBa3h9o7nbfHZfp2H2  /vQbli/od5nWtzfjwz2IZMd0McMZn9GhZKZ9GMhE4TSsFmzktZpzc9azFYg915magiwL+f+B8g8A  AP//AwBQSwECLQAUAAYACAAAACEAtoM4kv4AAADhAQAAEwAAAAAAAAAAAAAAAAAAAAAAW0NvbnRl  bnRfVHlwZXNdLnhtbFBLAQItABQABgAIAAAAIQA4/SH/1gAAAJQBAAALAAAAAAAAAAAAAAAAAC8B  AABfcmVscy8ucmVsc1BLAQItABQABgAIAAAAIQAKWOZ7vwEAAFoDAAAOAAAAAAAAAAAAAAAAAC4C  AABkcnMvZTJvRG9jLnhtbFBLAQItABQABgAIAAAAIQCEhAqy3gAAAAgBAAAPAAAAAAAAAAAAAAAA  ABkEAABkcnMvZG93bnJldi54bWxQSwUGAAAAAAQABADzAAAAJAUAAAAA  " w14:anchorId="7D2560AA"/>
                  </w:pict>
                </mc:Fallback>
              </mc:AlternateContent>
              <mc:AlternateContent>
                <mc:Choice Requires="wps">
                  <w:drawing>
                    <wp:anchor distT="0" distB="0" distL="114300" distR="114300" simplePos="0" relativeHeight="251664896" behindDoc="0" locked="0" layoutInCell="1" allowOverlap="1" wp14:anchorId="7FF157AA" wp14:editId="07777777">
                      <wp:simplePos x="0" y="0"/>
                      <wp:positionH relativeFrom="column">
                        <wp:posOffset>311150</wp:posOffset>
                      </wp:positionH>
                      <wp:positionV relativeFrom="paragraph">
                        <wp:posOffset>728345</wp:posOffset>
                      </wp:positionV>
                      <wp:extent cx="184150" cy="62230"/>
                      <wp:effectExtent l="25400" t="23495" r="19050" b="19050"/>
                      <wp:wrapNone/>
                      <wp:docPr id="402615194" name="AutoShape 19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84150" cy="62230"/>
                              </a:xfrm>
                              <a:prstGeom prst="straightConnector1">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xmlns:w16sdtfl="http://schemas.microsoft.com/office/word/2024/wordml/sdtformatlock" xmlns:w16du="http://schemas.microsoft.com/office/word/2023/wordml/word16du" xmlns:oel="http://schemas.microsoft.com/office/2019/extlst">
                  <w:pict w14:anchorId="37F62388">
                    <v:shape id="AutoShape 1953" style="position:absolute;margin-left:24.5pt;margin-top:57.35pt;width:14.5pt;height:4.9pt;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red" strokeweight="3pt" type="#_x0000_t3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CEzHrxQEAAGQDAAAOAAAAZHJzL2Uyb0RvYy54bWysU8Fu2zAMvQ/YPwi6L7bTrQiMOD2kyy7d  FqBd74os28JkUSCVOPn7UUqaFtutmA8CKZJPj4/08u44OnEwSBZ8I6tZKYXxGlrr+0b+etp8WkhB  UflWOfCmkSdD8m718cNyCrWZwwCuNSgYxFM9hUYOMYa6KEgPZlQ0g2A8BzvAUUV2sS9aVBOjj66Y  l+VtMQG2AUEbIr69PwflKuN3ndHxZ9eRicI1krnFfGI+d+ksVktV96jCYPWFhnoHi1FZz49eoe5V  VGKP9h+o0WoEgi7ONIwFdJ3VJvfA3VTlX908DiqY3AuLQ+EqE/0/WP3jsPZbTNT10T+GB9C/SXhY  D8r3JhN4OgUeXJWkKqZA9bUkORS2KHbTd2g5R+0jZBWOHY6iczY8p8IEzp2KY5b9dJXdHKPQfFkt  PldfeDiaQ7fz+U2eSqHqhJJqA1L8ZmAUyWgkRVS2H+IavOf5Ap5fUIcHionja0Eq9rCxzuUxOy+m  Rt4sqrLMnAicbVM05RH2u7VDcVC8KZtNyV/umCNv0xD2vs1og1Ht14sdlXVnm193/iJU0iYtItU7  aE9bfBGQR5lpXtYu7cpbP1e//hyrPwAAAP//AwBQSwMEFAAGAAgAAAAhAEWtpD/fAAAACQEAAA8A  AABkcnMvZG93bnJldi54bWxMj81OwzAQhO9IvIO1SNyo0yo0JcSpKn6EUIXUFh7AjZc4arwOsduE  t2c5tcedHc18UyxH14oT9qHxpGA6SUAgVd40VCv4+ny9W4AIUZPRrSdU8IsBluX1VaFz4wfa4mkX  a8EhFHKtwMbY5VKGyqLTYeI7JP59+97pyGdfS9PrgcNdK2dJMpdON8QNVnf4ZLE67I5OwU9aPX+8  yWzucGvHl2y9eR82tVK3N+PqEUTEMZ7N8I/P6FAy094fyQTRKkgfeEpkfZpmINiQLVjYszBL70GW  hbxcUP4BAAD//wMAUEsBAi0AFAAGAAgAAAAhALaDOJL+AAAA4QEAABMAAAAAAAAAAAAAAAAAAAAA  AFtDb250ZW50X1R5cGVzXS54bWxQSwECLQAUAAYACAAAACEAOP0h/9YAAACUAQAACwAAAAAAAAAA  AAAAAAAvAQAAX3JlbHMvLnJlbHNQSwECLQAUAAYACAAAACEAQhMx68UBAABkAwAADgAAAAAAAAAA  AAAAAAAuAgAAZHJzL2Uyb0RvYy54bWxQSwECLQAUAAYACAAAACEARa2kP98AAAAJAQAADwAAAAAA  AAAAAAAAAAAfBAAAZHJzL2Rvd25yZXYueG1sUEsFBgAAAAAEAAQA8wAAACsFAAAAAA==  " w14:anchorId="455EFBBA"/>
                  </w:pict>
                </mc:Fallback>
              </mc:AlternateContent>
              <mc:AlternateContent>
                <mc:Choice Requires="wps">
                  <w:drawing>
                    <wp:anchor distT="0" distB="0" distL="114300" distR="114300" simplePos="0" relativeHeight="251665920" behindDoc="0" locked="0" layoutInCell="1" allowOverlap="1" wp14:anchorId="4E8B71DD" wp14:editId="07777777">
                      <wp:simplePos x="0" y="0"/>
                      <wp:positionH relativeFrom="column">
                        <wp:posOffset>495300</wp:posOffset>
                      </wp:positionH>
                      <wp:positionV relativeFrom="paragraph">
                        <wp:posOffset>706755</wp:posOffset>
                      </wp:positionV>
                      <wp:extent cx="211455" cy="21590"/>
                      <wp:effectExtent l="28575" t="20955" r="26670" b="24130"/>
                      <wp:wrapNone/>
                      <wp:docPr id="1228664386" name="AutoShape 19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11455" cy="21590"/>
                              </a:xfrm>
                              <a:prstGeom prst="straightConnector1">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xmlns:w16sdtfl="http://schemas.microsoft.com/office/word/2024/wordml/sdtformatlock" xmlns:w16du="http://schemas.microsoft.com/office/word/2023/wordml/word16du" xmlns:oel="http://schemas.microsoft.com/office/2019/extlst">
                  <w:pict w14:anchorId="2545204E">
                    <v:shape id="AutoShape 1954" style="position:absolute;margin-left:39pt;margin-top:55.65pt;width:16.65pt;height:1.7pt;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red" strokeweight="3pt" type="#_x0000_t3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au0uqxgEAAGQDAAAOAAAAZHJzL2Uyb0RvYy54bWysU01v2zAMvQ/YfxB0X2xny9AZcXpIl+3Q  bQHa/gBFH7YwWRRIJU7+/SQlTYvtNtQHgRTJp8dHenl7HB07aCQLvuPNrOZMewnK+r7jT4+bDzec  URReCQded/ykid+u3r9bTqHVcxjAKY0sgXhqp9DxIcbQVhXJQY+CZhC0T0EDOIqYXOwrhWJK6KOr  5nX9uZoAVUCQmijd3p2DfFXwjdEy/jKGdGSu44lbLCeWc5fParUUbY8iDFZeaIj/YDEK69OjV6g7  EQXbo/0HarQSgcDEmYSxAmOs1KWH1E1T/9XNwyCCLr0kcShcZaK3g5U/D2u/xUxdHv1DuAf5m5iH  9SB8rwuBx1NIg2uyVNUUqL2WZIfCFtlu+gEq5Yh9hKLC0eDIjLPhey7M4KlTdiyyn66y62NkMl3O  m+bTYsGZTKF5s/hSplKJNqPk2oAUv2kYWTY6ThGF7Ye4Bu/TfAHPL4jDPcXM8aUgF3vYWOfKmJ1n  U8c/3jR1XTgROKtyNOcR9ru1Q3YQaVM2mzp9peMUeZ2GsPeqoA1aqK8XOwrrznZ63fmLUFmbvIjU  7kCdtvgsYBploXlZu7wrr/1S/fJzrP4AAAD//wMAUEsDBBQABgAIAAAAIQCKab+v3gAAAAoBAAAP  AAAAZHJzL2Rvd25yZXYueG1sTI/NTsMwEITvSLyDtUjcqBOomiqNUyF+hBCq1BYewI23cUS8DrHb  hLdnwwVus7uj2W+K9ehaccY+NJ4UpLMEBFLlTUO1go/355sliBA1Gd16QgXfGGBdXl4UOjd+oB2e  97EWHEIh1wpsjF0uZagsOh1mvkPi29H3Tkce+1qaXg8c7lp5myQL6XRD/MHqDh8sVp/7k1PwNa8e  Ny8yWzjc2fEpe9u+Dttaqeur8X4FIuIY/8ww4TM6lMx08CcyQbQKsiVXibxP0zsQk+FXHCYxz0CW  hfxfofwBAAD//wMAUEsBAi0AFAAGAAgAAAAhALaDOJL+AAAA4QEAABMAAAAAAAAAAAAAAAAAAAAA  AFtDb250ZW50X1R5cGVzXS54bWxQSwECLQAUAAYACAAAACEAOP0h/9YAAACUAQAACwAAAAAAAAAA  AAAAAAAvAQAAX3JlbHMvLnJlbHNQSwECLQAUAAYACAAAACEAmrtLqsYBAABkAwAADgAAAAAAAAAA  AAAAAAAuAgAAZHJzL2Uyb0RvYy54bWxQSwECLQAUAAYACAAAACEAimm/r94AAAAKAQAADwAAAAAA  AAAAAAAAAAAgBAAAZHJzL2Rvd25yZXYueG1sUEsFBgAAAAAEAAQA8wAAACsFAAAAAA==  " w14:anchorId="1CD2C150"/>
                  </w:pict>
                </mc:Fallback>
              </mc:AlternateContent>
              <mc:AlternateContent>
                <mc:Choice Requires="wps">
                  <w:drawing>
                    <wp:anchor distT="0" distB="0" distL="114300" distR="114300" simplePos="0" relativeHeight="251642368" behindDoc="0" locked="0" layoutInCell="1" allowOverlap="1" wp14:anchorId="49A9CF31" wp14:editId="07777777">
                      <wp:simplePos x="0" y="0"/>
                      <wp:positionH relativeFrom="column">
                        <wp:posOffset>93345</wp:posOffset>
                      </wp:positionH>
                      <wp:positionV relativeFrom="paragraph">
                        <wp:posOffset>796925</wp:posOffset>
                      </wp:positionV>
                      <wp:extent cx="235585" cy="10795"/>
                      <wp:effectExtent l="26670" t="25400" r="23495" b="20955"/>
                      <wp:wrapNone/>
                      <wp:docPr id="2091954690" name="AutoShape 19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35585" cy="10795"/>
                              </a:xfrm>
                              <a:prstGeom prst="straightConnector1">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xmlns:w16sdtfl="http://schemas.microsoft.com/office/word/2024/wordml/sdtformatlock" xmlns:w16du="http://schemas.microsoft.com/office/word/2023/wordml/word16du" xmlns:oel="http://schemas.microsoft.com/office/2019/extlst">
                  <w:pict w14:anchorId="47C79392">
                    <v:shape id="AutoShape 1931" style="position:absolute;margin-left:7.35pt;margin-top:62.75pt;width:18.55pt;height:.85pt;flip:x;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red" strokeweight="3pt" type="#_x0000_t3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X3WZ4xQEAAGQDAAAOAAAAZHJzL2Uyb0RvYy54bWysU02P0zAQvSPxHyzfaZKuCiVquocuhcMC  lXb5Aa5jJxaOx5pxm/TfY7uhy8cNkYM19sy8efNmsrmfBsvOCsmAa3i1KDlTTkJrXNfwb8/7N2vO  KAjXCgtONfyiiN9vX7/ajL5WS+jBtgpZBHFUj77hfQi+LgqSvRoELcArF50acBAhXrErWhRjRB9s  sSzLt8UI2HoEqYji68PVybcZX2slw1etSQVmGx65hXxiPo/pLLYbUXcofG/kTEP8A4tBGBeL3qAe  RBDshOYvqMFIBAIdFhKGArQ2UuUeYjdV+Uc3T73wKvcSxSF/k4n+H6z8ct65AybqcnJP/hHkd2IO  dr1wncoEni8+Dq5KUhWjp/qWki7kD8iO42doY4w4BcgqTBoHpq3xn1JiAo+dsinLfrnJrqbAZHxc  3q1W6xVnMrqq8t37VS4l6oSScj1S+KhgYMloOAUUpuvDDpyL8wW8VhDnRwqJ40tCSnawN9bmMVvH  xobfrauyzJwIrGmTN8URdsedRXYWcVP2+zJ+M43fwhBOrs1ovRLth9kOwtirHatbNwuVtEmLSPUR  2ssBfwoYR5lpzmuXduXXe85++Tm2PwAAAP//AwBQSwMEFAAGAAgAAAAhAPs30obfAAAACQEAAA8A  AABkcnMvZG93bnJldi54bWxMj81OwzAQhO9IvIO1SNyo06hpUBqnQvwIIVSpLTyAG2/jiHgdYrcJ  b8/2BKfV7I5mvynXk+vEGYfQelIwnyUgkGpvWmoUfH683N2DCFGT0Z0nVPCDAdbV9VWpC+NH2uF5  HxvBIRQKrcDG2BdShtqi02HmeyS+Hf3gdGQ5NNIMeuRw18k0SZbS6Zb4g9U9Plqsv/Ynp+B7UT9t  XmW+dLiz03P+vn0bt41StzfTwwpExCn+meGCz+hQMdPBn8gE0bFe5OzkmWYZCDZkc65yuCzyFGRV  yv8Nql8AAAD//wMAUEsBAi0AFAAGAAgAAAAhALaDOJL+AAAA4QEAABMAAAAAAAAAAAAAAAAAAAAA  AFtDb250ZW50X1R5cGVzXS54bWxQSwECLQAUAAYACAAAACEAOP0h/9YAAACUAQAACwAAAAAAAAAA  AAAAAAAvAQAAX3JlbHMvLnJlbHNQSwECLQAUAAYACAAAACEA191meMUBAABkAwAADgAAAAAAAAAA  AAAAAAAuAgAAZHJzL2Uyb0RvYy54bWxQSwECLQAUAAYACAAAACEA+zfSht8AAAAJAQAADwAAAAAA  AAAAAAAAAAAfBAAAZHJzL2Rvd25yZXYueG1sUEsFBgAAAAAEAAQA8wAAACsFAAAAAA==  " w14:anchorId="3025ABFA"/>
                  </w:pict>
                </mc:Fallback>
              </mc:AlternateContent>
              <mc:AlternateContent>
                <mc:Choice Requires="wps">
                  <w:drawing>
                    <wp:anchor distT="0" distB="0" distL="114300" distR="114300" simplePos="0" relativeHeight="251663872" behindDoc="0" locked="0" layoutInCell="1" allowOverlap="1" wp14:anchorId="047E6153" wp14:editId="07777777">
                      <wp:simplePos x="0" y="0"/>
                      <wp:positionH relativeFrom="column">
                        <wp:posOffset>901700</wp:posOffset>
                      </wp:positionH>
                      <wp:positionV relativeFrom="paragraph">
                        <wp:posOffset>843915</wp:posOffset>
                      </wp:positionV>
                      <wp:extent cx="9525" cy="273685"/>
                      <wp:effectExtent l="25400" t="24765" r="22225" b="25400"/>
                      <wp:wrapNone/>
                      <wp:docPr id="2145044449" name="AutoShape 19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9525" cy="273685"/>
                              </a:xfrm>
                              <a:prstGeom prst="straightConnector1">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xmlns:w16sdtfl="http://schemas.microsoft.com/office/word/2024/wordml/sdtformatlock" xmlns:w16du="http://schemas.microsoft.com/office/word/2023/wordml/word16du" xmlns:oel="http://schemas.microsoft.com/office/2019/extlst">
                  <w:pict w14:anchorId="2FD89C49">
                    <v:shape id="AutoShape 1952" style="position:absolute;margin-left:71pt;margin-top:66.45pt;width:.75pt;height:21.55pt;flip:x 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red" strokeweight="3pt" type="#_x0000_t3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YTLGfyAEAAG0DAAAOAAAAZHJzL2Uyb0RvYy54bWysU8Fu2zAMvQ/YPwi6L3ZSpMuMOD2ky3bo  tgBtd1dkyRYmiwKpxM7fT1K8dOtuw3wQSFF8fHyk13djb9lJIRlwNZ/PSs6Uk9AY19b8+Wn3bsUZ  BeEaYcGpmp8V8bvN2zfrwVdqAR3YRiGLII6qwde8C8FXRUGyU72gGXjlYlAD9iJEF9uiQTFE9N4W  i7K8LQbAxiNIRRRv7y9Bvsn4WisZvmlNKjBb88gt5BPzeUhnsVmLqkXhOyMnGuIfWPTCuFj0CnUv  gmBHNH9B9UYiEOgwk9AXoLWRKvcQu5mXr7p57IRXuZcoDvmrTPT/YOXX09btMVGXo3v0DyB/EHOw  7YRrVSbwdPZxcPMkVTF4qq4pySG/R3YYvkAT34hjgKzCqLFn2hr/OSVm63uyUpnYMxvzAM7XAagx  MBkvPywXS85kDCze39yulrmmqBJcSvVI4ZOCniWj5hRQmLYLW3AuDhrwUkCcHigksi8JKdnBzlib  520dG2p+s5qXZaZEYE2ToukdYXvYWmQnEVdmtyvjN9H44xnC0TUZrVOi+TjZQRh7sWN16ybFkkhp  I6k6QHPe4y8l40wzzWn/0tL87ufsl79k8xMAAP//AwBQSwMEFAAGAAgAAAAhAArRvGzfAAAACwEA  AA8AAABkcnMvZG93bnJldi54bWxMj81OwzAQhO9IvIO1SFwQtUl/aEOcqkLigsSBUvXsxEsS1V5H  sdumb8/2RG8z2tHsN8V69E6ccIhdIA0vEwUCqQ62o0bD7ufjeQkiJkPWuECo4YIR1uX9XWFyG870  jadtagSXUMyNhjalPpcy1i16EyehR+Lbbxi8SWyHRtrBnLncO5kptZDedMQfWtPje4v1YXv0GtRm  nO+r7OlycLTb19Un+q8etX58GDdvIBKO6T8MV3xGh5KZqnAkG4VjP8t4S2IxzVYgronZdA6iYvG6  UCDLQt5uKP8AAAD//wMAUEsBAi0AFAAGAAgAAAAhALaDOJL+AAAA4QEAABMAAAAAAAAAAAAAAAAA  AAAAAFtDb250ZW50X1R5cGVzXS54bWxQSwECLQAUAAYACAAAACEAOP0h/9YAAACUAQAACwAAAAAA  AAAAAAAAAAAvAQAAX3JlbHMvLnJlbHNQSwECLQAUAAYACAAAACEA2Eyxn8gBAABtAwAADgAAAAAA  AAAAAAAAAAAuAgAAZHJzL2Uyb0RvYy54bWxQSwECLQAUAAYACAAAACEACtG8bN8AAAALAQAADwAA  AAAAAAAAAAAAAAAiBAAAZHJzL2Rvd25yZXYueG1sUEsFBgAAAAAEAAQA8wAAAC4FAAAAAA==  " w14:anchorId="340844B5"/>
                  </w:pict>
                </mc:Fallback>
              </mc:AlternateContent>
              <mc:AlternateContent>
                <mc:Choice Requires="wps">
                  <w:drawing>
                    <wp:anchor distT="0" distB="0" distL="114300" distR="114300" simplePos="0" relativeHeight="251662848" behindDoc="0" locked="0" layoutInCell="1" allowOverlap="1" wp14:anchorId="1D419631" wp14:editId="07777777">
                      <wp:simplePos x="0" y="0"/>
                      <wp:positionH relativeFrom="column">
                        <wp:posOffset>911225</wp:posOffset>
                      </wp:positionH>
                      <wp:positionV relativeFrom="paragraph">
                        <wp:posOffset>1121410</wp:posOffset>
                      </wp:positionV>
                      <wp:extent cx="99695" cy="0"/>
                      <wp:effectExtent l="25400" t="26035" r="27305" b="21590"/>
                      <wp:wrapNone/>
                      <wp:docPr id="148150997" name="AutoShape 19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695" cy="0"/>
                              </a:xfrm>
                              <a:prstGeom prst="straightConnector1">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xmlns:w16sdtfl="http://schemas.microsoft.com/office/word/2024/wordml/sdtformatlock" xmlns:w16du="http://schemas.microsoft.com/office/word/2023/wordml/word16du" xmlns:oel="http://schemas.microsoft.com/office/2019/extlst">
                  <w:pict w14:anchorId="0A0FB5B1">
                    <v:shape id="AutoShape 1951" style="position:absolute;margin-left:71.75pt;margin-top:88.3pt;width:7.85pt;height:0;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red" strokeweight="3pt" type="#_x0000_t3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sFFCrugEAAFUDAAAOAAAAZHJzL2Uyb0RvYy54bWysU8Fu2zAMvQ/YPwi6L7Y7rGiMOD2kzS7d  FqDdBzCybAuVRYFUYufvJ6lJVmy3YT4IlEg+Pj7Sq/t5tOKoiQ26RlaLUgrtFLbG9Y38+bL9dCcF  B3AtWHS6kSfN8n798cNq8rW+wQFtq0lEEMf15Bs5hODromA16BF4gV676OyQRgjxSn3REkwRfbTF  TVneFhNS6wmVZo6vD29Ouc74XadV+NF1rIOwjYzcQj4pn/t0FusV1D2BH4w604B/YDGCcbHoFeoB  AogDmb+gRqMIGbuwUDgW2HVG6dxD7KYq/+jmeQCvcy9RHPZXmfj/warvx43bUaKuZvfsn1C9snC4  GcD1OhN4Ofk4uCpJVUye62tKurDfkdhP37CNMXAImFWYOxoTZOxPzFns01VsPQeh4uNyebv8IoW6  eAqoL2meOHzVOIpkNJIDgemHsEHn4kCRqlwEjk8cEimoLwmppsOtsTbP1ToxNfLzXVWWOYPRmjZ5  UxxTv99YEkeIq7HdlvHLLUbP+zDCg2sz2qChfTzbAYx9s2N1687KJDHS5nG9x/a0o4ticXaZ5nnP  0nK8v+fs33/D+hcAAAD//wMAUEsDBBQABgAIAAAAIQAJQ5hN4AAAAAsBAAAPAAAAZHJzL2Rvd25y  ZXYueG1sTI9BT8MwDIXvSPyHyEjcWEq3lVGaTggEYhekbRzg5jWmrUicqkm3jl9PJiHBzc9+ev5e  sRytEXvqfetYwfUkAUFcOd1yreBt+3S1AOEDskbjmBQcycOyPD8rMNfuwGvab0ItYgj7HBU0IXS5  lL5qyKKfuI443j5dbzFE2ddS93iI4dbINEkyabHl+KHBjh4aqr42g1XwsuKZWb93H8dh+vr47RbP  aLepUpcX4/0diEBj+DPDCT+iQxmZdm5g7YWJejadR2scbrIMxMkxv01B7H43sizk/w7lDwAAAP//  AwBQSwECLQAUAAYACAAAACEAtoM4kv4AAADhAQAAEwAAAAAAAAAAAAAAAAAAAAAAW0NvbnRlbnRf  VHlwZXNdLnhtbFBLAQItABQABgAIAAAAIQA4/SH/1gAAAJQBAAALAAAAAAAAAAAAAAAAAC8BAABf  cmVscy8ucmVsc1BLAQItABQABgAIAAAAIQBsFFCrugEAAFUDAAAOAAAAAAAAAAAAAAAAAC4CAABk  cnMvZTJvRG9jLnhtbFBLAQItABQABgAIAAAAIQAJQ5hN4AAAAAsBAAAPAAAAAAAAAAAAAAAAABQE  AABkcnMvZG93bnJldi54bWxQSwUGAAAAAAQABADzAAAAIQUAAAAA  " w14:anchorId="3E78C723"/>
                  </w:pict>
                </mc:Fallback>
              </mc:AlternateContent>
              <mc:AlternateContent>
                <mc:Choice Requires="wps">
                  <w:drawing>
                    <wp:anchor distT="0" distB="0" distL="114300" distR="114300" simplePos="0" relativeHeight="251661824" behindDoc="0" locked="0" layoutInCell="1" allowOverlap="1" wp14:anchorId="0158420D" wp14:editId="07777777">
                      <wp:simplePos x="0" y="0"/>
                      <wp:positionH relativeFrom="column">
                        <wp:posOffset>1010285</wp:posOffset>
                      </wp:positionH>
                      <wp:positionV relativeFrom="paragraph">
                        <wp:posOffset>1135380</wp:posOffset>
                      </wp:positionV>
                      <wp:extent cx="0" cy="258445"/>
                      <wp:effectExtent l="19685" t="20955" r="27940" b="25400"/>
                      <wp:wrapNone/>
                      <wp:docPr id="1246766359" name="AutoShape 19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58445"/>
                              </a:xfrm>
                              <a:prstGeom prst="straightConnector1">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xmlns:w16sdtfl="http://schemas.microsoft.com/office/word/2024/wordml/sdtformatlock" xmlns:w16du="http://schemas.microsoft.com/office/word/2023/wordml/word16du" xmlns:oel="http://schemas.microsoft.com/office/2019/extlst">
                  <w:pict w14:anchorId="5862D330">
                    <v:shape id="AutoShape 1950" style="position:absolute;margin-left:79.55pt;margin-top:89.4pt;width:0;height:20.35pt;flip:y;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red" strokeweight="3pt" type="#_x0000_t3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oCwtvvwEAAGADAAAOAAAAZHJzL2Uyb0RvYy54bWysU8tu2zAQvBfoPxC815LdpDAEyzk4dS9p  ayBp7zQfElGKS+zSlv33JWnF6eMWRIcFl+QMZ2dXq7vT4NhRI1nwLZ/Pas60l6Cs71r+42n7YckZ  ReGVcOB1y8+a+N36/bvVGBq9gB6c0sgSiadmDC3vYwxNVZHs9SBoBkH7dGgABxFTil2lUIyJfXDV  oq4/VSOgCghSE6Xd+8shXxd+Y7SM340hHZlredIWS8QS9zlW65VoOhSht3KSIV6hYhDWp0evVPci  CnZA+x/VYCUCgYkzCUMFxlipSw2pmnn9TzWPvQi61JLMoXC1id6OVn47bvwOs3R58o/hAeQvYh42  vfCdLgKeziE1bp6tqsZAzRWSEwo7ZPvxK6h0RxwiFBdOBgdmnA0/MzCTp0rZqdh+vtquT5HJy6ZM  u4vb5c3NbXlGNJkh4wJS/KJhYHnRcooobNfHDXifegt4YRfHB4pZ3wsggz1srXOlxc6zseUfl/O6  LnoInFX5NN8j7PYbh+wo0pRst3X6Jhl/XUM4eFXYei3U52kdhXWXdXrd+cmk7EseQmr2oM47fDYv  tbHInEYuz8mfeUG//Bjr3wAAAP//AwBQSwMEFAAGAAgAAAAhAGkJj1LfAAAACwEAAA8AAABkcnMv  ZG93bnJldi54bWxMj81OwzAQhO9IvIO1SNyok4o2bYhTIX6EEELq3wO48RJHxOsQu014e7Zc4Laz  O5r9pliNrhUn7EPjSUE6SUAgVd40VCvY755vFiBC1GR06wkVfGOAVXl5Uejc+IE2eNrGWnAIhVwr  sDF2uZShsuh0mPgOiW8fvnc6suxraXo9cLhr5TRJ5tLphviD1R0+WKw+t0en4Ou2enx/kdnc4caO  T9nb+nVY10pdX433dyAijvHPDGd8RoeSmQ7+SCaIlvVsmbKVh2zBHc6O381BwTRdzkCWhfzfofwB  AAD//wMAUEsBAi0AFAAGAAgAAAAhALaDOJL+AAAA4QEAABMAAAAAAAAAAAAAAAAAAAAAAFtDb250  ZW50X1R5cGVzXS54bWxQSwECLQAUAAYACAAAACEAOP0h/9YAAACUAQAACwAAAAAAAAAAAAAAAAAv  AQAAX3JlbHMvLnJlbHNQSwECLQAUAAYACAAAACEAKAsLb78BAABgAwAADgAAAAAAAAAAAAAAAAAu  AgAAZHJzL2Uyb0RvYy54bWxQSwECLQAUAAYACAAAACEAaQmPUt8AAAALAQAADwAAAAAAAAAAAAAA  AAAZBAAAZHJzL2Rvd25yZXYueG1sUEsFBgAAAAAEAAQA8wAAACUFAAAAAA==  " w14:anchorId="60A67B14"/>
                  </w:pict>
                </mc:Fallback>
              </mc:AlternateContent>
              <mc:AlternateContent>
                <mc:Choice Requires="wps">
                  <w:drawing>
                    <wp:anchor distT="0" distB="0" distL="114300" distR="114300" simplePos="0" relativeHeight="251660800" behindDoc="0" locked="0" layoutInCell="1" allowOverlap="1" wp14:anchorId="3A61F846" wp14:editId="07777777">
                      <wp:simplePos x="0" y="0"/>
                      <wp:positionH relativeFrom="column">
                        <wp:posOffset>1014095</wp:posOffset>
                      </wp:positionH>
                      <wp:positionV relativeFrom="paragraph">
                        <wp:posOffset>1405255</wp:posOffset>
                      </wp:positionV>
                      <wp:extent cx="99060" cy="48895"/>
                      <wp:effectExtent l="23495" t="24130" r="20320" b="22225"/>
                      <wp:wrapNone/>
                      <wp:docPr id="1534682634" name="AutoShape 19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060" cy="48895"/>
                              </a:xfrm>
                              <a:prstGeom prst="straightConnector1">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xmlns:w16sdtfl="http://schemas.microsoft.com/office/word/2024/wordml/sdtformatlock" xmlns:w16du="http://schemas.microsoft.com/office/word/2023/wordml/word16du" xmlns:oel="http://schemas.microsoft.com/office/2019/extlst">
                  <w:pict w14:anchorId="134AB130">
                    <v:shape id="AutoShape 1949" style="position:absolute;margin-left:79.85pt;margin-top:110.65pt;width:7.8pt;height:3.8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red" strokeweight="3pt" type="#_x0000_t3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fu0qLvgEAAFkDAAAOAAAAZHJzL2Uyb0RvYy54bWysU01v2zAMvQ/YfxB0X2x3W5EYcXpIl126  LUC7H8DIsi1UFgVSiZN/P0lN0n3chvogUCL5+PhIL++OoxUHTWzQNbKalVJop7A1rm/kz6fNh7kU  HMC1YNHpRp40y7vV+3fLydf6Bge0rSYRQRzXk2/kEIKvi4LVoEfgGXrtorNDGiHEK/VFSzBF9NEW  N2V5W0xIrSdUmjm+3r845Srjd51W4UfXsQ7CNjJyC/mkfO7SWayWUPcEfjDqTAP+g8UIxsWiV6h7  CCD2ZP6BGo0iZOzCTOFYYNcZpXMPsZuq/KubxwG8zr1EcdhfZeK3g1XfD2u3pURdHd2jf0D1zMLh  egDX60zg6eTj4KokVTF5rq8p6cJ+S2I3fcM2xsA+YFbh2NGYIGN/4pjFPl3F1scgVHxcLMrbOBEV  PZ/m88XnjA/1JdUTh68aR5GMRnIgMP0Q1uhcHCpSlQvB4YFDIgb1JSHVdbgx1ubZWiemRn6cV2WZ  MxitaZM3xTH1u7UlcYC4HptNGb8zjT/CCPeuzWiDhvbL2Q5g7Isdq1t3VicJkraP6x22py1dVIvz  yzTPu5YW5Pd7zn79I1a/AAAA//8DAFBLAwQUAAYACAAAACEA8jsnCOEAAAALAQAADwAAAGRycy9k  b3ducmV2LnhtbEyPQU/DMAyF70j8h8hI3Fi6jrGtNJ0QCMQuSNs4wC1rTFuROFWTbh2/HvcENz/7  6fl7+XpwVhyxC40nBdNJAgKp9KahSsH7/vlmCSJETUZbT6jgjAHWxeVFrjPjT7TF4y5WgkMoZFpB  HWObSRnKGp0OE98i8e3Ld05Hll0lTadPHO6sTJPkTjrdEH+odYuPNZbfu94peN3Qrd1+tJ/nfvb2  9OOXL9rtU6Wur4aHexARh/hnhhGf0aFgpoPvyQRhWc9XC7YqSNPpDMToWMx5OIybVQKyyOX/DsUv  AAAA//8DAFBLAQItABQABgAIAAAAIQC2gziS/gAAAOEBAAATAAAAAAAAAAAAAAAAAAAAAABbQ29u  dGVudF9UeXBlc10ueG1sUEsBAi0AFAAGAAgAAAAhADj9If/WAAAAlAEAAAsAAAAAAAAAAAAAAAAA  LwEAAF9yZWxzLy5yZWxzUEsBAi0AFAAGAAgAAAAhAJ+7Sou+AQAAWQMAAA4AAAAAAAAAAAAAAAAA  LgIAAGRycy9lMm9Eb2MueG1sUEsBAi0AFAAGAAgAAAAhAPI7JwjhAAAACwEAAA8AAAAAAAAAAAAA  AAAAGAQAAGRycy9kb3ducmV2LnhtbFBLBQYAAAAABAAEAPMAAAAmBQAAAAA=  " w14:anchorId="4E11B237"/>
                  </w:pict>
                </mc:Fallback>
              </mc:AlternateContent>
              <mc:AlternateContent>
                <mc:Choice Requires="wps">
                  <w:drawing>
                    <wp:anchor distT="0" distB="0" distL="114300" distR="114300" simplePos="0" relativeHeight="251659776" behindDoc="0" locked="0" layoutInCell="1" allowOverlap="1" wp14:anchorId="00EF9F5D" wp14:editId="07777777">
                      <wp:simplePos x="0" y="0"/>
                      <wp:positionH relativeFrom="column">
                        <wp:posOffset>1123950</wp:posOffset>
                      </wp:positionH>
                      <wp:positionV relativeFrom="paragraph">
                        <wp:posOffset>1450340</wp:posOffset>
                      </wp:positionV>
                      <wp:extent cx="384175" cy="10795"/>
                      <wp:effectExtent l="19050" t="21590" r="25400" b="24765"/>
                      <wp:wrapNone/>
                      <wp:docPr id="212354903" name="AutoShape 19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84175" cy="10795"/>
                              </a:xfrm>
                              <a:prstGeom prst="straightConnector1">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xmlns:w16sdtfl="http://schemas.microsoft.com/office/word/2024/wordml/sdtformatlock" xmlns:w16du="http://schemas.microsoft.com/office/word/2023/wordml/word16du" xmlns:oel="http://schemas.microsoft.com/office/2019/extlst">
                  <w:pict w14:anchorId="79C1E22C">
                    <v:shape id="AutoShape 1948" style="position:absolute;margin-left:88.5pt;margin-top:114.2pt;width:30.25pt;height:.85pt;flip:x;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red" strokeweight="3pt" type="#_x0000_t3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7Hg5exAEAAGQDAAAOAAAAZHJzL2Uyb0RvYy54bWysU01v2zAMvQ/YfxB0X2x369oZcXpIl+3Q  rQHa/QBFH7YwWRRIJU7+/STFS/dxG+aDQInk4+Mjvbw7jo4dNJIF3/FmUXOmvQRlfd/xb8+bN7ec  URReCQded/ykid+tXr9aTqHVVzCAUxpZAvHUTqHjQ4yhrSqSgx4FLSBon5wGcBQxXbGvFIopoY+u  uqrr99UEqAKC1ETp9f7s5KuCb4yW8dEY0pG5jidusZxYzl0+q9VStD2KMFg50xD/wGIU1qeiF6h7  EQXbo/0LarQSgcDEhYSxAmOs1KWH1E1T/9HN0yCCLr0kcShcZKL/Byu/HtZ+i5m6PPqn8ADyOzEP  60H4XhcCz6eQBtdkqaopUHtJyRcKW2S76QuoFCP2EYoKR4MjM86Gzzkxg6dO2bHIfrrIro+RyfT4  9vZdc3PNmUyupr75cF1KiTaj5NyAFD9pGFk2Ok4Rhe2HuAbv03wBzxXE4YFi5viSkJM9bKxzZczO  sylXa+q6cCJwVmVvjiPsd2uH7CDSpmw2dfpmGr+FIey9KmiDFurjbEdh3dlO1Z2fhcra5EWkdgfq  tMWfAqZRFprz2uVd+fVesl9+jtUPAAAA//8DAFBLAwQUAAYACAAAACEAlTrtZuAAAAALAQAADwAA  AGRycy9kb3ducmV2LnhtbEyPzU7DMBCE70i8g7VI3KjTUOoqxKkQP0IIIbWFB3DjJY6I1yF2m/D2  bE9w29GOZr4p15PvxBGH2AbSMJ9lIJDqYFtqNHy8P12tQMRkyJouEGr4wQjr6vysNIUNI23xuEuN  4BCKhdHgUuoLKWPt0Js4Cz0S/z7D4E1iOTTSDmbkcN/JPMuW0puWuMGZHu8d1l+7g9fwvagf3p6l  WnrcuulRvW5exk2j9eXFdHcLIuGU/sxwwmd0qJhpHw5ko+hYK8VbkoY8Xy1AsCO/Vjcg9qcjm4Os  Svl/Q/ULAAD//wMAUEsBAi0AFAAGAAgAAAAhALaDOJL+AAAA4QEAABMAAAAAAAAAAAAAAAAAAAAA  AFtDb250ZW50X1R5cGVzXS54bWxQSwECLQAUAAYACAAAACEAOP0h/9YAAACUAQAACwAAAAAAAAAA  AAAAAAAvAQAAX3JlbHMvLnJlbHNQSwECLQAUAAYACAAAACEAux4OXsQBAABkAwAADgAAAAAAAAAA  AAAAAAAuAgAAZHJzL2Uyb0RvYy54bWxQSwECLQAUAAYACAAAACEAlTrtZuAAAAALAQAADwAAAAAA  AAAAAAAAAAAeBAAAZHJzL2Rvd25yZXYueG1sUEsFBgAAAAAEAAQA8wAAACsFAAAAAA==  " w14:anchorId="51F2AC5D"/>
                  </w:pict>
                </mc:Fallback>
              </mc:AlternateContent>
              <mc:AlternateContent>
                <mc:Choice Requires="wps">
                  <w:drawing>
                    <wp:anchor distT="0" distB="0" distL="114300" distR="114300" simplePos="0" relativeHeight="251658752" behindDoc="0" locked="0" layoutInCell="1" allowOverlap="1" wp14:anchorId="1BF33C7C" wp14:editId="07777777">
                      <wp:simplePos x="0" y="0"/>
                      <wp:positionH relativeFrom="column">
                        <wp:posOffset>1508125</wp:posOffset>
                      </wp:positionH>
                      <wp:positionV relativeFrom="paragraph">
                        <wp:posOffset>1393825</wp:posOffset>
                      </wp:positionV>
                      <wp:extent cx="105410" cy="71120"/>
                      <wp:effectExtent l="22225" t="22225" r="24765" b="20955"/>
                      <wp:wrapNone/>
                      <wp:docPr id="809958104" name="AutoShape 19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5410" cy="71120"/>
                              </a:xfrm>
                              <a:prstGeom prst="straightConnector1">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xmlns:w16sdtfl="http://schemas.microsoft.com/office/word/2024/wordml/sdtformatlock" xmlns:w16du="http://schemas.microsoft.com/office/word/2023/wordml/word16du" xmlns:oel="http://schemas.microsoft.com/office/2019/extlst">
                  <w:pict w14:anchorId="46D067F5">
                    <v:shape id="AutoShape 1947" style="position:absolute;margin-left:118.75pt;margin-top:109.75pt;width:8.3pt;height:5.6pt;flip:x;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red" strokeweight="3pt" type="#_x0000_t3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yy59DxQEAAGQDAAAOAAAAZHJzL2Uyb0RvYy54bWysU01v2zAMvQ/YfxB0X2xnX4URp4d02Q7d  FqDtD1Bk2RYmiwKpxM6/H6VkabHdhvogkCL59PhIr27n0YmjQbLgG1ktSimM19Ba3zfy6XH77kYK  isq3yoE3jTwZkrfrt29WU6jNEgZwrUHBIJ7qKTRyiDHURUF6MKOiBQTjOdgBjiqyi33RopoYfXTF  siw/FRNgGxC0IeLbu3NQrjN+1xkdf3YdmShcI5lbzCfmc5/OYr1SdY8qDFZfaKj/YDEq6/nRK9Sd  ikoc0P4DNVqNQNDFhYaxgK6z2uQeuJuq/Kubh0EFk3thcShcZaLXg9U/jhu/w0Rdz/4h3IP+RcLD  ZlC+N5nA4ynw4KokVTEFqq8lyaGwQ7GfvkPLOeoQIaswdziKztnwLRUmcO5UzFn201V2M0eh+bIq  P36oeDiaQ5+rapmnUqg6oaTagBS/GhhFMhpJEZXth7gB73m+gOcX1PGeYuL4XJCKPWytc3nMzoup  ke9vqrLMnAicbVM05RH2+41DcVS8KdttyV/umCMv0xAOvs1og1Htl4sdlXVnm193/iJU0iYtItV7  aE87/CMgjzLTvKxd2pWXfq5+/jnWvwEAAP//AwBQSwMEFAAGAAgAAAAhADIlj+jgAAAACwEAAA8A  AABkcnMvZG93bnJldi54bWxMj81OwzAQhO9IvIO1SNyok9A2EOJUiB+hCiG1hQdw4yWOiNchdpvw  9mxPcJvVfJqdKVeT68QRh9B6UpDOEhBItTctNQo+3p+vbkCEqMnozhMq+MEAq+r8rNSF8SNt8biL  jeAQCoVWYGPsCylDbdHpMPM9EnuffnA68jk00gx65HDXySxJltLplviD1T0+WKy/dgen4HteP769  yHzpcGunp/x1sx43jVKXF9P9HYiIU/yD4VSfq0PFnfb+QCaITkF2nS8YZZHesmAiW8xTEPuTleQg  q1L+31D9AgAA//8DAFBLAQItABQABgAIAAAAIQC2gziS/gAAAOEBAAATAAAAAAAAAAAAAAAAAAAA  AABbQ29udGVudF9UeXBlc10ueG1sUEsBAi0AFAAGAAgAAAAhADj9If/WAAAAlAEAAAsAAAAAAAAA  AAAAAAAALwEAAF9yZWxzLy5yZWxzUEsBAi0AFAAGAAgAAAAhALLLn0PFAQAAZAMAAA4AAAAAAAAA  AAAAAAAALgIAAGRycy9lMm9Eb2MueG1sUEsBAi0AFAAGAAgAAAAhADIlj+jgAAAACwEAAA8AAAAA  AAAAAAAAAAAAHwQAAGRycy9kb3ducmV2LnhtbFBLBQYAAAAABAAEAPMAAAAsBQAAAAA=  " w14:anchorId="1B51B96F"/>
                  </w:pict>
                </mc:Fallback>
              </mc:AlternateContent>
              <mc:AlternateContent>
                <mc:Choice Requires="wps">
                  <w:drawing>
                    <wp:anchor distT="0" distB="0" distL="114300" distR="114300" simplePos="0" relativeHeight="251656704" behindDoc="0" locked="0" layoutInCell="1" allowOverlap="1" wp14:anchorId="5BC805A2" wp14:editId="07777777">
                      <wp:simplePos x="0" y="0"/>
                      <wp:positionH relativeFrom="column">
                        <wp:posOffset>1663700</wp:posOffset>
                      </wp:positionH>
                      <wp:positionV relativeFrom="paragraph">
                        <wp:posOffset>549275</wp:posOffset>
                      </wp:positionV>
                      <wp:extent cx="638175" cy="488315"/>
                      <wp:effectExtent l="25400" t="25400" r="22225" b="19685"/>
                      <wp:wrapNone/>
                      <wp:docPr id="294022490" name="AutoShape 19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38175" cy="488315"/>
                              </a:xfrm>
                              <a:prstGeom prst="straightConnector1">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xmlns:w16sdtfl="http://schemas.microsoft.com/office/word/2024/wordml/sdtformatlock" xmlns:w16du="http://schemas.microsoft.com/office/word/2023/wordml/word16du" xmlns:oel="http://schemas.microsoft.com/office/2019/extlst">
                  <w:pict w14:anchorId="28D7026E">
                    <v:shape id="AutoShape 1945" style="position:absolute;margin-left:131pt;margin-top:43.25pt;width:50.25pt;height:38.45pt;flip:x;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red" strokeweight="3pt" type="#_x0000_t3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ugjxzxQEAAGUDAAAOAAAAZHJzL2Uyb0RvYy54bWysU8Fu2zAMvQ/YPwi6L7bbtQuMOD2ky3bo  tgBtP0CRZFuYLAqkEjt/P0lx0229DfNBoETy8fGRXt1Ng2VHjWTANbxalJxpJ0EZ1zX8+Wn7YckZ  BeGUsOB0w0+a+N36/bvV6Gt9BT1YpZFFEEf16Bveh+DroiDZ60HQArx20dkCDiLEK3aFQjFG9MEW  V2V5W4yAyiNITRRf789Ovs74batl+NG2pAOzDY/cQj4xn/t0FuuVqDsUvjdypiH+gcUgjItFL1D3  Igh2QPMGajASgaANCwlDAW1rpM49xG6q8q9uHnvhde4likP+IhP9P1j5/bhxO0zU5eQe/QPIn8Qc  bHrhOp0JPJ18HFyVpCpGT/UlJV3I75Dtx2+gYow4BMgqTC0OrLXGf02JCTx2yqYs++kiu54Ck/Hx  9npZfbrhTEbXx+XyurrJtUSdYFKyRwpfNAwsGQ2ngMJ0fdiAc3HAgOcS4vhAIZF8TUjJDrbG2jxn  69jY8FitLDMpAmtU8qY4wm6/sciOIq7KdlvGb6bxRxjCwamM1muhPs92EMae7VjdulmpJE7aRKr3  oE47fFEwzjLTnPcuLcvv95z9+nesfwEAAP//AwBQSwMEFAAGAAgAAAAhAFU0P/3gAAAACgEAAA8A  AABkcnMvZG93bnJldi54bWxMj91OwzAMRu+ReIfISNyxlG5kU2k6IX6E0IS0DR4ga0xT0Tilydby  9pgruLPlo8/nK9eT78QJh9gG0nA9y0Ag1cG21Gh4f3u6WoGIyZA1XSDU8I0R1tX5WWkKG0ba4Wmf  GsEhFAujwaXUF1LG2qE3cRZ6JL59hMGbxOvQSDuYkcN9J/MsU9KblviDMz3eO6w/90ev4WtRP7w+  y6XyuHPT43KzfRm3jdaXF9PdLYiEU/qD4Vef1aFip0M4ko2i05CrnLskDSt1A4KBucp5ODCp5guQ  VSn/V6h+AAAA//8DAFBLAQItABQABgAIAAAAIQC2gziS/gAAAOEBAAATAAAAAAAAAAAAAAAAAAAA  AABbQ29udGVudF9UeXBlc10ueG1sUEsBAi0AFAAGAAgAAAAhADj9If/WAAAAlAEAAAsAAAAAAAAA  AAAAAAAALwEAAF9yZWxzLy5yZWxzUEsBAi0AFAAGAAgAAAAhAK6CPHPFAQAAZQMAAA4AAAAAAAAA  AAAAAAAALgIAAGRycy9lMm9Eb2MueG1sUEsBAi0AFAAGAAgAAAAhAFU0P/3gAAAACgEAAA8AAAAA  AAAAAAAAAAAAHwQAAGRycy9kb3ducmV2LnhtbFBLBQYAAAAABAAEAPMAAAAsBQAAAAA=  " w14:anchorId="653F8254"/>
                  </w:pict>
                </mc:Fallback>
              </mc:AlternateContent>
              <mc:AlternateContent>
                <mc:Choice Requires="wps">
                  <w:drawing>
                    <wp:anchor distT="0" distB="0" distL="114300" distR="114300" simplePos="0" relativeHeight="251657728" behindDoc="0" locked="0" layoutInCell="1" allowOverlap="1" wp14:anchorId="51C772C6" wp14:editId="07777777">
                      <wp:simplePos x="0" y="0"/>
                      <wp:positionH relativeFrom="column">
                        <wp:posOffset>1617345</wp:posOffset>
                      </wp:positionH>
                      <wp:positionV relativeFrom="paragraph">
                        <wp:posOffset>1033780</wp:posOffset>
                      </wp:positionV>
                      <wp:extent cx="46355" cy="356235"/>
                      <wp:effectExtent l="26670" t="24130" r="22225" b="19685"/>
                      <wp:wrapNone/>
                      <wp:docPr id="293439358" name="AutoShape 19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6355" cy="356235"/>
                              </a:xfrm>
                              <a:prstGeom prst="straightConnector1">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xmlns:w16sdtfl="http://schemas.microsoft.com/office/word/2024/wordml/sdtformatlock" xmlns:w16du="http://schemas.microsoft.com/office/word/2023/wordml/word16du" xmlns:oel="http://schemas.microsoft.com/office/2019/extlst">
                  <w:pict w14:anchorId="578E88B4">
                    <v:shape id="AutoShape 1946" style="position:absolute;margin-left:127.35pt;margin-top:81.4pt;width:3.65pt;height:28.05pt;flip:y;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red" strokeweight="3pt" type="#_x0000_t3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ro/01xAEAAGQDAAAOAAAAZHJzL2Uyb0RvYy54bWysU8Fu2zAMvQ/YPwi6L3aSJSiMOD2kyy7d  FqDd7ook28JkUSCV2Pn7SYqXbuutmA8CJZKPj4/05n7sLTtrJAOu5vNZyZl2EpRxbc2/P+8/3HFG  QTglLDhd84smfr99/24z+EovoAOrNLII4qgafM27EHxVFCQ73QuagdcuOhvAXoR4xbZQKIaI3tti  UZbrYgBUHkFqovj6cHXybcZvGi3Dt6YhHZiteeQW8on5PKaz2G5E1aLwnZETDfEGFr0wLha9QT2I  INgJzSuo3kgEgibMJPQFNI2ROvcQu5mX/3Tz1Amvcy9RHPI3mej/wcqv5507YKIuR/fkH0H+JOZg  1wnX6kzg+eLj4OZJqmLwVN1S0oX8Adlx+AIqxohTgKzC2GDPGmv8j5SYwGOnbMyyX26y6zEwGR8/  rperFWcyepar9WK5yqVElVBSrkcKnzX0LBk1p4DCtF3YgXNxvoDXCuL8SCFxfElIyQ72xto8ZuvY  EEvczcsycyKwRiVviiNsjzuL7Czipuz3ZfwmGn+FIZycymidFurTZAdh7NWO1a2bhErapEWk6gjq  csDfAsZRZprT2qVd+fOes19+ju0vAAAA//8DAFBLAwQUAAYACAAAACEADz7ayOEAAAALAQAADwAA  AGRycy9kb3ducmV2LnhtbEyPzU7DMBCE70i8g7VI3KhTqyRtiFMhfoRQhdSWPoCbLHFEvA6x24S3  ZznBbUfzaXamWE+uE2ccQutJw3yWgECqfN1So+Hw/nyzBBGiodp0nlDDNwZYl5cXhclrP9IOz/vY  CA6hkBsNNsY+lzJUFp0JM98jsffhB2ciy6GR9WBGDnedVEmSSmda4g/W9Phgsfrcn5yGr0X1+PYi  s9Thzk5P2Wb7Om4bra+vpvs7EBGn+AfDb32uDiV3OvoT1UF0GtTtImOUjVTxBiZUqnjdkY/5cgWy  LOT/DeUPAAAA//8DAFBLAQItABQABgAIAAAAIQC2gziS/gAAAOEBAAATAAAAAAAAAAAAAAAAAAAA  AABbQ29udGVudF9UeXBlc10ueG1sUEsBAi0AFAAGAAgAAAAhADj9If/WAAAAlAEAAAsAAAAAAAAA  AAAAAAAALwEAAF9yZWxzLy5yZWxzUEsBAi0AFAAGAAgAAAAhACuj/TXEAQAAZAMAAA4AAAAAAAAA  AAAAAAAALgIAAGRycy9lMm9Eb2MueG1sUEsBAi0AFAAGAAgAAAAhAA8+2sjhAAAACwEAAA8AAAAA  AAAAAAAAAAAAHgQAAGRycy9kb3ducmV2LnhtbFBLBQYAAAAABAAEAPMAAAAsBQAAAAA=  " w14:anchorId="5D17286D"/>
                  </w:pict>
                </mc:Fallback>
              </mc:AlternateContent>
              <mc:AlternateContent>
                <mc:Choice Requires="wps">
                  <w:drawing>
                    <wp:anchor distT="0" distB="0" distL="114300" distR="114300" simplePos="0" relativeHeight="251655680" behindDoc="0" locked="0" layoutInCell="1" allowOverlap="1" wp14:anchorId="730959FE" wp14:editId="07777777">
                      <wp:simplePos x="0" y="0"/>
                      <wp:positionH relativeFrom="column">
                        <wp:posOffset>2305050</wp:posOffset>
                      </wp:positionH>
                      <wp:positionV relativeFrom="paragraph">
                        <wp:posOffset>229870</wp:posOffset>
                      </wp:positionV>
                      <wp:extent cx="120015" cy="313055"/>
                      <wp:effectExtent l="19050" t="20320" r="22860" b="19050"/>
                      <wp:wrapNone/>
                      <wp:docPr id="825531636" name="AutoShape 19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20015" cy="313055"/>
                              </a:xfrm>
                              <a:prstGeom prst="straightConnector1">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xmlns:w16sdtfl="http://schemas.microsoft.com/office/word/2024/wordml/sdtformatlock" xmlns:w16du="http://schemas.microsoft.com/office/word/2023/wordml/word16du" xmlns:oel="http://schemas.microsoft.com/office/2019/extlst">
                  <w:pict w14:anchorId="12794F0E">
                    <v:shape id="AutoShape 1944" style="position:absolute;margin-left:181.5pt;margin-top:18.1pt;width:9.45pt;height:24.65pt;flip:y;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red" strokeweight="3pt" type="#_x0000_t3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95SQywwEAAGUDAAAOAAAAZHJzL2Uyb0RvYy54bWysU01v2zAMvQ/YfxB0X2y3yFAYcXpIl126  LUC73RVZtoXKokAqsfPvRylZuo/bUB8ESiQfHx/p1f08OnE0SBZ8I6tFKYXxGlrr+0Z+f95+uJOC  ovKtcuBNI0+G5P36/bvVFGpzAwO41qBgEE/1FBo5xBjqoiA9mFHRAoLx7OwARxX5in3RopoYfXTF  TVl+LCbANiBoQ8SvD2enXGf8rjM6fus6MlG4RjK3mE/M5z6dxXql6h5VGKy+0FD/wWJU1nPRK9SD  ikoc0P4DNVqNQNDFhYaxgK6z2uQeuJuq/Kubp0EFk3thcShcZaK3g9Vfjxu/w0Rdz/4pPIJ+IeFh  Myjfm0zg+RR4cFWSqpgC1deUdKGwQ7GfvkDLMeoQIaswdziKztnwIyUmcO5UzFn201V2M0eh+bHi  QVZLKTS7bqvbcrnMtVSdYFJyQIqfDYwiGY2kiMr2Q9yA9zxgwHMJdXykmEi+JqRkD1vrXJ6z82Li  EndVWWZSBM62yZviCPv9xqE4Kl6V7bbk70LjjzCEg28z2mBU++liR2Xd2ebqzl+USuKkTaR6D+1p  h78U5Flmmpe9S8vy+z1nv/4d658AAAD//wMAUEsDBBQABgAIAAAAIQCYlPvE4AAAAAkBAAAPAAAA  ZHJzL2Rvd25yZXYueG1sTI/NTsMwEITvSLyDtUjcqNOGpiHEqRA/QgghtYUHcOMljojXIXab8PZs  T3Cb1YxmvynXk+vEEYfQelIwnyUgkGpvWmoUfLw/XeUgQtRkdOcJFfxggHV1flbqwviRtnjcxUZw  CYVCK7Ax9oWUobbodJj5Hom9Tz84HfkcGmkGPXK56+QiSTLpdEv8weoe7y3WX7uDU/B9XT+8PctV  5nBrp8fV6+Zl3DRKXV5Md7cgIk7xLwwnfEaHipn2/kAmiE5BmqW8JZ7EAgQH0nx+A2KvIF8uQVal  /L+g+gUAAP//AwBQSwECLQAUAAYACAAAACEAtoM4kv4AAADhAQAAEwAAAAAAAAAAAAAAAAAAAAAA  W0NvbnRlbnRfVHlwZXNdLnhtbFBLAQItABQABgAIAAAAIQA4/SH/1gAAAJQBAAALAAAAAAAAAAAA  AAAAAC8BAABfcmVscy8ucmVsc1BLAQItABQABgAIAAAAIQB95SQywwEAAGUDAAAOAAAAAAAAAAAA  AAAAAC4CAABkcnMvZTJvRG9jLnhtbFBLAQItABQABgAIAAAAIQCYlPvE4AAAAAkBAAAPAAAAAAAA  AAAAAAAAAB0EAABkcnMvZG93bnJldi54bWxQSwUGAAAAAAQABADzAAAAKgUAAAAA  " w14:anchorId="6946BA71"/>
                  </w:pict>
                </mc:Fallback>
              </mc:AlternateContent>
              <mc:AlternateContent>
                <mc:Choice Requires="wps">
                  <w:drawing>
                    <wp:anchor distT="0" distB="0" distL="114300" distR="114300" simplePos="0" relativeHeight="251654656" behindDoc="0" locked="0" layoutInCell="1" allowOverlap="1" wp14:anchorId="06764BD3" wp14:editId="07777777">
                      <wp:simplePos x="0" y="0"/>
                      <wp:positionH relativeFrom="column">
                        <wp:posOffset>2305050</wp:posOffset>
                      </wp:positionH>
                      <wp:positionV relativeFrom="paragraph">
                        <wp:posOffset>85725</wp:posOffset>
                      </wp:positionV>
                      <wp:extent cx="116840" cy="135255"/>
                      <wp:effectExtent l="19050" t="19050" r="26035" b="26670"/>
                      <wp:wrapNone/>
                      <wp:docPr id="1118460332" name="AutoShape 19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6840" cy="135255"/>
                              </a:xfrm>
                              <a:prstGeom prst="straightConnector1">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xmlns:w16sdtfl="http://schemas.microsoft.com/office/word/2024/wordml/sdtformatlock" xmlns:w16du="http://schemas.microsoft.com/office/word/2023/wordml/word16du" xmlns:oel="http://schemas.microsoft.com/office/2019/extlst">
                  <w:pict w14:anchorId="3FDF57CB">
                    <v:shape id="AutoShape 1943" style="position:absolute;margin-left:181.5pt;margin-top:6.75pt;width:9.2pt;height:10.6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red" strokeweight="3pt" type="#_x0000_t3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Nv6vDvwEAAFsDAAAOAAAAZHJzL2Uyb0RvYy54bWysU01v2zAMvQ/YfxB0X2ynSxEYcXpIl126  LUC7H8DIsi1MFgVSiZN/P0lN0n3chvkgUCL5+PhIrx5OoxVHTWzQNbKalVJop7A1rm/k95fth6UU  HMC1YNHpRp41y4f1+3erydd6jgPaVpOIII7ryTdyCMHXRcFq0CPwDL120dkhjRDilfqiJZgi+miL  eVneFxNS6wmVZo6vj69Ouc74XadV+NZ1rIOwjYzcQj4pn/t0FusV1D2BH4y60IB/YDGCcbHoDeoR  AogDmb+gRqMIGbswUzgW2HVG6dxD7KYq/+jmeQCvcy9RHPY3mfj/waqvx43bUaKuTu7ZP6H6wcLh  ZgDX60zg5ezj4KokVTF5rm8p6cJ+R2I/fcE2xsAhYFbh1NGYIGN/4pTFPt/E1qcgVHysqvvlxzgS  FV3V3WK+WOQKUF+TPXH4rHEUyWgkBwLTD2GDzsWxIlW5FByfOCRqUF8TUmWHW2Ntnq51Ymrk3bIq  y5zBaE2bvCmOqd9vLIkjxAXZbsv4XWj8FkZ4cG1GGzS0ny52AGNf7Vjduos+SZK0f1zvsT3v6Kpb  nGCmedm2tCK/3nP22z+x/gkAAP//AwBQSwMEFAAGAAgAAAAhAE95iOTgAAAACQEAAA8AAABkcnMv  ZG93bnJldi54bWxMj8FOwzAQRO9I/IO1SNyo0zpUURqnQiAQXJDacoCbG2+TiHgdxU6b8vUsp3Lb  0Yxm3xTryXXiiENoPWmYzxIQSJW3LdUaPnbPdxmIEA1Z03lCDWcMsC6vrwqTW3+iDR63sRZcQiE3  GpoY+1zKUDXoTJj5Hom9gx+ciSyHWtrBnLjcdXKRJEvpTEv8oTE9PjZYfW9Hp+H1jdJu89l/nUf1  /vTjsxfjdgutb2+mhxWIiFO8hOEPn9GhZKa9H8kG0WlQS8VbIhvqHgQHVDZPQez5SDOQZSH/Lyh/  AQAA//8DAFBLAQItABQABgAIAAAAIQC2gziS/gAAAOEBAAATAAAAAAAAAAAAAAAAAAAAAABbQ29u  dGVudF9UeXBlc10ueG1sUEsBAi0AFAAGAAgAAAAhADj9If/WAAAAlAEAAAsAAAAAAAAAAAAAAAAA  LwEAAF9yZWxzLy5yZWxzUEsBAi0AFAAGAAgAAAAhAI2/q8O/AQAAWwMAAA4AAAAAAAAAAAAAAAAA  LgIAAGRycy9lMm9Eb2MueG1sUEsBAi0AFAAGAAgAAAAhAE95iOTgAAAACQEAAA8AAAAAAAAAAAAA  AAAAGQQAAGRycy9kb3ducmV2LnhtbFBLBQYAAAAABAAEAPMAAAAmBQAAAAA=  " w14:anchorId="036853E0"/>
                  </w:pict>
                </mc:Fallback>
              </mc:AlternateContent>
              <mc:AlternateContent>
                <mc:Choice Requires="wps">
                  <w:drawing>
                    <wp:anchor distT="0" distB="0" distL="114300" distR="114300" simplePos="0" relativeHeight="251653632" behindDoc="0" locked="0" layoutInCell="1" allowOverlap="1" wp14:anchorId="601FD189" wp14:editId="07777777">
                      <wp:simplePos x="0" y="0"/>
                      <wp:positionH relativeFrom="column">
                        <wp:posOffset>2228850</wp:posOffset>
                      </wp:positionH>
                      <wp:positionV relativeFrom="paragraph">
                        <wp:posOffset>94615</wp:posOffset>
                      </wp:positionV>
                      <wp:extent cx="76200" cy="224790"/>
                      <wp:effectExtent l="19050" t="27940" r="19050" b="23495"/>
                      <wp:wrapNone/>
                      <wp:docPr id="277459742" name="AutoShape 19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6200" cy="224790"/>
                              </a:xfrm>
                              <a:prstGeom prst="straightConnector1">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xmlns:w16sdtfl="http://schemas.microsoft.com/office/word/2024/wordml/sdtformatlock" xmlns:w16du="http://schemas.microsoft.com/office/word/2023/wordml/word16du" xmlns:oel="http://schemas.microsoft.com/office/2019/extlst">
                  <w:pict w14:anchorId="0B18C552">
                    <v:shape id="AutoShape 1942" style="position:absolute;margin-left:175.5pt;margin-top:7.45pt;width:6pt;height:17.7pt;flip:x;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red" strokeweight="3pt" type="#_x0000_t3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hdeAPwwEAAGQDAAAOAAAAZHJzL2Uyb0RvYy54bWysU8Fu2zAMvQ/YPwi6L3ayoe2MOD2ky3bo  tgDtPoCRJVuYLAqUEid/P0rJ0qG7DfOBEEXx8fGRXt4fRycOmqJF38r5rJZCe4Wd9X0rfzxv3t1J  ERP4Dhx63cqTjvJ+9fbNcgqNXuCArtMkGMTHZgqtHFIKTVVFNegR4gyD9hw0SCMkdqmvOoKJ0UdX  Ler6ppqQukCodIx8+3AOylXBN0ar9N2YqJNwrWRuqVgqdpdttVpC0xOEwaoLDfgHFiNYz0WvUA+Q  QOzJ/gU1WkUY0aSZwrFCY6zSpQfuZl6/6uZpgKBLLyxODFeZ4v+DVd8Oa7+lTF0d/VN4RPUzCo/r  AXyvC4HnU+DBzbNU1RRic03JTgxbErvpK3b8BvYJiwpHQ6MwzoYvOTGDc6fiWGQ/XWXXxyQUX97e  8CSlUBxZLD7cfixTqaDJKDk3UEyfNY4iH1oZE4Hth7RG73m+SOcKcHiMKXN8ScjJHjfWuTJm58XU  yvd3c66WQxGd7XK0ONTv1o7EAXhTNpuav9Lxq2eEe98VtEFD9+lyTmDd+czVnb8IlbXJixibHXan  Lf0WkEdZaF7WLu/Kn37Jfvk5Vr8AAAD//wMAUEsDBBQABgAIAAAAIQBLBhJY4AAAAAkBAAAPAAAA  ZHJzL2Rvd25yZXYueG1sTI/NTsMwEITvSLyDtUjcqFPSpjSNUyF+VCGE1BYewI2XOCJeh9ht0rdn  OcFxZ0az3xTr0bXihH1oPCmYThIQSJU3DdUKPt6fb+5AhKjJ6NYTKjhjgHV5eVHo3PiBdnjax1pw  CYVcK7AxdrmUobLodJj4Dom9T987Hfnsa2l6PXC5a+VtkmTS6Yb4g9UdPlisvvZHp+B7Vj2+beQi  c7iz49PidfsybGulrq/G+xWIiGP8C8MvPqNDyUwHfyQTRKsgnU95S2RjtgTBgTRLWTgomCcpyLKQ  /xeUPwAAAP//AwBQSwECLQAUAAYACAAAACEAtoM4kv4AAADhAQAAEwAAAAAAAAAAAAAAAAAAAAAA  W0NvbnRlbnRfVHlwZXNdLnhtbFBLAQItABQABgAIAAAAIQA4/SH/1gAAAJQBAAALAAAAAAAAAAAA  AAAAAC8BAABfcmVscy8ucmVsc1BLAQItABQABgAIAAAAIQBhdeAPwwEAAGQDAAAOAAAAAAAAAAAA  AAAAAC4CAABkcnMvZTJvRG9jLnhtbFBLAQItABQABgAIAAAAIQBLBhJY4AAAAAkBAAAPAAAAAAAA  AAAAAAAAAB0EAABkcnMvZG93bnJldi54bWxQSwUGAAAAAAQABADzAAAAKgUAAAAA  " w14:anchorId="502D508F"/>
                  </w:pict>
                </mc:Fallback>
              </mc:AlternateContent>
              <mc:AlternateContent>
                <mc:Choice Requires="wps">
                  <w:drawing>
                    <wp:anchor distT="0" distB="0" distL="114300" distR="114300" simplePos="0" relativeHeight="251652608" behindDoc="0" locked="0" layoutInCell="1" allowOverlap="1" wp14:anchorId="556C1E68" wp14:editId="07777777">
                      <wp:simplePos x="0" y="0"/>
                      <wp:positionH relativeFrom="column">
                        <wp:posOffset>2056765</wp:posOffset>
                      </wp:positionH>
                      <wp:positionV relativeFrom="paragraph">
                        <wp:posOffset>276225</wp:posOffset>
                      </wp:positionV>
                      <wp:extent cx="168275" cy="43180"/>
                      <wp:effectExtent l="27940" t="19050" r="22860" b="23495"/>
                      <wp:wrapNone/>
                      <wp:docPr id="352678402" name="AutoShape 19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8275" cy="43180"/>
                              </a:xfrm>
                              <a:prstGeom prst="straightConnector1">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xmlns:w16sdtfl="http://schemas.microsoft.com/office/word/2024/wordml/sdtformatlock" xmlns:w16du="http://schemas.microsoft.com/office/word/2023/wordml/word16du" xmlns:oel="http://schemas.microsoft.com/office/2019/extlst">
                  <w:pict w14:anchorId="39E718A0">
                    <v:shape id="AutoShape 1941" style="position:absolute;margin-left:161.95pt;margin-top:21.75pt;width:13.25pt;height:3.4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red" strokeweight="3pt" type="#_x0000_t3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LF5fbwAEAAFoDAAAOAAAAZHJzL2Uyb0RvYy54bWysU8Fu2zAMvQ/YPwi6L7bTrQuMOD2kyy7d  FqDdBzCybAuTRYFU4uTvJ6lJWmy3oj4IlEg+Pj7Sy7vjaMVBExt0jaxmpRTaKWyN6xv5+2nzaSEF  B3AtWHS6kSfN8m718cNy8rWe44C21SQiiON68o0cQvB1UbAa9Ag8Q69ddHZII4R4pb5oCaaIPtpi  Xpa3xYTUekKlmePr/bNTrjJ+12kVfnUd6yBsIyO3kE/K5y6dxWoJdU/gB6PONOANLEYwLha9Qt1D  ALEn8x/UaBQhYxdmCscCu84onXuI3VTlP908DuB17iWKw/4qE78frPp5WLstJerq6B79A6o/LByu  B3C9zgSeTj4OrkpSFZPn+pqSLuy3JHbTD2xjDOwDZhWOHY0JMvYnjlns01VsfQxCxcfqdjH/+kUK  FV2fb6pFnkUB9SXXE4fvGkeRjEZyIDD9ENboXJwqUpUrweGBQ2IG9SUhFXa4Mdbm4VonpkbeLKqy  zBmM1rTJm+KY+t3akjhA3I/Npoxf7jN6XocR7l2b0QYN7bezHcDYZztWt+4sT1IkrR/XO2xPW7rI  FgeYaZ6XLW3I63vOfvklVn8BAAD//wMAUEsDBBQABgAIAAAAIQAhGtg/4AAAAAkBAAAPAAAAZHJz  L2Rvd25yZXYueG1sTI/BTsMwEETvSPyDtUjcqE2coBLiVAgEgkulthzgto1NEmGvo9hpU74ec4Lj  ap5m3lar2Vl2MGPoPSm4Xghghhqve2oVvO2erpbAQkTSaD0ZBScTYFWfn1VYan+kjTlsY8tSCYUS  FXQxDiXnoemMw7Dwg6GUffrRYUzn2HI94jGVO8szIW64w57SQoeDeehM87WdnIKXV8rt5n34OE1y  /fjtl8/odplSlxfz/R2waOb4B8OvflKHOjnt/UQ6MKtAZvI2oQpyWQBLgCxEDmyvoBASeF3x/x/U  PwAAAP//AwBQSwECLQAUAAYACAAAACEAtoM4kv4AAADhAQAAEwAAAAAAAAAAAAAAAAAAAAAAW0Nv  bnRlbnRfVHlwZXNdLnhtbFBLAQItABQABgAIAAAAIQA4/SH/1gAAAJQBAAALAAAAAAAAAAAAAAAA  AC8BAABfcmVscy8ucmVsc1BLAQItABQABgAIAAAAIQALF5fbwAEAAFoDAAAOAAAAAAAAAAAAAAAA  AC4CAABkcnMvZTJvRG9jLnhtbFBLAQItABQABgAIAAAAIQAhGtg/4AAAAAkBAAAPAAAAAAAAAAAA  AAAAABoEAABkcnMvZG93bnJldi54bWxQSwUGAAAAAAQABADzAAAAJwUAAAAA  " w14:anchorId="1620F5DB"/>
                  </w:pict>
                </mc:Fallback>
              </mc:AlternateContent>
              <mc:AlternateContent>
                <mc:Choice Requires="wps">
                  <w:drawing>
                    <wp:anchor distT="0" distB="0" distL="114300" distR="114300" simplePos="0" relativeHeight="251651584" behindDoc="0" locked="0" layoutInCell="1" allowOverlap="1" wp14:anchorId="1254C905" wp14:editId="07777777">
                      <wp:simplePos x="0" y="0"/>
                      <wp:positionH relativeFrom="column">
                        <wp:posOffset>1838960</wp:posOffset>
                      </wp:positionH>
                      <wp:positionV relativeFrom="paragraph">
                        <wp:posOffset>94615</wp:posOffset>
                      </wp:positionV>
                      <wp:extent cx="217805" cy="175260"/>
                      <wp:effectExtent l="19685" t="27940" r="19685" b="25400"/>
                      <wp:wrapNone/>
                      <wp:docPr id="1886583061" name="AutoShape 19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17805" cy="175260"/>
                              </a:xfrm>
                              <a:prstGeom prst="straightConnector1">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xmlns:w16sdtfl="http://schemas.microsoft.com/office/word/2024/wordml/sdtformatlock" xmlns:w16du="http://schemas.microsoft.com/office/word/2023/wordml/word16du" xmlns:oel="http://schemas.microsoft.com/office/2019/extlst">
                  <w:pict w14:anchorId="1C887AF0">
                    <v:shape id="AutoShape 1940" style="position:absolute;margin-left:144.8pt;margin-top:7.45pt;width:17.15pt;height:13.8pt;flip:x y;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red" strokeweight="3pt" type="#_x0000_t3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KYzeKywEAAG8DAAAOAAAAZHJzL2Uyb0RvYy54bWysU01v2zAMvQ/YfxB0X2xnaBsYcXpIl+3Q  bQHa7a7owxYmiwKpxMm/n6SkabHdhvkgkKL4+MhHL++Po2MHjWTBd7yZ1ZxpL0FZ33f8x/Pmw4Iz  isIr4cDrjp808fvV+3fLKbR6DgM4pZElEE/tFDo+xBjaqiI56FHQDIL2KWgARxGTi32lUEwJfXTV  vK5vqwlQBQSpidLtwznIVwXfGC3jd2NIR+Y6nrjFcmI5d/msVkvR9ijCYOWFhvgHFqOwPhW9Qj2I  KNge7V9Qo5UIBCbOJIwVGGOlLj2kbpr6j26eBhF06SUNh8J1TPT/YOW3w9pvMVOXR/8UHkH+IuZh  PQjf60Lg+RSScE0eVTUFaq8p2aGwRbabvoJKb8Q+QpnC0eDIjLPhS04s1s9s5TKpZ3YsApyuAuhj  ZDJdzpu7RX3DmUyh5u5mflsEqkSbAXNyQIqfNYwsGx2niML2Q1yD90lqwHMJcXikmOm+JuRkDxvr  XFHceTZ1/OOiqetCisBZlaP5HWG/WztkB5GWZrOp01eaT5G3zxD2XhW0QQv16WJHYd3ZTtWdv8ws  jynvJLU7UKctvswyqVpoXjYwr81bv2S//ier3wAAAP//AwBQSwMEFAAGAAgAAAAhAKcMaGTeAAAA  CQEAAA8AAABkcnMvZG93bnJldi54bWxMj01rwzAMhu+D/Qejwi5jdeZ+0KZxShnsMthhbenZibUk  1JZD7Lbpv5922m4S78OrR8V29E5ccYhdIA2v0wwEUh1sR42G4+H9ZQUiJkPWuECo4Y4RtuXjQ2Fy  G270hdd9agSXUMyNhjalPpcy1i16E6ehR+LsOwzeJF6HRtrB3LjcO6mybCm96YgvtKbHtxbr8/7i  NWS7cXGq1PP97Oh4qqsP9J89av00GXcbEAnH9AfDrz6rQ8lOVbiQjcJpUKv1klEO5msQDMzUjIdK  w1wtQJaF/P9B+QMAAP//AwBQSwECLQAUAAYACAAAACEAtoM4kv4AAADhAQAAEwAAAAAAAAAAAAAA  AAAAAAAAW0NvbnRlbnRfVHlwZXNdLnhtbFBLAQItABQABgAIAAAAIQA4/SH/1gAAAJQBAAALAAAA  AAAAAAAAAAAAAC8BAABfcmVscy8ucmVsc1BLAQItABQABgAIAAAAIQDKYzeKywEAAG8DAAAOAAAA  AAAAAAAAAAAAAC4CAABkcnMvZTJvRG9jLnhtbFBLAQItABQABgAIAAAAIQCnDGhk3gAAAAkBAAAP  AAAAAAAAAAAAAAAAACUEAABkcnMvZG93bnJldi54bWxQSwUGAAAAAAQABADzAAAAMAUAAAAA  " w14:anchorId="45255A07"/>
                  </w:pict>
                </mc:Fallback>
              </mc:AlternateContent>
              <mc:AlternateContent>
                <mc:Choice Requires="wps">
                  <w:drawing>
                    <wp:anchor distT="0" distB="0" distL="114300" distR="114300" simplePos="0" relativeHeight="251650560" behindDoc="0" locked="0" layoutInCell="1" allowOverlap="1" wp14:anchorId="53A7F100" wp14:editId="07777777">
                      <wp:simplePos x="0" y="0"/>
                      <wp:positionH relativeFrom="column">
                        <wp:posOffset>1538605</wp:posOffset>
                      </wp:positionH>
                      <wp:positionV relativeFrom="paragraph">
                        <wp:posOffset>97790</wp:posOffset>
                      </wp:positionV>
                      <wp:extent cx="300355" cy="190500"/>
                      <wp:effectExtent l="24130" t="21590" r="27940" b="26035"/>
                      <wp:wrapNone/>
                      <wp:docPr id="1961339946" name="AutoShape 19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00355" cy="190500"/>
                              </a:xfrm>
                              <a:prstGeom prst="straightConnector1">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xmlns:w16sdtfl="http://schemas.microsoft.com/office/word/2024/wordml/sdtformatlock" xmlns:w16du="http://schemas.microsoft.com/office/word/2023/wordml/word16du" xmlns:oel="http://schemas.microsoft.com/office/2019/extlst">
                  <w:pict w14:anchorId="7F87327A">
                    <v:shape id="AutoShape 1939" style="position:absolute;margin-left:121.15pt;margin-top:7.7pt;width:23.65pt;height:15pt;flip:y;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red" strokeweight="3pt" type="#_x0000_t3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u/wajwwEAAGUDAAAOAAAAZHJzL2Uyb0RvYy54bWysU01v2zAMvQ/YfxB0X2y3yNAZcXpIl126  LUC73RV92MJkUaCU2Pn3o5Q0HbrbMB8IURQfHx/p1f08OnbUGC34jjeLmjPtJSjr+47/eN5+uOMs  JuGVcOB1x0868vv1+3erKbT6BgZwSiMjEB/bKXR8SCm0VRXloEcRFxC0p6ABHEUiF/tKoZgIfXTV  TV1/rCZAFRCkjpFuH85Bvi74xmiZvhsTdWKu48QtFYvF7rOt1ivR9ijCYOWFhvgHFqOwnopeoR5E  EuyA9i+o0UqECCYtJIwVGGOlLj1QN039ppunQQRdeiFxYrjKFP8frPx23PgdZupy9k/hEeSvyDxs  BuF7XQg8nwINrslSVVOI7TUlOzHskO2nr6DojTgkKCrMBkdmnA0/c2IGp07ZXGQ/XWXXc2KSLm/r  +na55ExSqPlUL+sylkq0GSYnB4zpi4aR5UPHY0Jh+yFtwHsaMOC5hDg+xpRJvibkZA9b61yZs/Ns  onJ3DVXIoQjOqhwtDvb7jUN2FLQq221NX2n5zTOEg1cFbdBCfb6ck7DufKbqzl+UyuLkTYztHtRp  hy8K0iwLzcve5WX50y/Zr3/H+jcAAAD//wMAUEsDBBQABgAIAAAAIQBR608d3wAAAAkBAAAPAAAA  ZHJzL2Rvd25yZXYueG1sTI/LTsMwEEX3SPyDNUjsqEMIaQlxKsRDqEJIfX2AGw9xRDwOsduEv2dY  wXLmHt05Uy4n14kTDqH1pOB6loBAqr1pqVGw371cLUCEqMnozhMq+MYAy+r8rNSF8SNt8LSNjeAS  CoVWYGPsCylDbdHpMPM9EmcffnA68jg00gx65HLXyTRJcul0S3zB6h4fLdaf26NT8JXVT++vcp47  3Njpef62Xo3rRqnLi+nhHkTEKf7B8KvP6lCx08EfyQTRKUiz9IZRDm4zEAyki7scxEFBxgtZlfL/  B9UPAAAA//8DAFBLAQItABQABgAIAAAAIQC2gziS/gAAAOEBAAATAAAAAAAAAAAAAAAAAAAAAABb  Q29udGVudF9UeXBlc10ueG1sUEsBAi0AFAAGAAgAAAAhADj9If/WAAAAlAEAAAsAAAAAAAAAAAAA  AAAALwEAAF9yZWxzLy5yZWxzUEsBAi0AFAAGAAgAAAAhAK7/BqPDAQAAZQMAAA4AAAAAAAAAAAAA  AAAALgIAAGRycy9lMm9Eb2MueG1sUEsBAi0AFAAGAAgAAAAhAFHrTx3fAAAACQEAAA8AAAAAAAAA  AAAAAAAAHQQAAGRycy9kb3ducmV2LnhtbFBLBQYAAAAABAAEAPMAAAApBQAAAAA=  " w14:anchorId="75ECC862"/>
                  </w:pict>
                </mc:Fallback>
              </mc:AlternateContent>
              <mc:AlternateContent>
                <mc:Choice Requires="wps">
                  <w:drawing>
                    <wp:anchor distT="0" distB="0" distL="114300" distR="114300" simplePos="0" relativeHeight="251649536" behindDoc="0" locked="0" layoutInCell="1" allowOverlap="1" wp14:anchorId="5ED181BA" wp14:editId="07777777">
                      <wp:simplePos x="0" y="0"/>
                      <wp:positionH relativeFrom="column">
                        <wp:posOffset>1532255</wp:posOffset>
                      </wp:positionH>
                      <wp:positionV relativeFrom="paragraph">
                        <wp:posOffset>97790</wp:posOffset>
                      </wp:positionV>
                      <wp:extent cx="11430" cy="184150"/>
                      <wp:effectExtent l="27305" t="21590" r="27940" b="22860"/>
                      <wp:wrapNone/>
                      <wp:docPr id="2138841314" name="AutoShape 19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1430" cy="184150"/>
                              </a:xfrm>
                              <a:prstGeom prst="straightConnector1">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xmlns:w16sdtfl="http://schemas.microsoft.com/office/word/2024/wordml/sdtformatlock" xmlns:w16du="http://schemas.microsoft.com/office/word/2023/wordml/word16du" xmlns:oel="http://schemas.microsoft.com/office/2019/extlst">
                  <w:pict w14:anchorId="23C9C814">
                    <v:shape id="AutoShape 1938" style="position:absolute;margin-left:120.65pt;margin-top:7.7pt;width:.9pt;height:14.5pt;flip:x y;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red" strokeweight="3pt" type="#_x0000_t3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c5n/0yQEAAG4DAAAOAAAAZHJzL2Uyb0RvYy54bWysU8Fu2zAMvQ/YPwi6L7bbbgiMOD2ky3bo  tgDtdldk2RYmiwKpxM7fj1KytNhuw3wQSFF8fOSjV/fz6MTRIFnwjawWpRTGa2it7xv5/Xn7bikF  ReVb5cCbRp4Myfv12zerKdTmBgZwrUHBIJ7qKTRyiDHURUF6MKOiBQTjOdgBjiqyi33RopoYfXTF  TVl+KCbANiBoQ8S3D+egXGf8rjM6fus6MlG4RjK3mE/M5z6dxXql6h5VGKy+0FD/wGJU1nPRK9SD  ikoc0P4FNVqNQNDFhYaxgK6z2uQeuJuq/KObp0EFk3vh4VC4jon+H6z+etz4HSbqevZP4RH0TxIe  NoPyvckEnk+BhavSqIopUH1NSQ6FHYr99AVafqMOEfIU5g5H0TkbPqfEbP1IVirDPYs5C3C6CmDm  KDRfVtXdLaukOVIt76r3WZ9C1Qkv5Qak+MnAKJLRSIqobD/EDXjPSgOeK6jjI8XE9iUhJXvYWuey  4M6LqZG3y6osMycCZ9sUTe8I+/3GoTgq3pnttuQv986R188QDr7NaINR7ceLHZV1Z5urO38ZWZpS  Wkmq99Cedvh7lCxqpnlZwLQ1r/2c/fKbrH8BAAD//wMAUEsDBBQABgAIAAAAIQBY7s333gAAAAkB  AAAPAAAAZHJzL2Rvd25yZXYueG1sTI/BasMwEETvhf6D2EIvpZHtKKU4lkMo9FLooWnIWbY2tom0  MpaSOH/f7ak9LvOYeVttZu/EBac4BNKQLzIQSG2wA3Ua9t/vz68gYjJkjQuEGm4YYVPf31WmtOFK  X3jZpU5wCcXSaOhTGkspY9ujN3ERRiTOjmHyJvE5ddJO5srl3skiy16kNwPxQm9GfOuxPe3OXkO2  nVeHpni6nRztD23zgf5zRK0fH+btGkTCOf3B8KvP6lCzUxPOZKNwGgqVLxnlYKVAMFCoZQ6i0aCU  AllX8v8H9Q8AAAD//wMAUEsBAi0AFAAGAAgAAAAhALaDOJL+AAAA4QEAABMAAAAAAAAAAAAAAAAA  AAAAAFtDb250ZW50X1R5cGVzXS54bWxQSwECLQAUAAYACAAAACEAOP0h/9YAAACUAQAACwAAAAAA  AAAAAAAAAAAvAQAAX3JlbHMvLnJlbHNQSwECLQAUAAYACAAAACEAHOZ/9MkBAABuAwAADgAAAAAA  AAAAAAAAAAAuAgAAZHJzL2Uyb0RvYy54bWxQSwECLQAUAAYACAAAACEAWO7N994AAAAJAQAADwAA  AAAAAAAAAAAAAAAjBAAAZHJzL2Rvd25yZXYueG1sUEsFBgAAAAAEAAQA8wAAAC4FAAAAAA==  " w14:anchorId="47913D46"/>
                  </w:pict>
                </mc:Fallback>
              </mc:AlternateContent>
              <mc:AlternateContent>
                <mc:Choice Requires="wps">
                  <w:drawing>
                    <wp:anchor distT="0" distB="0" distL="114300" distR="114300" simplePos="0" relativeHeight="251648512" behindDoc="0" locked="0" layoutInCell="1" allowOverlap="1" wp14:anchorId="627F5EFD" wp14:editId="07777777">
                      <wp:simplePos x="0" y="0"/>
                      <wp:positionH relativeFrom="column">
                        <wp:posOffset>1439545</wp:posOffset>
                      </wp:positionH>
                      <wp:positionV relativeFrom="paragraph">
                        <wp:posOffset>104140</wp:posOffset>
                      </wp:positionV>
                      <wp:extent cx="99060" cy="6350"/>
                      <wp:effectExtent l="20320" t="27940" r="23495" b="22860"/>
                      <wp:wrapNone/>
                      <wp:docPr id="1849687954" name="AutoShape 19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9060" cy="6350"/>
                              </a:xfrm>
                              <a:prstGeom prst="straightConnector1">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xmlns:w16sdtfl="http://schemas.microsoft.com/office/word/2024/wordml/sdtformatlock" xmlns:w16du="http://schemas.microsoft.com/office/word/2023/wordml/word16du" xmlns:oel="http://schemas.microsoft.com/office/2019/extlst">
                  <w:pict w14:anchorId="42CD5CF9">
                    <v:shape id="AutoShape 1937" style="position:absolute;margin-left:113.35pt;margin-top:8.2pt;width:7.8pt;height:.5pt;flip:y;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red" strokeweight="3pt" type="#_x0000_t3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QDWouwwEAAGIDAAAOAAAAZHJzL2Uyb0RvYy54bWysU8Fu2zAMvQ/YPwi6L3ZaLGiNOD2kyy7d  FqDd7ook28JkUSCVOPn7UUqWFtttmA+EKJJPj4/08uE4enGwSA5CK+ezWgobNBgX+lZ+f9l8uJOC  kgpGeQi2lSdL8mH1/t1yio29gQG8sSgYJFAzxVYOKcWmqkgPdlQ0g2gDBzvAUSV2sa8MqonRR1/d  1PWimgBNRNCWiG8fz0G5KvhdZ3X61nVkk/CtZG6pWCx2l221WqqmRxUHpy801D+wGJUL/OgV6lEl  Jfbo/oIanUYg6NJMw1hB1zltSw/czbz+o5vnQUVbemFxKF5lov8Hq78e1mGLmbo+huf4BPoniQDr  QYXeFgIvp8iDm2epqilScy3JDsUtit30BQznqH2CosKxw1F03sUfuTCDc6fiWGQ/XWW3xyQ0X97f  1wuejebI4vZjmUmlmoyRKyNS+mxhFPnQSkqoXD+kNYTA0wU846vDE6XM8LUgFwfYOO/LkH0QUytv  7+Z1XRgReGdyNOcR9ru1R3FQvCebTc1f6Zcjb9MQ9sEUtMEq8+lyTsr585lf9+EiU1YmryE1OzCn  Lf6WjwdZaF6WLm/KW79Uv/4aq18AAAD//wMAUEsDBBQABgAIAAAAIQBwCGJp3gAAAAkBAAAPAAAA  ZHJzL2Rvd25yZXYueG1sTI/dSsQwEEbvBd8hjOCdmxpLK7XpIv4gIsLu6gNkm7EpNpPaZLf17R2v  9HLmO3xzpl4vfhBHnGIfSMPlKgOB1AbbU6fh/e3x4hpETIasGQKhhm+MsG5OT2pT2TDTFo+71Aku  oVgZDS6lsZIytg69iaswInH2ESZvEo9TJ+1kZi73g1RZVkhveuILzox457D93B28hq+8vX99kmXh  ceuWh/Jl8zxvOq3Pz5bbGxAJl/QHw68+q0PDTvtwIBvFoEGpomSUgyIHwYDK1RWIPS/KHGRTy/8f  ND8AAAD//wMAUEsBAi0AFAAGAAgAAAAhALaDOJL+AAAA4QEAABMAAAAAAAAAAAAAAAAAAAAAAFtD  b250ZW50X1R5cGVzXS54bWxQSwECLQAUAAYACAAAACEAOP0h/9YAAACUAQAACwAAAAAAAAAAAAAA  AAAvAQAAX3JlbHMvLnJlbHNQSwECLQAUAAYACAAAACEAkA1qLsMBAABiAwAADgAAAAAAAAAAAAAA  AAAuAgAAZHJzL2Uyb0RvYy54bWxQSwECLQAUAAYACAAAACEAcAhiad4AAAAJAQAADwAAAAAAAAAA  AAAAAAAdBAAAZHJzL2Rvd25yZXYueG1sUEsFBgAAAAAEAAQA8wAAACgFAAAAAA==  " w14:anchorId="01D14B03"/>
                  </w:pict>
                </mc:Fallback>
              </mc:AlternateContent>
              <mc:AlternateContent>
                <mc:Choice Requires="wps">
                  <w:drawing>
                    <wp:anchor distT="0" distB="0" distL="114300" distR="114300" simplePos="0" relativeHeight="251647488" behindDoc="0" locked="0" layoutInCell="1" allowOverlap="1" wp14:anchorId="538D5828" wp14:editId="07777777">
                      <wp:simplePos x="0" y="0"/>
                      <wp:positionH relativeFrom="column">
                        <wp:posOffset>1360805</wp:posOffset>
                      </wp:positionH>
                      <wp:positionV relativeFrom="paragraph">
                        <wp:posOffset>100965</wp:posOffset>
                      </wp:positionV>
                      <wp:extent cx="93980" cy="309880"/>
                      <wp:effectExtent l="27305" t="24765" r="21590" b="27305"/>
                      <wp:wrapNone/>
                      <wp:docPr id="859250839" name="AutoShape 19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3980" cy="309880"/>
                              </a:xfrm>
                              <a:prstGeom prst="straightConnector1">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xmlns:w16sdtfl="http://schemas.microsoft.com/office/word/2024/wordml/sdtformatlock" xmlns:w16du="http://schemas.microsoft.com/office/word/2023/wordml/word16du" xmlns:oel="http://schemas.microsoft.com/office/2019/extlst">
                  <w:pict w14:anchorId="7B521EA9">
                    <v:shape id="AutoShape 1936" style="position:absolute;margin-left:107.15pt;margin-top:7.95pt;width:7.4pt;height:24.4pt;flip:x;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red" strokeweight="3pt" type="#_x0000_t3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6kwJxAEAAGQDAAAOAAAAZHJzL2Uyb0RvYy54bWysU01v2zAMvQ/YfxB8X+y0wJAYcXpIl+3Q  bQHa/QBFkm1hsiiQSuz8+1GKl+7jNswHQRTJx8dHevMwDU6cDZIF3xTLRVUI4xVo67um+Payf7cq  BEXptXTgTVNcDBUP27dvNmOozR304LRBwSCe6jE0RR9jqMuSVG8GSQsIxrOzBRxkZBO7UqMcGX1w  5V1VvS9HQB0QlCHi18ers9hm/LY1Kn5tWzJRuKZgbjGfmM9jOsvtRtYdytBbNdOQ/8BikNZz0RvU  o4xSnND+BTVYhUDQxoWCoYS2tcrkHribZfVHN8+9DCb3wuJQuMlE/w9WfTnv/AETdTX55/AE6jsJ  D7te+s5kAi+XwINbJqnKMVB9S0kGhQOK4/gZNMfIU4SswtTiIFpnw6eUmMC5UzFl2S832c0UheLH  9f16xbNR7Lmv1iu+p1KyTigpNyDFjwYGkS5NQRGl7fq4A+95voDXCvL8RPGa+DMhJXvYW+fymJ0X  I5dYLasqcyJwVidviiPsjjuH4ix5U/b7ir+Zxm9hCCevM1pvpP4w36O07npn2s7PQiVt0iJSfQR9  OWAilyweZe5vXru0K7/aOer159j+AAAA//8DAFBLAwQUAAYACAAAACEAN1U0fN8AAAAJAQAADwAA  AGRycy9kb3ducmV2LnhtbEyP3U6EMBCF7018h2ZMvHMLiOAiZWP8iTHGZP8eoEtHINIp0u6Cb+94  pZeT8+Wcb8rVbHtxwtF3jhTEiwgEUu1MR42C/e756haED5qM7h2hgm/0sKrOz0pdGDfRBk/b0Agu  IV9oBW0IQyGlr1u02i/cgMTZhxutDnyOjTSjnrjc9jKJokxa3REvtHrAhxbrz+3RKvhK68f3F5ln  Fjft/JS/rV+ndaPU5cV8fwci4Bz+YPjVZ3Wo2OngjmS86BUkcXrNKAc3SxAMJMkyBnFQkKU5yKqU  /z+ofgAAAP//AwBQSwECLQAUAAYACAAAACEAtoM4kv4AAADhAQAAEwAAAAAAAAAAAAAAAAAAAAAA  W0NvbnRlbnRfVHlwZXNdLnhtbFBLAQItABQABgAIAAAAIQA4/SH/1gAAAJQBAAALAAAAAAAAAAAA  AAAAAC8BAABfcmVscy8ucmVsc1BLAQItABQABgAIAAAAIQAT6kwJxAEAAGQDAAAOAAAAAAAAAAAA  AAAAAC4CAABkcnMvZTJvRG9jLnhtbFBLAQItABQABgAIAAAAIQA3VTR83wAAAAkBAAAPAAAAAAAA  AAAAAAAAAB4EAABkcnMvZG93bnJldi54bWxQSwUGAAAAAAQABADzAAAAKgUAAAAA  " w14:anchorId="448073EF"/>
                  </w:pict>
                </mc:Fallback>
              </mc:AlternateContent>
              <mc:AlternateContent>
                <mc:Choice Requires="wps">
                  <w:drawing>
                    <wp:anchor distT="0" distB="0" distL="114300" distR="114300" simplePos="0" relativeHeight="251646464" behindDoc="0" locked="0" layoutInCell="1" allowOverlap="1" wp14:anchorId="7B393C86" wp14:editId="07777777">
                      <wp:simplePos x="0" y="0"/>
                      <wp:positionH relativeFrom="column">
                        <wp:posOffset>245745</wp:posOffset>
                      </wp:positionH>
                      <wp:positionV relativeFrom="paragraph">
                        <wp:posOffset>417195</wp:posOffset>
                      </wp:positionV>
                      <wp:extent cx="1111885" cy="35560"/>
                      <wp:effectExtent l="26670" t="26670" r="23495" b="23495"/>
                      <wp:wrapNone/>
                      <wp:docPr id="295587791" name="AutoShape 19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111885" cy="35560"/>
                              </a:xfrm>
                              <a:prstGeom prst="straightConnector1">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xmlns:w16sdtfl="http://schemas.microsoft.com/office/word/2024/wordml/sdtformatlock" xmlns:w16du="http://schemas.microsoft.com/office/word/2023/wordml/word16du" xmlns:oel="http://schemas.microsoft.com/office/2019/extlst">
                  <w:pict w14:anchorId="645AF77C">
                    <v:shape id="AutoShape 1935" style="position:absolute;margin-left:19.35pt;margin-top:32.85pt;width:87.55pt;height:2.8pt;flip:y;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red" strokeweight="3pt" type="#_x0000_t3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oQMTjxAEAAGUDAAAOAAAAZHJzL2Uyb0RvYy54bWysU8Fu2zAMvQ/YPwi6L7Y7pAiMOD2kyy7d  FqDd7oos28JkUSCV2Pn7UUqWFtttmA6CKIqPj4/U+mEenTgZJAu+kdWilMJ4Da31fSO/v+w+rKSg  qHyrHHjTyLMh+bB5/249hdrcwQCuNSgYxFM9hUYOMYa6KEgPZlS0gGA8OzvAUUU2sS9aVBOjj664  K8v7YgJsA4I2RHz7eHHKTcbvOqPjt64jE4VrJHOLece8H9JebNaq7lGFweorDfUPLEZlPSe9QT2q  qMQR7V9Qo9UIBF1caBgL6DqrTa6Bq6nKP6p5HlQwuRYWh8JNJvp/sPrraev3mKjr2T+HJ9A/SXjY  Dsr3JhN4OQduXJWkKqZA9S0kGRT2KA7TF2j5jTpGyCrMHY6iczb8SIEJnCsVc5b9fJPdzFFovqx4  rVZLKTT7Pi6X97kthaoTTAoOSPGzgVGkQyMporL9ELfgPTcY8JJCnZ4oJpKvASnYw846l/vsvJg4  w6oqy0yKwNk2edM7wv6wdShOikdltyt55ZLZ8/YZwtG3GW0wqv10PUdl3eXM2Z2/KpXESZNI9QHa  8x5/K8i9zDSvc5eG5a2do19/x+YXAAAA//8DAFBLAwQUAAYACAAAACEAIcGQVN8AAAAIAQAADwAA  AGRycy9kb3ducmV2LnhtbEyPzU7DMBCE70i8g7VI3KiTBpIqZFMhfoRQhdQWHsCNlzgitkPsNuHt  WU5wWo1mNPtNtZ5tL040hs47hHSRgCDXeN25FuH97elqBSJE5bTqvSOEbwqwrs/PKlVqP7kdnfax  FVziQqkQTIxDKWVoDFkVFn4gx96HH62KLMdW6lFNXG57uUySXFrVOf5g1ED3hprP/dEifF03D6/P  ssgt7cz8WGy2L9O2Rby8mO9uQUSa418YfvEZHWpmOvij00H0CNmq4CRCfsOX/WWa8ZQDQpFmIOtK  /h9Q/wAAAP//AwBQSwECLQAUAAYACAAAACEAtoM4kv4AAADhAQAAEwAAAAAAAAAAAAAAAAAAAAAA  W0NvbnRlbnRfVHlwZXNdLnhtbFBLAQItABQABgAIAAAAIQA4/SH/1gAAAJQBAAALAAAAAAAAAAAA  AAAAAC8BAABfcmVscy8ucmVsc1BLAQItABQABgAIAAAAIQAoQMTjxAEAAGUDAAAOAAAAAAAAAAAA  AAAAAC4CAABkcnMvZTJvRG9jLnhtbFBLAQItABQABgAIAAAAIQAhwZBU3wAAAAgBAAAPAAAAAAAA  AAAAAAAAAB4EAABkcnMvZG93bnJldi54bWxQSwUGAAAAAAQABADzAAAAKgUAAAAA  " w14:anchorId="735E6FA9"/>
                  </w:pict>
                </mc:Fallback>
              </mc:AlternateContent>
              <mc:AlternateContent>
                <mc:Choice Requires="wps">
                  <w:drawing>
                    <wp:anchor distT="0" distB="0" distL="114300" distR="114300" simplePos="0" relativeHeight="251645440" behindDoc="0" locked="0" layoutInCell="1" allowOverlap="1" wp14:anchorId="1169BDC5" wp14:editId="07777777">
                      <wp:simplePos x="0" y="0"/>
                      <wp:positionH relativeFrom="column">
                        <wp:posOffset>245745</wp:posOffset>
                      </wp:positionH>
                      <wp:positionV relativeFrom="paragraph">
                        <wp:posOffset>452755</wp:posOffset>
                      </wp:positionV>
                      <wp:extent cx="0" cy="189230"/>
                      <wp:effectExtent l="26670" t="24130" r="20955" b="24765"/>
                      <wp:wrapNone/>
                      <wp:docPr id="1047258935" name="AutoShape 19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9230"/>
                              </a:xfrm>
                              <a:prstGeom prst="straightConnector1">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xmlns:w16sdtfl="http://schemas.microsoft.com/office/word/2024/wordml/sdtformatlock" xmlns:w16du="http://schemas.microsoft.com/office/word/2023/wordml/word16du" xmlns:oel="http://schemas.microsoft.com/office/2019/extlst">
                  <w:pict w14:anchorId="6BA3F430">
                    <v:shape id="AutoShape 1934" style="position:absolute;margin-left:19.35pt;margin-top:35.65pt;width:0;height:14.9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red" strokeweight="3pt" type="#_x0000_t3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Rhg6zugEAAFYDAAAOAAAAZHJzL2Uyb0RvYy54bWysU02P0zAQvSPxHyzfaZKuhErUdA9dymWB  Srv8gKnjJBaOx5pxm/TfY7sfrOCGyMGy5+PNmzeT9eM8WnHSxAZdI6tFKYV2Clvj+kb+eN19WEnB  AVwLFp1u5FmzfNy8f7eefK2XOKBtNYkI4riefCOHEHxdFKwGPQIv0GsXnR3SCCE+qS9agimij7ZY  luXHYkJqPaHSzNH6dHHKTcbvOq3C965jHYRtZOQW8kn5PKSz2Kyh7gn8YNSVBvwDixGMi0XvUE8Q  QBzJ/AU1GkXI2IWFwrHArjNK5x5iN1X5RzcvA3ide4nisL/LxP8PVn07bd2eEnU1uxf/jOonC4fb  AVyvM4HXs4+Dq5JUxeS5vqekB/s9icP0FdsYA8eAWYW5ozFBxv7EnMU+38XWcxDqYlTRWq0+LR/y  HAqob3meOHzROIp0aSQHAtMPYYvOxYkiVbkKnJ45JFZQ3xJSUYc7Y20erHViauTDqirLnMFoTZu8  KY6pP2wtiRPE3djtyvjlHqPnbRjh0bUZbdDQfr7eAxh7ucfq1l2lSWqk1eP6gO15TzfJ4vAyzeui  pe14+87Zv3+HzS8AAAD//wMAUEsDBBQABgAIAAAAIQAnVJ+h3QAAAAgBAAAPAAAAZHJzL2Rvd25y  ZXYueG1sTI/BTsMwEETvSPyDtUjcqJMG0SiNUyEQCC5IbTnQ2zY2SYS9jmKnTfl6ll7gOJqn2bfl  anJWHMwQOk8K0lkCwlDtdUeNgvft000OIkQkjdaTUXAyAVbV5UWJhfZHWpvDJjaCRygUqKCNsS+k  DHVrHIaZ7w1x9+kHh5Hj0Eg94JHHnZXzJLmTDjviCy325qE19ddmdApeXunWrj/63WnM3h6/ff6M  bjtX6vpqul+CiGaKfzD86rM6VOy09yPpIKyCLF8wqWCRZiC4P+c9c0magqxK+f+B6gcAAP//AwBQ  SwECLQAUAAYACAAAACEAtoM4kv4AAADhAQAAEwAAAAAAAAAAAAAAAAAAAAAAW0NvbnRlbnRfVHlw  ZXNdLnhtbFBLAQItABQABgAIAAAAIQA4/SH/1gAAAJQBAAALAAAAAAAAAAAAAAAAAC8BAABfcmVs  cy8ucmVsc1BLAQItABQABgAIAAAAIQCRhg6zugEAAFYDAAAOAAAAAAAAAAAAAAAAAC4CAABkcnMv  ZTJvRG9jLnhtbFBLAQItABQABgAIAAAAIQAnVJ+h3QAAAAgBAAAPAAAAAAAAAAAAAAAAABQEAABk  cnMvZG93bnJldi54bWxQSwUGAAAAAAQABADzAAAAHgUAAAAA  " w14:anchorId="085341B7"/>
                  </w:pict>
                </mc:Fallback>
              </mc:AlternateContent>
              <mc:AlternateContent>
                <mc:Choice Requires="wps">
                  <w:drawing>
                    <wp:anchor distT="0" distB="0" distL="114300" distR="114300" simplePos="0" relativeHeight="251644416" behindDoc="0" locked="0" layoutInCell="1" allowOverlap="1" wp14:anchorId="0A437DBE" wp14:editId="07777777">
                      <wp:simplePos x="0" y="0"/>
                      <wp:positionH relativeFrom="column">
                        <wp:posOffset>60960</wp:posOffset>
                      </wp:positionH>
                      <wp:positionV relativeFrom="paragraph">
                        <wp:posOffset>641985</wp:posOffset>
                      </wp:positionV>
                      <wp:extent cx="179070" cy="22225"/>
                      <wp:effectExtent l="22860" t="22860" r="26670" b="21590"/>
                      <wp:wrapNone/>
                      <wp:docPr id="112901307" name="AutoShape 19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79070" cy="22225"/>
                              </a:xfrm>
                              <a:prstGeom prst="straightConnector1">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xmlns:w16sdtfl="http://schemas.microsoft.com/office/word/2024/wordml/sdtformatlock" xmlns:w16du="http://schemas.microsoft.com/office/word/2023/wordml/word16du" xmlns:oel="http://schemas.microsoft.com/office/2019/extlst">
                  <w:pict w14:anchorId="31795363">
                    <v:shape id="AutoShape 1933" style="position:absolute;margin-left:4.8pt;margin-top:50.55pt;width:14.1pt;height:1.75pt;flip:y;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red" strokeweight="3pt" type="#_x0000_t3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m85qJwwEAAGQDAAAOAAAAZHJzL2Uyb0RvYy54bWysU01v2zAMvQ/YfxB0X2xn2NoZcXpIl126  LUC73RVZtoXJokAqcfLvRyluuo/bMB0EURQfHx+p1d1pdOJokCz4RlaLUgrjNbTW94389rR9cysF  ReVb5cCbRp4Nybv161erKdRmCQO41qBgEE/1FBo5xBjqoiA9mFHRAoLx7OwARxXZxL5oUU2MPrpi  WZbviwmwDQjaEPHt/cUp1xm/64yOX7uOTBSukcwt5h3zvk97sV6pukcVBqtnGuofWIzKek56hbpX  UYkD2r+gRqsRCLq40DAW0HVWm1wDV1OVf1TzOKhgci0sDoWrTPT/YPWX48bvMFHXJ/8YHkD/IOFh  Myjfm0zg6Ry4cVWSqpgC1deQZFDYodhPn6HlN+oQIatw6nAUnbPhewpM4FypOGXZz1fZzSkKzZfV  zYfyhpuj2bXk9S6nUnVCSbEBKX4yMIp0aCRFVLYf4ga85/4CXjKo4wPFxPElIAV72FrncpudF1Mj  395WZZk5ETjbJm96R9jvNw7FUfGkbLclr5nGb88QDr7NaINR7cf5HJV1lzNnd34WKmmTBpHqPbTn  HT4LyK3MNOexS7Pyq52jXz7H+icAAAD//wMAUEsDBBQABgAIAAAAIQDJ4MLU3gAAAAgBAAAPAAAA  ZHJzL2Rvd25yZXYueG1sTI/NTsMwEITvSH0Ha5G4USdQJRDiVIgfIYSQ2sIDuPESR43XIXab9O27  PcFxZ0az35TLyXXigENoPSlI5wkIpNqblhoF31+v13cgQtRkdOcJFRwxwLKaXZS6MH6kNR42sRFc  QqHQCmyMfSFlqC06Hea+R2Lvxw9ORz6HRppBj1zuOnmTJJl0uiX+YHWPTxbr3WbvFPwu6ufPN5ln  Dtd2esk/Vu/jqlHq6nJ6fAARcYp/YTjjMzpUzLT1ezJBdAruMw6ynKQpCPZvc16yPQuLDGRVyv8D  qhMAAAD//wMAUEsBAi0AFAAGAAgAAAAhALaDOJL+AAAA4QEAABMAAAAAAAAAAAAAAAAAAAAAAFtD  b250ZW50X1R5cGVzXS54bWxQSwECLQAUAAYACAAAACEAOP0h/9YAAACUAQAACwAAAAAAAAAAAAAA  AAAvAQAAX3JlbHMvLnJlbHNQSwECLQAUAAYACAAAACEAZvOaicMBAABkAwAADgAAAAAAAAAAAAAA  AAAuAgAAZHJzL2Uyb0RvYy54bWxQSwECLQAUAAYACAAAACEAyeDC1N4AAAAIAQAADwAAAAAAAAAA  AAAAAAAdBAAAZHJzL2Rvd25yZXYueG1sUEsFBgAAAAAEAAQA8wAAACgFAAAAAA==  " w14:anchorId="4DBE4977"/>
                  </w:pict>
                </mc:Fallback>
              </mc:AlternateContent>
              <w:drawing>
                <wp:inline distT="0" distB="0" distL="0" distR="0" wp14:anchorId="2B93F254" wp14:editId="07777777">
                  <wp:extent cx="2514600" cy="1457325"/>
                  <wp:effectExtent l="0" t="0" r="0" b="0"/>
                  <wp:docPr id="1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514600" cy="1457325"/>
                          </a:xfrm>
                          <a:prstGeom prst="rect">
                            <a:avLst/>
                          </a:prstGeom>
                          <a:noFill/>
                          <a:ln>
                            <a:noFill/>
                          </a:ln>
                        </pic:spPr>
                      </pic:pic>
                    </a:graphicData>
                  </a:graphic>
                </wp:inline>
              </w:drawing>
            </w:r>
          </w:p>
        </w:tc>
      </w:tr>
      <w:tr w:rsidRPr="00FD574B" w:rsidR="00F45A15" w:rsidTr="1B71330A" w14:paraId="2BC864CB" w14:textId="77777777">
        <w:trPr>
          <w:gridBefore w:val="1"/>
        </w:trPr>
        <w:tc>
          <w:tcPr>
            <w:tcW w:w="4313" w:type="dxa"/>
            <w:tcMar/>
          </w:tcPr>
          <w:p w:rsidRPr="00FD574B" w:rsidR="00F45A15" w:rsidP="001474D1" w:rsidRDefault="001474D1" w14:paraId="7701219B" w14:textId="77777777">
            <w:pPr>
              <w:keepNext/>
              <w:rPr>
                <w:rFonts w:eastAsia="標楷體"/>
                <w:sz w:val="20"/>
                <w:szCs w:val="20"/>
              </w:rPr>
            </w:pPr>
            <w:r>
              <w:rPr>
                <w:rFonts w:eastAsia="標楷體"/>
                <w:sz w:val="20"/>
                <w:szCs w:val="20"/>
              </w:rPr>
              <w:t xml:space="preserve">圖 2-9公司組織邊界 (PT. GLORY INDUSTRIAL SEMARANG)</w:t>
            </w:r>
          </w:p>
        </w:tc>
        <w:tc>
          <w:tcPr>
            <w:tcW w:w="4563" w:type="dxa"/>
            <w:tcMar/>
          </w:tcPr>
          <w:p w:rsidRPr="00FD574B" w:rsidR="00F45A15" w:rsidP="001474D1" w:rsidRDefault="001474D1" w14:paraId="6849D189" w14:textId="77777777">
            <w:pPr>
              <w:keepNext/>
              <w:rPr>
                <w:rFonts w:eastAsia="標楷體"/>
                <w:sz w:val="20"/>
                <w:szCs w:val="20"/>
              </w:rPr>
            </w:pPr>
            <w:r>
              <w:rPr>
                <w:rFonts w:eastAsia="標楷體"/>
                <w:sz w:val="20"/>
                <w:szCs w:val="20"/>
              </w:rPr>
              <w:t xml:space="preserve">圖 2-10公司組織邊界 (PT. STARLIGHT GARMENT SEMARANG.)</w:t>
            </w:r>
          </w:p>
        </w:tc>
      </w:tr>
      <w:tr w:rsidRPr="00FD574B" w:rsidR="00DE13D8" w:rsidTr="1B71330A" w14:paraId="3D9D309D" w14:textId="77777777">
        <w:trPr>
          <w:trHeight w:val="3109"/>
        </w:trPr>
        <w:tc>
          <w:tcPr>
            <w:tcW w:w="4455" w:type="dxa"/>
            <w:gridSpan w:val="2"/>
            <w:tcMar/>
          </w:tcPr>
          <w:p w:rsidRPr="00FD574B" w:rsidR="00DE13D8" w:rsidP="00D179BE" w:rsidRDefault="00E461EB" w14:paraId="360AD991" w14:textId="77777777">
            <w:pPr>
              <w:jc w:val="center"/>
              <w:rPr>
                <w:rFonts w:eastAsia="標楷體"/>
                <w:sz w:val="20"/>
                <w:szCs w:val="20"/>
              </w:rPr>
            </w:pPr>
            <w:r>
              <w:rPr>
                <w:rFonts w:eastAsia="標楷體"/>
                <w:noProof/>
                <w:sz w:val="20"/>
                <w:szCs w:val="20"/>
              </w:rPr>
              <mc:AlternateContent>
                <mc:Choice Requires="wps">
                  <w:drawing>
                    <wp:anchor distT="0" distB="0" distL="114300" distR="114300" simplePos="0" relativeHeight="251685376" behindDoc="0" locked="0" layoutInCell="1" allowOverlap="1" wp14:anchorId="132F6A09" wp14:editId="07777777">
                      <wp:simplePos x="0" y="0"/>
                      <wp:positionH relativeFrom="column">
                        <wp:posOffset>542925</wp:posOffset>
                      </wp:positionH>
                      <wp:positionV relativeFrom="paragraph">
                        <wp:posOffset>660400</wp:posOffset>
                      </wp:positionV>
                      <wp:extent cx="80010" cy="172085"/>
                      <wp:effectExtent l="19050" t="22225" r="24765" b="24765"/>
                      <wp:wrapNone/>
                      <wp:docPr id="2128337444" name="AutoShape 19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0010" cy="172085"/>
                              </a:xfrm>
                              <a:prstGeom prst="straightConnector1">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xmlns:w16sdtfl="http://schemas.microsoft.com/office/word/2024/wordml/sdtformatlock" xmlns:w16du="http://schemas.microsoft.com/office/word/2023/wordml/word16du" xmlns:oel="http://schemas.microsoft.com/office/2019/extlst">
                  <w:pict w14:anchorId="051DFE7A">
                    <v:shape id="AutoShape 1972" style="position:absolute;margin-left:42.75pt;margin-top:52pt;width:6.3pt;height:13.55pt;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red" strokeweight="3pt" type="#_x0000_t3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xYg/wgEAAGQDAAAOAAAAZHJzL2Uyb0RvYy54bWysU02P0zAQvSPxHyzfaZIioIqa7qFLuSxQ  aRfurj8SC8djzbhN+++x3WyXjxsiB2vsmXnz5s1kfXceHTtpJAu+482i5kx7Ccr6vuPfnnZvVpxR  FF4JB153/KKJ321ev1pPodVLGMApjSyBeGqn0PEhxtBWFclBj4IWELRPTgM4ipiu2FcKxZTQR1ct  6/p9NQGqgCA1UXq9vzr5puAbo2X8agzpyFzHE7dYTiznIZ/VZi3aHkUYrJxpiH9gMQrrU9Eb1L2I  gh3R/gU1WolAYOJCwliBMVbq0kPqpqn/6OZxEEGXXpI4FG4y0f+DlV9OW7/HTF2e/WN4APmDmIft  IHyvC4GnS0iDa7JU1RSovaXkC4U9ssP0GVSKEccIRYWzwZEZZ8P3nJjBU6fsXGS/3GTX58hkelzV  qXXOZPI0H5b16l0pJdqMknMDUvykYWTZ6DhFFLYf4ha8T/MFvFYQpweKmeNLQk72sLPOlTE7z6aO  v101dV04ETirsjfHEfaHrUN2EmlTdrs6fTON38IQjl4VtEEL9XG2o7Duaqfqzs9CZW3yIlJ7AHXZ  47OAaZSF5rx2eVd+vZfsl59j8xMAAP//AwBQSwMEFAAGAAgAAAAhAFbDPqzfAAAACQEAAA8AAABk  cnMvZG93bnJldi54bWxMj8tOwzAQRfdI/QdrKrGjTqCPEOJUiIcqhJDawge48RBHxOMQu0369wwr  WM6do/so1qNrxQn70HhSkM4SEEiVNw3VCj7en68yECFqMrr1hArOGGBdTi4KnRs/0A5P+1gLNqGQ  awU2xi6XMlQWnQ4z3yHx79P3Tkc++1qaXg9s7lp5nSRL6XRDnGB1hw8Wq6/90Sn4nlePbxu5Wjrc  2fFp9bp9Gba1UpfT8f4ORMQx/sHwW5+rQ8mdDv5IJohWQbZYMMl6MudNDNxmKYgDCzdpCrIs5P8F  5Q8AAAD//wMAUEsBAi0AFAAGAAgAAAAhALaDOJL+AAAA4QEAABMAAAAAAAAAAAAAAAAAAAAAAFtD  b250ZW50X1R5cGVzXS54bWxQSwECLQAUAAYACAAAACEAOP0h/9YAAACUAQAACwAAAAAAAAAAAAAA  AAAvAQAAX3JlbHMvLnJlbHNQSwECLQAUAAYACAAAACEAzMWIP8IBAABkAwAADgAAAAAAAAAAAAAA  AAAuAgAAZHJzL2Uyb0RvYy54bWxQSwECLQAUAAYACAAAACEAVsM+rN8AAAAJAQAADwAAAAAAAAAA  AAAAAAAcBAAAZHJzL2Rvd25yZXYueG1sUEsFBgAAAAAEAAQA8wAAACgFAAAAAA==  " w14:anchorId="422C5D3F"/>
                  </w:pict>
                </mc:Fallback>
              </mc:AlternateContent>
              <mc:AlternateContent>
                <mc:Choice Requires="wps">
                  <w:drawing>
                    <wp:anchor distT="0" distB="0" distL="114300" distR="114300" simplePos="0" relativeHeight="251684352" behindDoc="0" locked="0" layoutInCell="1" allowOverlap="1" wp14:anchorId="090EF8C5" wp14:editId="07777777">
                      <wp:simplePos x="0" y="0"/>
                      <wp:positionH relativeFrom="column">
                        <wp:posOffset>545465</wp:posOffset>
                      </wp:positionH>
                      <wp:positionV relativeFrom="paragraph">
                        <wp:posOffset>832485</wp:posOffset>
                      </wp:positionV>
                      <wp:extent cx="180340" cy="0"/>
                      <wp:effectExtent l="21590" t="22860" r="26670" b="24765"/>
                      <wp:wrapNone/>
                      <wp:docPr id="1438115326" name="AutoShape 19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340" cy="0"/>
                              </a:xfrm>
                              <a:prstGeom prst="straightConnector1">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xmlns:w16sdtfl="http://schemas.microsoft.com/office/word/2024/wordml/sdtformatlock" xmlns:w16du="http://schemas.microsoft.com/office/word/2023/wordml/word16du" xmlns:oel="http://schemas.microsoft.com/office/2019/extlst">
                  <w:pict w14:anchorId="7B2A8E8B">
                    <v:shape id="AutoShape 1971" style="position:absolute;margin-left:42.95pt;margin-top:65.55pt;width:14.2pt;height:0;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red" strokeweight="3pt" type="#_x0000_t3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c9+FQuQEAAFYDAAAOAAAAZHJzL2Uyb0RvYy54bWysU8Fu2zAMvQ/YPwi6L7bbYQiMOD2kyy7d  FqDdBzCSbAuTRYFU4uTvJ6lJVmy3YT4IlEg+Pj7Sq4fT5MTREFv0nWwWtRTGK9TWD5388bL9sJSC  I3gNDr3p5NmwfFi/f7eaQ2vucESnDYkE4rmdQyfHGENbVaxGMwEvMBifnD3SBDFdaag0wZzQJ1fd  1fWnakbSgVAZ5vT6+OqU64Lf90bF733PJgrXycQtlpPKuc9ntV5BOxCE0aoLDfgHFhNYn4reoB4h  gjiQ/QtqsoqQsY8LhVOFfW+VKT2kbpr6j26eRwim9JLE4XCTif8frPp23PgdZerq5J/DE6qfLDxu  RvCDKQReziENrslSVXPg9paSLxx2JPbzV9QpBg4RiwqnnqYMmfoTpyL2+Sa2OUWh0mOzrO8/ppGo  q6uC9poXiOMXg5PIRic5EthhjBv0Pk0UqSlV4PjEMbOC9pqQi3rcWufKYJ0Xcyfvl01dlwxGZ3X2  5jimYb9xJI6QdmO7rdNXekyet2GEB68L2mhAf77YEax7tVN15y/SZDXy6nG7R33e0VWyNLxC87Jo  eTve3kv2799h/QsAAP//AwBQSwMEFAAGAAgAAAAhAElIfxHeAAAACgEAAA8AAABkcnMvZG93bnJl  di54bWxMj8FKw0AQhu+C77CM4M1u0lSJMZsiiqKXQlsPeptmxyS4Oxuymzb16d2CoMf55+Ofb8rl  ZI3Y0+A7xwrSWQKCuHa640bB2/bpKgfhA7JG45gUHMnDsjo/K7HQ7sBr2m9CI2IJ+wIVtCH0hZS+  bsmin7meOO4+3WAxxHFopB7wEMutkfMkuZEWO44XWuzpoaX6azNaBS+vvDDr9/7jOGarx2+XP6Pd  zpW6vJju70AEmsIfDCf9qA5VdNq5kbUXRkF+fRvJmGdpCuIEpIsMxO43kVUp/79Q/QAAAP//AwBQ  SwECLQAUAAYACAAAACEAtoM4kv4AAADhAQAAEwAAAAAAAAAAAAAAAAAAAAAAW0NvbnRlbnRfVHlw  ZXNdLnhtbFBLAQItABQABgAIAAAAIQA4/SH/1gAAAJQBAAALAAAAAAAAAAAAAAAAAC8BAABfcmVs  cy8ucmVsc1BLAQItABQABgAIAAAAIQAc9+FQuQEAAFYDAAAOAAAAAAAAAAAAAAAAAC4CAABkcnMv  ZTJvRG9jLnhtbFBLAQItABQABgAIAAAAIQBJSH8R3gAAAAoBAAAPAAAAAAAAAAAAAAAAABMEAABk  cnMvZG93bnJldi54bWxQSwUGAAAAAAQABADzAAAAHgUAAAAA  " w14:anchorId="4210B7FF"/>
                  </w:pict>
                </mc:Fallback>
              </mc:AlternateContent>
              <mc:AlternateContent>
                <mc:Choice Requires="wps">
                  <w:drawing>
                    <wp:anchor distT="0" distB="0" distL="114300" distR="114300" simplePos="0" relativeHeight="251671040" behindDoc="0" locked="0" layoutInCell="1" allowOverlap="1" wp14:anchorId="0ED17214" wp14:editId="07777777">
                      <wp:simplePos x="0" y="0"/>
                      <wp:positionH relativeFrom="column">
                        <wp:posOffset>725805</wp:posOffset>
                      </wp:positionH>
                      <wp:positionV relativeFrom="paragraph">
                        <wp:posOffset>835660</wp:posOffset>
                      </wp:positionV>
                      <wp:extent cx="43815" cy="278765"/>
                      <wp:effectExtent l="20955" t="26035" r="20955" b="19050"/>
                      <wp:wrapNone/>
                      <wp:docPr id="607464930" name="AutoShape 19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43815" cy="278765"/>
                              </a:xfrm>
                              <a:prstGeom prst="straightConnector1">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xmlns:w16sdtfl="http://schemas.microsoft.com/office/word/2024/wordml/sdtformatlock" xmlns:w16du="http://schemas.microsoft.com/office/word/2023/wordml/word16du" xmlns:oel="http://schemas.microsoft.com/office/2019/extlst">
                  <w:pict w14:anchorId="6D6AB55E">
                    <v:shape id="AutoShape 1958" style="position:absolute;margin-left:57.15pt;margin-top:65.8pt;width:3.45pt;height:21.95pt;flip:x 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red" strokeweight="3pt" type="#_x0000_t3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GCSQ1yAEAAG4DAAAOAAAAZHJzL2Uyb0RvYy54bWysU01v2zAMvQ/YfxB0X+xkaxsYcXpIl+3Q  bQHa7a7owxYmiwKpxMm/n6R46T5uw3wQSFF8fHykV/enwbGjRrLgWz6f1ZxpL0FZ37X86/P2zZIz  isIr4cDrlp818fv161erMTR6AT04pZElEE/NGFrexxiaqiLZ60HQDIL2KWgABxGTi12lUIwJfXDV  oq5vqxFQBQSpidLtwyXI1wXfGC3jF2NIR+ZanrjFcmI59/ms1ivRdChCb+VEQ/wDi0FYn4peoR5E  FOyA9i+owUoEAhNnEoYKjLFSlx5SN/P6j26eehF06SWJQ+EqE/0/WPn5uPE7zNTlyT+FR5DfiXnY  9MJ3uhB4Poc0uHmWqhoDNdeU7FDYIduPn0ClN+IQoahwMjgw42z4mBOL9S1buUzqmZ3KAM7XAehT  ZDJdvnu7nN9wJlNkcbe8u70pRUWT8XJuQIofNAwsGy2niMJ2fdyA92nSgJcK4vhIMbN9ScjJHrbW  uTJw59nY8lSsrgsnAmdVjuZ3hN1+45AdRdqZ7bZO30Tjt2cIB68KWq+Fej/ZUVh3sVN15yfJskp5  JanZgzrv8KeUaaiF5rSAeWt+9Uv2y2+y/gEAAP//AwBQSwMEFAAGAAgAAAAhAJEQ7PTfAAAACwEA  AA8AAABkcnMvZG93bnJldi54bWxMj8FuwjAQRO+V+g/WVuJSFSehAZTGQQipl0o9lCLOTrxNIux1  FBsIf9/l1N5mtE+zM+VmclZccAy9JwXpPAGB1HjTU6vg8P3+sgYRoiajrSdUcMMAm+rxodSF8Vf6  wss+toJDKBRaQRfjUEgZmg6dDnM/IPHtx49OR7ZjK82orxzurMySZCmd7ok/dHrAXYfNaX92CpLt  lB/r7Pl2snQ4NvUHus8BlZo9Tds3EBGn+AfDvT5Xh4o71f5MJgjLPn1dMMpikS5B3IkszUDULFZ5  DrIq5f8N1S8AAAD//wMAUEsBAi0AFAAGAAgAAAAhALaDOJL+AAAA4QEAABMAAAAAAAAAAAAAAAAA  AAAAAFtDb250ZW50X1R5cGVzXS54bWxQSwECLQAUAAYACAAAACEAOP0h/9YAAACUAQAACwAAAAAA  AAAAAAAAAAAvAQAAX3JlbHMvLnJlbHNQSwECLQAUAAYACAAAACEABgkkNcgBAABuAwAADgAAAAAA  AAAAAAAAAAAuAgAAZHJzL2Uyb0RvYy54bWxQSwECLQAUAAYACAAAACEAkRDs9N8AAAALAQAADwAA  AAAAAAAAAAAAAAAiBAAAZHJzL2Rvd25yZXYueG1sUEsFBgAAAAAEAAQA8wAAAC4FAAAAAA==  " w14:anchorId="2721BC9C"/>
                  </w:pict>
                </mc:Fallback>
              </mc:AlternateContent>
              <mc:AlternateContent>
                <mc:Choice Requires="wps">
                  <w:drawing>
                    <wp:anchor distT="0" distB="0" distL="114300" distR="114300" simplePos="0" relativeHeight="251683328" behindDoc="0" locked="0" layoutInCell="1" allowOverlap="1" wp14:anchorId="2108ADC2" wp14:editId="07777777">
                      <wp:simplePos x="0" y="0"/>
                      <wp:positionH relativeFrom="column">
                        <wp:posOffset>774700</wp:posOffset>
                      </wp:positionH>
                      <wp:positionV relativeFrom="paragraph">
                        <wp:posOffset>1111250</wp:posOffset>
                      </wp:positionV>
                      <wp:extent cx="133985" cy="115570"/>
                      <wp:effectExtent l="22225" t="25400" r="24765" b="20955"/>
                      <wp:wrapNone/>
                      <wp:docPr id="1256834963" name="AutoShape 19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985" cy="115570"/>
                              </a:xfrm>
                              <a:prstGeom prst="straightConnector1">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xmlns:w16sdtfl="http://schemas.microsoft.com/office/word/2024/wordml/sdtformatlock" xmlns:w16du="http://schemas.microsoft.com/office/word/2023/wordml/word16du" xmlns:oel="http://schemas.microsoft.com/office/2019/extlst">
                  <w:pict w14:anchorId="44D56696">
                    <v:shape id="AutoShape 1970" style="position:absolute;margin-left:61pt;margin-top:87.5pt;width:10.55pt;height:9.1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red" strokeweight="3pt" type="#_x0000_t3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BYICwQEAAFsDAAAOAAAAZHJzL2Uyb0RvYy54bWysU8Fu2zAMvQ/YPwi6L7YbZMuMOD2kyy7d  FqDdBzCybAuTRYFU4uTvJ6lJWmy3YT4IlEg+Pj7Sq/vTaMVRExt0jaxmpRTaKWyN6xv583n7YSkF  B3AtWHS6kWfN8n79/t1q8rW+wwFtq0lEEMf15Bs5hODromA16BF4hl676OyQRgjxSn3REkwRfbTF  XVl+LCak1hMqzRxfH16ccp3xu06r8KPrWAdhGxm5hXxSPvfpLNYrqHsCPxh1oQH/wGIE42LRG9QD  BBAHMn9BjUYRMnZhpnAssOuM0rmH2E1V/tHN0wBe516iOOxvMvH/g1Xfjxu3o0RdndyTf0T1i4XD  zQCu15nA89nHwVVJqmLyXN9S0oX9jsR++oZtjIFDwKzCqaMxQcb+xCmLfb6JrU9BqPhYzeeflwsp  VHRV1WLxKQ+jgPqa7InDV42jSEYjORCYfggbdC6OFanKpeD4yCFRg/qakCo73Bpr83StE1Mj58uq  LHMGozVt8qY4pn6/sSSOEBdkuy3jlxuNnrdhhAfXZrRBQ/vlYgcw9sWO1a276JMkSfvH9R7b846u  usUJZpqXbUsr8vaes1//ifVvAAAA//8DAFBLAwQUAAYACAAAACEAFe2xTOAAAAALAQAADwAAAGRy  cy9kb3ducmV2LnhtbEyPzU7DMBCE70i8g7VI3KhTp0AJcSoEAtELUn8O5eYmSxJhr6PYaVOenu0J  bt9oR7Mz+WJ0VhywD60nDdNJAgKp9FVLtYbt5vVmDiJEQ5WxnlDDCQMsisuL3GSVP9IKD+tYCw6h  kBkNTYxdJmUoG3QmTHyHxLcv3zsTWfa1rHpz5HBnpUqSO+lMS/yhMR0+N1h+rwen4X1JM7vadZ+n  If14+fHzN+M2Suvrq/HpEUTEMf6Z4Vyfq0PBnfZ+oCoIy1op3hIZ7m8Zzo5ZOgWxZ3hIFcgil/83  FL8AAAD//wMAUEsBAi0AFAAGAAgAAAAhALaDOJL+AAAA4QEAABMAAAAAAAAAAAAAAAAAAAAAAFtD  b250ZW50X1R5cGVzXS54bWxQSwECLQAUAAYACAAAACEAOP0h/9YAAACUAQAACwAAAAAAAAAAAAAA  AAAvAQAAX3JlbHMvLnJlbHNQSwECLQAUAAYACAAAACEAEwWCAsEBAABbAwAADgAAAAAAAAAAAAAA  AAAuAgAAZHJzL2Uyb0RvYy54bWxQSwECLQAUAAYACAAAACEAFe2xTOAAAAALAQAADwAAAAAAAAAA  AAAAAAAbBAAAZHJzL2Rvd25yZXYueG1sUEsFBgAAAAAEAAQA8wAAACgFAAAAAA==  " w14:anchorId="2393E300"/>
                  </w:pict>
                </mc:Fallback>
              </mc:AlternateContent>
              <mc:AlternateContent>
                <mc:Choice Requires="wps">
                  <w:drawing>
                    <wp:anchor distT="0" distB="0" distL="114300" distR="114300" simplePos="0" relativeHeight="251682304" behindDoc="0" locked="0" layoutInCell="1" allowOverlap="1" wp14:anchorId="2862CEF6" wp14:editId="07777777">
                      <wp:simplePos x="0" y="0"/>
                      <wp:positionH relativeFrom="column">
                        <wp:posOffset>828675</wp:posOffset>
                      </wp:positionH>
                      <wp:positionV relativeFrom="paragraph">
                        <wp:posOffset>1226820</wp:posOffset>
                      </wp:positionV>
                      <wp:extent cx="77470" cy="167640"/>
                      <wp:effectExtent l="19050" t="26670" r="27305" b="24765"/>
                      <wp:wrapNone/>
                      <wp:docPr id="110694844" name="AutoShape 19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7470" cy="167640"/>
                              </a:xfrm>
                              <a:prstGeom prst="straightConnector1">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xmlns:w16sdtfl="http://schemas.microsoft.com/office/word/2024/wordml/sdtformatlock" xmlns:w16du="http://schemas.microsoft.com/office/word/2023/wordml/word16du" xmlns:oel="http://schemas.microsoft.com/office/2019/extlst">
                  <w:pict w14:anchorId="44ECC989">
                    <v:shape id="AutoShape 1969" style="position:absolute;margin-left:65.25pt;margin-top:96.6pt;width:6.1pt;height:13.2pt;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red" strokeweight="3pt" type="#_x0000_t3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XUnoMxQEAAGQDAAAOAAAAZHJzL2Uyb0RvYy54bWysU8Fu2zAMvQ/YPwi6L7a7IimMOD2kyy7d  FqBd74os28JkUSCVOPn7UUqWFuttmA8CKZJPj4/08v44OnEwSBZ8I6tZKYXxGlrr+0b+fN58upOC  ovKtcuBNI0+G5P3q44flFGpzAwO41qBgEE/1FBo5xBjqoiA9mFHRDILxHOwARxXZxb5oUU2MPrri  piznxQTYBgRtiPj24RyUq4zfdUbHH11HJgrXSOYW84n53KWzWC1V3aMKg9UXGuofWIzKen70CvWg  ohJ7tO+gRqsRCLo40zAW0HVWm9wDd1OVf3XzNKhgci8sDoWrTPT/YPX3w9pvMVHXR/8UHkH/IuFh  PSjfm0zg+RR4cFWSqpgC1deS5FDYothN36DlHLWPkFU4djiKztnwkgoTOHcqjln201V2c4xC8+Vi  cbvg2WiOVPPF/DZPpVB1Qkm1ASl+NTCKZDSSIirbD3EN3vN8Ac8vqMMjxcTxtSAVe9hY5/KYnRdT  Iz/fVWWZORE426ZoyiPsd2uH4qB4Uzabkr/cMUfepiHsfZvRBqPaLxc7KuvONr/u/EWopE1aRKp3  0J62+EdAHmWmeVm7tCtv/Vz9+nOsfgMAAP//AwBQSwMEFAAGAAgAAAAhAI6FU2fhAAAACwEAAA8A  AABkcnMvZG93bnJldi54bWxMj91OwzAMRu+ReIfISNyxdN1oWWk6IX6EEELaBg+QNaapaJzSZGt5  e7wruPMnH30+LteT68QRh9B6UjCfJSCQam9aahR8vD9d3YAIUZPRnSdU8IMB1tX5WakL40fa4nEX  G8ElFAqtwMbYF1KG2qLTYeZ7JN59+sHpyHFopBn0yOWuk2mSZNLplviC1T3eW6y/dgen4HtZP7w9  yzxzuLXTY/66eRk3jVKXF9PdLYiIU/yD4aTP6lCx094fyATRcV4k14zysFqkIE7EMs1B7BWk81UG  sirl/x+qXwAAAP//AwBQSwECLQAUAAYACAAAACEAtoM4kv4AAADhAQAAEwAAAAAAAAAAAAAAAAAA  AAAAW0NvbnRlbnRfVHlwZXNdLnhtbFBLAQItABQABgAIAAAAIQA4/SH/1gAAAJQBAAALAAAAAAAA  AAAAAAAAAC8BAABfcmVscy8ucmVsc1BLAQItABQABgAIAAAAIQDXUnoMxQEAAGQDAAAOAAAAAAAA  AAAAAAAAAC4CAABkcnMvZTJvRG9jLnhtbFBLAQItABQABgAIAAAAIQCOhVNn4QAAAAsBAAAPAAAA  AAAAAAAAAAAAAB8EAABkcnMvZG93bnJldi54bWxQSwUGAAAAAAQABADzAAAALQUAAAAA  " w14:anchorId="41B3C144"/>
                  </w:pict>
                </mc:Fallback>
              </mc:AlternateContent>
              <mc:AlternateContent>
                <mc:Choice Requires="wps">
                  <w:drawing>
                    <wp:anchor distT="0" distB="0" distL="114300" distR="114300" simplePos="0" relativeHeight="251680256" behindDoc="0" locked="0" layoutInCell="1" allowOverlap="1" wp14:anchorId="3C1222CF" wp14:editId="07777777">
                      <wp:simplePos x="0" y="0"/>
                      <wp:positionH relativeFrom="column">
                        <wp:posOffset>916305</wp:posOffset>
                      </wp:positionH>
                      <wp:positionV relativeFrom="paragraph">
                        <wp:posOffset>1294130</wp:posOffset>
                      </wp:positionV>
                      <wp:extent cx="48895" cy="133985"/>
                      <wp:effectExtent l="20955" t="27305" r="25400" b="19685"/>
                      <wp:wrapNone/>
                      <wp:docPr id="154673902" name="AutoShape 19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8895" cy="133985"/>
                              </a:xfrm>
                              <a:prstGeom prst="straightConnector1">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xmlns:w16sdtfl="http://schemas.microsoft.com/office/word/2024/wordml/sdtformatlock" xmlns:w16du="http://schemas.microsoft.com/office/word/2023/wordml/word16du" xmlns:oel="http://schemas.microsoft.com/office/2019/extlst">
                  <w:pict w14:anchorId="1ECED47B">
                    <v:shape id="AutoShape 1967" style="position:absolute;margin-left:72.15pt;margin-top:101.9pt;width:3.85pt;height:10.55pt;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red" strokeweight="3pt" type="#_x0000_t3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GzKnjxQEAAGQDAAAOAAAAZHJzL2Uyb0RvYy54bWysU01v2zAMvQ/YfxB0X2w365AacXpIl+3Q  bQHa/QBFkm1hsiiQSuz8+0mKm+7jNswHgRLJx8dHen0/DZadNJIB1/BqUXKmnQRlXNfw78+7dyvO  KAinhAWnG37WxO83b9+sR1/rG+jBKo0sgjiqR9/wPgRfFwXJXg+CFuC1i84WcBAhXrErFIoxog+2  uCnLD8UIqDyC1ETx9eHi5JuM37Zahm9tSzow2/DILeQT83lIZ7FZi7pD4XsjZxriH1gMwrhY9Ar1  IIJgRzR/QQ1GIhC0YSFhKKBtjdS5h9hNVf7RzVMvvM69RHHIX2Wi/wcrv562bo+Jupzck38E+YOY  g20vXKczgeezj4OrklTF6Km+pqQL+T2yw/gFVIwRxwBZhanFgbXW+M8pMYHHTtmUZT9fZddTYDI+  vl+t7m45k9FTLZd3q9tcStQJJeV6pPBJw8CS0XAKKEzXhy04F+cLeKkgTo8UEsfXhJTsYGeszWO2  jo0NX66qssycCKxRyZviCLvD1iI7ibgpu10Zv5nGb2EIR6cyWq+F+jjbQRh7sWN162ahkjZpEak+  gDrv8UXAOMpMc167tCu/3nP268+x+QkAAP//AwBQSwMEFAAGAAgAAAAhABQcd7/gAAAACwEAAA8A  AABkcnMvZG93bnJldi54bWxMj81OwzAQhO9IfQdrK3GjTtPQQohTIX6EEEJqCw/gxts4Il6H2G3C  27M9wXFmP83OFOvRteKEfWg8KZjPEhBIlTcN1Qo+P56vbkCEqMno1hMq+MEA63JyUejc+IG2eNrF  WnAIhVwrsDF2uZShsuh0mPkOiW8H3zsdWfa1NL0eONy1Mk2SpXS6If5gdYcPFquv3dEp+M6qx/cX  uVo63NrxafW2eR02tVKX0/H+DkTEMf7BcK7P1aHkTnt/JBNEyzrLFowqSJMFbzgT1ymv27OTZrcg  y0L+31D+AgAA//8DAFBLAQItABQABgAIAAAAIQC2gziS/gAAAOEBAAATAAAAAAAAAAAAAAAAAAAA  AABbQ29udGVudF9UeXBlc10ueG1sUEsBAi0AFAAGAAgAAAAhADj9If/WAAAAlAEAAAsAAAAAAAAA  AAAAAAAALwEAAF9yZWxzLy5yZWxzUEsBAi0AFAAGAAgAAAAhAAbMqePFAQAAZAMAAA4AAAAAAAAA  AAAAAAAALgIAAGRycy9lMm9Eb2MueG1sUEsBAi0AFAAGAAgAAAAhABQcd7/gAAAACwEAAA8AAAAA  AAAAAAAAAAAAHwQAAGRycy9kb3ducmV2LnhtbFBLBQYAAAAABAAEAPMAAAAsBQAAAAA=  " w14:anchorId="4C534E60"/>
                  </w:pict>
                </mc:Fallback>
              </mc:AlternateContent>
              <mc:AlternateContent>
                <mc:Choice Requires="wps">
                  <w:drawing>
                    <wp:anchor distT="0" distB="0" distL="114300" distR="114300" simplePos="0" relativeHeight="251679232" behindDoc="0" locked="0" layoutInCell="1" allowOverlap="1" wp14:anchorId="09CA7766" wp14:editId="07777777">
                      <wp:simplePos x="0" y="0"/>
                      <wp:positionH relativeFrom="column">
                        <wp:posOffset>962660</wp:posOffset>
                      </wp:positionH>
                      <wp:positionV relativeFrom="paragraph">
                        <wp:posOffset>1283970</wp:posOffset>
                      </wp:positionV>
                      <wp:extent cx="905510" cy="378460"/>
                      <wp:effectExtent l="19685" t="26670" r="27305" b="23495"/>
                      <wp:wrapNone/>
                      <wp:docPr id="576800705" name="AutoShape 19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5510" cy="378460"/>
                              </a:xfrm>
                              <a:prstGeom prst="straightConnector1">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xmlns:w16sdtfl="http://schemas.microsoft.com/office/word/2024/wordml/sdtformatlock" xmlns:w16du="http://schemas.microsoft.com/office/word/2023/wordml/word16du" xmlns:oel="http://schemas.microsoft.com/office/2019/extlst">
                  <w:pict w14:anchorId="67A7C208">
                    <v:shape id="AutoShape 1966" style="position:absolute;margin-left:75.8pt;margin-top:101.1pt;width:71.3pt;height:29.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red" strokeweight="3pt" type="#_x0000_t3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ssLVJwAEAAFsDAAAOAAAAZHJzL2Uyb0RvYy54bWysU8Fu2zAMvQ/YPwi+L7a7tcuMOD2kyy7d  FqDdBzCSbAuTRYFSYufvR6lJVmy3YT4IlEg+Pj7Sq/t5tOKoKRh0bVEvqkJoJ1EZ17fFj+ftu2Uh  QgSnwKLTbXHSobhfv32zmnyjb3BAqzQJBnGhmXxbDDH6piyDHPQIYYFeO3Z2SCNEvlJfKoKJ0Udb  3lTVXTkhKU8odQj8+vDiLNYZv+u0jN+7LugobFswt5hPyuc+neV6BU1P4AcjzzTgH1iMYBwXvUI9  QARxIPMX1GgkYcAuLiSOJXadkTr3wN3U1R/dPA3gde6FxQn+KlP4f7Dy23HjdpSoy9k9+UeUP4Nw  uBnA9ToTeD55HlydpConH5prSroEvyOxn76i4hg4RMwqzB2NCZL7E3MW+3QVW89RSH78VN3e1jwS  ya73H5cf7vIwSmguyZ5C/KJxFMloixAJTD/EDTrHY0Wqcyk4PoaYqEFzSUiVHW6NtXm61omJSyzr  qsoZAa1RyZviAvX7jSVxBF6Q7bbiLzfKntdhhAenMtqgQX0+2xGMfbG5unVnfZIkaf9Cs0d12tFF  N55gpnnetrQir+85+/c/sf4FAAD//wMAUEsDBBQABgAIAAAAIQAWceOc4AAAAAsBAAAPAAAAZHJz  L2Rvd25yZXYueG1sTI/BTsMwEETvSPyDtUjcqBNTohDiVAgEgkulthzg5iZLEmGvo9hpU76e5QS3  Ge3T7Ey5mp0VBxxD70lDukhAINW+6anV8LZ7uspBhGioMdYTajhhgFV1flaaovFH2uBhG1vBIRQK  o6GLcSikDHWHzoSFH5D49ulHZyLbsZXNaI4c7qxUSZJJZ3riD50Z8KHD+ms7OQ0vr7S0m/fh4zRd  rx+/ff5s3E5pfXkx39+BiDjHPxh+63N1qLjT3k/UBGHZ36QZoxpUohQIJtTtksWeRZbmIKtS/t9Q  /QAAAP//AwBQSwECLQAUAAYACAAAACEAtoM4kv4AAADhAQAAEwAAAAAAAAAAAAAAAAAAAAAAW0Nv  bnRlbnRfVHlwZXNdLnhtbFBLAQItABQABgAIAAAAIQA4/SH/1gAAAJQBAAALAAAAAAAAAAAAAAAA  AC8BAABfcmVscy8ucmVsc1BLAQItABQABgAIAAAAIQCssLVJwAEAAFsDAAAOAAAAAAAAAAAAAAAA  AC4CAABkcnMvZTJvRG9jLnhtbFBLAQItABQABgAIAAAAIQAWceOc4AAAAAsBAAAPAAAAAAAAAAAA  AAAAABoEAABkcnMvZG93bnJldi54bWxQSwUGAAAAAAQABADzAAAAJwUAAAAA  " w14:anchorId="69C252BB"/>
                  </w:pict>
                </mc:Fallback>
              </mc:AlternateContent>
              <mc:AlternateContent>
                <mc:Choice Requires="wps">
                  <w:drawing>
                    <wp:anchor distT="0" distB="0" distL="114300" distR="114300" simplePos="0" relativeHeight="251681280" behindDoc="0" locked="0" layoutInCell="1" allowOverlap="1" wp14:anchorId="79659C00" wp14:editId="07777777">
                      <wp:simplePos x="0" y="0"/>
                      <wp:positionH relativeFrom="column">
                        <wp:posOffset>836930</wp:posOffset>
                      </wp:positionH>
                      <wp:positionV relativeFrom="paragraph">
                        <wp:posOffset>1381760</wp:posOffset>
                      </wp:positionV>
                      <wp:extent cx="88265" cy="22860"/>
                      <wp:effectExtent l="27305" t="19685" r="27305" b="24130"/>
                      <wp:wrapNone/>
                      <wp:docPr id="1453491171" name="AutoShape 19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265" cy="22860"/>
                              </a:xfrm>
                              <a:prstGeom prst="straightConnector1">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xmlns:w16sdtfl="http://schemas.microsoft.com/office/word/2024/wordml/sdtformatlock" xmlns:w16du="http://schemas.microsoft.com/office/word/2023/wordml/word16du" xmlns:oel="http://schemas.microsoft.com/office/2019/extlst">
                  <w:pict w14:anchorId="5A6C7DE0">
                    <v:shape id="AutoShape 1968" style="position:absolute;margin-left:65.9pt;margin-top:108.8pt;width:6.95pt;height:1.8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red" strokeweight="3pt" type="#_x0000_t3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5eBCYvgEAAFkDAAAOAAAAZHJzL2Uyb0RvYy54bWysU8Fu2zAMvQ/YPwi6L7YzLAiMOD2kyy7d  FqDdBzCybAuTRYFUYufvJ6lJVmy3YT4IlEg+Pj7Sm4d5tOKsiQ26RlaLUgrtFLbG9Y388bL/sJaC  A7gWLDrdyItm+bB9/24z+VovcUDbahIRxHE9+UYOIfi6KFgNegReoNcuOjukEUK8Ul+0BFNEH22x  LMtVMSG1nlBp5vj6+OqU24zfdVqF713HOgjbyMgt5JPyeUxnsd1A3RP4wagrDfgHFiMYF4veoR4h  gDiR+QtqNIqQsQsLhWOBXWeUzj3Ebqryj26eB/A69xLFYX+Xif8frPp23rkDJepqds/+CdVPFg53  A7heZwIvFx8HVyWpislzfU9JF/YHEsfpK7YxBk4BswpzR2OCjP2JOYt9uYut5yBUfFyvl6tPUqjo  WS7XqzyKAupbqicOXzSOIhmN5EBg+iHs0Lk4VKQqF4LzE4dEDOpbQqrrcG+szbO1TkyN/LiuyjJn  MFrTJm+KY+qPO0viDHE99vsyfrnN6HkbRnhybUYbNLSfr3YAY1/tWN26qzpJkLR9XB+xvRzoplqc  X6Z53bW0IG/vOfv3H7H9BQAA//8DAFBLAwQUAAYACAAAACEAiE77meEAAAALAQAADwAAAGRycy9k  b3ducmV2LnhtbEyPwU7DMBBE70j8g7VI3KgTt7RViFMhEAguSG05tLdtYpIIex3FTpvy9WxPcJyd  0czbfDU6K46mD60nDekkAWGo9FVLtYbP7cvdEkSISBVaT0bD2QRYFddXOWaVP9HaHDexFlxCIUMN  TYxdJmUoG+MwTHxniL0v3zuMLPtaVj2euNxZqZJkLh22xAsNduapMeX3ZnAa3t5pZte7bn8eph/P  P375im6rtL69GR8fQEQzxr8wXPAZHQpmOviBqiAs62nK6FGDShdzEJfE7H4B4sAXlSqQRS7//1D8  AgAA//8DAFBLAQItABQABgAIAAAAIQC2gziS/gAAAOEBAAATAAAAAAAAAAAAAAAAAAAAAABbQ29u  dGVudF9UeXBlc10ueG1sUEsBAi0AFAAGAAgAAAAhADj9If/WAAAAlAEAAAsAAAAAAAAAAAAAAAAA  LwEAAF9yZWxzLy5yZWxzUEsBAi0AFAAGAAgAAAAhAPl4EJi+AQAAWQMAAA4AAAAAAAAAAAAAAAAA  LgIAAGRycy9lMm9Eb2MueG1sUEsBAi0AFAAGAAgAAAAhAIhO+5nhAAAACwEAAA8AAAAAAAAAAAAA  AAAAGAQAAGRycy9kb3ducmV2LnhtbFBLBQYAAAAABAAEAPMAAAAmBQAAAAA=  " w14:anchorId="55AF96B3"/>
                  </w:pict>
                </mc:Fallback>
              </mc:AlternateContent>
              <mc:AlternateContent>
                <mc:Choice Requires="wps">
                  <w:drawing>
                    <wp:anchor distT="0" distB="0" distL="114300" distR="114300" simplePos="0" relativeHeight="251678208" behindDoc="0" locked="0" layoutInCell="1" allowOverlap="1" wp14:anchorId="635A7D90" wp14:editId="07777777">
                      <wp:simplePos x="0" y="0"/>
                      <wp:positionH relativeFrom="column">
                        <wp:posOffset>1870710</wp:posOffset>
                      </wp:positionH>
                      <wp:positionV relativeFrom="paragraph">
                        <wp:posOffset>1016000</wp:posOffset>
                      </wp:positionV>
                      <wp:extent cx="296545" cy="646430"/>
                      <wp:effectExtent l="22860" t="25400" r="23495" b="23495"/>
                      <wp:wrapNone/>
                      <wp:docPr id="1099023544" name="AutoShape 19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96545" cy="646430"/>
                              </a:xfrm>
                              <a:prstGeom prst="straightConnector1">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xmlns:w16sdtfl="http://schemas.microsoft.com/office/word/2024/wordml/sdtformatlock" xmlns:w16du="http://schemas.microsoft.com/office/word/2023/wordml/word16du" xmlns:oel="http://schemas.microsoft.com/office/2019/extlst">
                  <w:pict w14:anchorId="77BAECAB">
                    <v:shape id="AutoShape 1965" style="position:absolute;margin-left:147.3pt;margin-top:80pt;width:23.35pt;height:50.9pt;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red" strokeweight="3pt" type="#_x0000_t3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368aQyAEAAGUDAAAOAAAAZHJzL2Uyb0RvYy54bWysU01v2zAMvQ/YfxB0X+ykadAZcXpIl+3Q  bQHa/gBFH7YwWRRIJU7+/SQlS4vtVswHgRTJp8dHenl/HBw7aCQLvuXTSc2Z9hKU9V3LX543n+44  oyi8Eg68bvlJE79fffywHEOjZ9CDUxpZAvHUjKHlfYyhqSqSvR4ETSBon4IGcBAxudhVCsWY0AdX  zep6UY2AKiBITZRuH85Bvir4xmgZfxpDOjLX8sQtlhPLuctntVqKpkMReisvNMQ7WAzC+vToFepB  RMH2aP+BGqxEIDBxImGowBgrdekhdTOt/+rmqRdBl16SOBSuMtH/g5U/Dmu/xUxdHv1TeAT5i5iH  dS98pwuB51NIg5tmqaoxUHMtyQ6FLbLd+B1UyhH7CEWFo8GBGWfDt1yYwVOn7FhkP11l18fIZLqc  fV7czm85kym0mC/mN2UslWgyTC4OSPGrhoFlo+UUUdiuj2vwPg0Y8PyEODxSzCRfC3Kxh411rszZ  eTa2/OZuWteFFIGzKkdzHmG3WztkB5FWZbOp01daTpG3aQh7rwpar4X6crGjsO5sp9edvyiVxcmb  SM0O1GmLfxRMsyw0L3uXl+WtX6pf/47VbwAAAP//AwBQSwMEFAAGAAgAAAAhAMiPpfzgAAAACwEA  AA8AAABkcnMvZG93bnJldi54bWxMj8tOwzAQRfdI/IM1SOyokzZKSxqnQjyEEEJqSz/AjYc4Ih6H  2G3C3zOsYDm6R3fOLTeT68QZh9B6UpDOEhBItTctNQoO7083KxAhajK684QKvjHAprq8KHVh/Eg7  PO9jI7iEQqEV2Bj7QspQW3Q6zHyPxNmHH5yOfA6NNIMeudx1cp4kuXS6Jf5gdY/3FuvP/ckp+Mrq  h7dnucwd7uz0uHzdvozbRqnrq+luDSLiFP9g+NVndajY6ehPZILoFMxvs5xRDvKERzGxyNIFiCNH  eboCWZXy/4bqBwAA//8DAFBLAQItABQABgAIAAAAIQC2gziS/gAAAOEBAAATAAAAAAAAAAAAAAAA  AAAAAABbQ29udGVudF9UeXBlc10ueG1sUEsBAi0AFAAGAAgAAAAhADj9If/WAAAAlAEAAAsAAAAA  AAAAAAAAAAAALwEAAF9yZWxzLy5yZWxzUEsBAi0AFAAGAAgAAAAhALfrxpDIAQAAZQMAAA4AAAAA  AAAAAAAAAAAALgIAAGRycy9lMm9Eb2MueG1sUEsBAi0AFAAGAAgAAAAhAMiPpfzgAAAACwEAAA8A  AAAAAAAAAAAAAAAAIgQAAGRycy9kb3ducmV2LnhtbFBLBQYAAAAABAAEAPMAAAAvBQAAAAA=  " w14:anchorId="18F907A0"/>
                  </w:pict>
                </mc:Fallback>
              </mc:AlternateContent>
              <mc:AlternateContent>
                <mc:Choice Requires="wps">
                  <w:drawing>
                    <wp:anchor distT="0" distB="0" distL="114300" distR="114300" simplePos="0" relativeHeight="251677184" behindDoc="0" locked="0" layoutInCell="1" allowOverlap="1" wp14:anchorId="64CFC71C" wp14:editId="07777777">
                      <wp:simplePos x="0" y="0"/>
                      <wp:positionH relativeFrom="column">
                        <wp:posOffset>2150110</wp:posOffset>
                      </wp:positionH>
                      <wp:positionV relativeFrom="paragraph">
                        <wp:posOffset>825500</wp:posOffset>
                      </wp:positionV>
                      <wp:extent cx="17145" cy="190500"/>
                      <wp:effectExtent l="26035" t="25400" r="23495" b="22225"/>
                      <wp:wrapNone/>
                      <wp:docPr id="236408872" name="AutoShape 19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7145" cy="190500"/>
                              </a:xfrm>
                              <a:prstGeom prst="straightConnector1">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xmlns:w16sdtfl="http://schemas.microsoft.com/office/word/2024/wordml/sdtformatlock" xmlns:w16du="http://schemas.microsoft.com/office/word/2023/wordml/word16du" xmlns:oel="http://schemas.microsoft.com/office/2019/extlst">
                  <w:pict w14:anchorId="04BAE230">
                    <v:shape id="AutoShape 1964" style="position:absolute;margin-left:169.3pt;margin-top:65pt;width:1.35pt;height:15pt;flip:x 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red" strokeweight="3pt" type="#_x0000_t3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yE1VyAEAAG4DAAAOAAAAZHJzL2Uyb0RvYy54bWysU01v2zAMvQ/YfxB0X2x369YZcXpIl+3Q  rQHa7c7owxYmiwKlxM6/n6Rk6dDdhvkgkKL4+MhHL2/n0bKDomDQdbxZ1JwpJ1Aa13f8+9PmzQ1n  IYKTYNGpjh9V4Ler16+Wk2/VFQ5opSKWQFxoJ9/xIUbfVlUQgxohLNArl4IaaYSYXOorSTAl9NFW  V3X9vpqQpCcUKoR0e3cK8lXB11qJ+KB1UJHZjidusZxUzl0+q9US2p7AD0acacA/sBjBuFT0AnUH  EdiezF9QoxGEAXVcCBwr1NoIVXpI3TT1i24eB/Cq9JKGE/xlTOH/wYpvh7XbUqYuZvfo71H8DMzh  egDXq0Lg6eiTcE0eVTX50F5SshP8lthu+ooyvYF9xDKFWdPItDX+S04s1o9s5TKpZzYXAY4XAdQc  mUiXzYfm3TVnIkWaj/V1XfSpoM14OddTiJ8VjiwbHQ+RwPRDXKNzSWmkUwU43IeY2T4n5GSHG2Nt  Edw6NnX87U2TKuRQQGtkjhaH+t3aEjtA2pnNpk5f6f3FM8K9kwVtUCA/ne0Ixp7sVN2688jylPJK  hnaH8ril36NMohaa5wXMW/OnX7Kff5PVLwAAAP//AwBQSwMEFAAGAAgAAAAhADklx7TeAAAACwEA  AA8AAABkcnMvZG93bnJldi54bWxMj8FOwzAQRO9I/IO1SFwQtVtDVIU4VYXEBYkDperZiZckqr2O  YrdN/57lBMedeZqdqTZz8OKMUxoiGVguFAikNrqBOgP7r7fHNYiULTnrI6GBKybY1Lc3lS1dvNAn  nne5ExxCqbQG+pzHUsrU9hhsWsQRib3vOAWb+Zw66SZ74fDg5UqpQgY7EH/o7YivPbbH3SkYUNv5  +dCsHq5HT/tD27xj+BjRmPu7efsCIuOc/2D4rc/VoeZOTTyRS8Ib0HpdMMqGVjyKCf201CAaVgpW  ZF3J/xvqHwAAAP//AwBQSwECLQAUAAYACAAAACEAtoM4kv4AAADhAQAAEwAAAAAAAAAAAAAAAAAA  AAAAW0NvbnRlbnRfVHlwZXNdLnhtbFBLAQItABQABgAIAAAAIQA4/SH/1gAAAJQBAAALAAAAAAAA  AAAAAAAAAC8BAABfcmVscy8ucmVsc1BLAQItABQABgAIAAAAIQATyE1VyAEAAG4DAAAOAAAAAAAA  AAAAAAAAAC4CAABkcnMvZTJvRG9jLnhtbFBLAQItABQABgAIAAAAIQA5Jce03gAAAAsBAAAPAAAA  AAAAAAAAAAAAACIEAABkcnMvZG93bnJldi54bWxQSwUGAAAAAAQABADzAAAALQUAAAAA  " w14:anchorId="58582211"/>
                  </w:pict>
                </mc:Fallback>
              </mc:AlternateContent>
              <mc:AlternateContent>
                <mc:Choice Requires="wps">
                  <w:drawing>
                    <wp:anchor distT="0" distB="0" distL="114300" distR="114300" simplePos="0" relativeHeight="251676160" behindDoc="0" locked="0" layoutInCell="1" allowOverlap="1" wp14:anchorId="3ADAC5CB" wp14:editId="07777777">
                      <wp:simplePos x="0" y="0"/>
                      <wp:positionH relativeFrom="column">
                        <wp:posOffset>2152650</wp:posOffset>
                      </wp:positionH>
                      <wp:positionV relativeFrom="paragraph">
                        <wp:posOffset>573405</wp:posOffset>
                      </wp:positionV>
                      <wp:extent cx="99695" cy="267970"/>
                      <wp:effectExtent l="19050" t="20955" r="24130" b="25400"/>
                      <wp:wrapNone/>
                      <wp:docPr id="1764932417" name="AutoShape 19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9695" cy="267970"/>
                              </a:xfrm>
                              <a:prstGeom prst="straightConnector1">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xmlns:w16sdtfl="http://schemas.microsoft.com/office/word/2024/wordml/sdtformatlock" xmlns:w16du="http://schemas.microsoft.com/office/word/2023/wordml/word16du" xmlns:oel="http://schemas.microsoft.com/office/2019/extlst">
                  <w:pict w14:anchorId="34792F75">
                    <v:shape id="AutoShape 1963" style="position:absolute;margin-left:169.5pt;margin-top:45.15pt;width:7.85pt;height:21.1pt;flip:x;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red" strokeweight="3pt" type="#_x0000_t3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ojNcxwEAAGQDAAAOAAAAZHJzL2Uyb0RvYy54bWysU01v2zAMvQ/YfxB0X+xkWNoYcXpIl+3Q  bQHa/gBFH7YwWRRIJU7+/SQlTYvtVswHgRTJp8dHenl3HBw7aCQLvuXTSc2Z9hKU9V3Ln582n245  oyi8Eg68bvlJE79bffywHEOjZ9CDUxpZAvHUjKHlfYyhqSqSvR4ETSBon4IGcBAxudhVCsWY0AdX  zep6Xo2AKiBITZRu789Bvir4xmgZfxlDOjLX8sQtlhPLuctntVqKpkMReisvNMQ7WAzC+vToFepe  RMH2aP+BGqxEIDBxImGowBgrdekhdTOt/+rmsRdBl16SOBSuMtH/g5U/D2u/xUxdHv1jeAD5m5iH  dS98pwuBp1NIg5tmqaoxUHMtyQ6FLbLd+ANUyhH7CEWFo8GBGWfD91yYwVOn7FhkP11l18fIZLpc  LOaLL5zJFJnNbxY3ZSqVaDJKrg1I8ZuGgWWj5RRR2K6Pa/A+zRfw/II4PFDMHF8LcrGHjXWujNl5  Nrb88+20rgsnAmdVjuY8wm63dsgOIm3KZlOnr3ScIm/TEPZeFbReC/X1Ykdh3dlOrzt/ESprkxeR  mh2o0xZfBEyjLDQva5d35a1fql9/jtUfAAAA//8DAFBLAwQUAAYACAAAACEAscIAl+EAAAAKAQAA  DwAAAGRycy9kb3ducmV2LnhtbEyPy07DMBBF90j8gzVI7KhD0zZtiFMhHkIVQuqDD3DjIY6IxyF2  m/D3DCtYjubo3nOL9ehaccY+NJ4U3E4SEEiVNw3VCt4PzzdLECFqMrr1hAq+McC6vLwodG78QDs8  72MtOIRCrhXYGLtcylBZdDpMfIfEvw/fOx357Gtpej1wuGvlNEkW0umGuMHqDh8sVp/7k1PwNase  315ktnC4s+NT9rrdDNtaqeur8f4ORMQx/sHwq8/qULLT0Z/IBNEqSNMVb4kKVkkKgoF0PstAHJlM  p3OQZSH/Tyh/AAAA//8DAFBLAQItABQABgAIAAAAIQC2gziS/gAAAOEBAAATAAAAAAAAAAAAAAAA  AAAAAABbQ29udGVudF9UeXBlc10ueG1sUEsBAi0AFAAGAAgAAAAhADj9If/WAAAAlAEAAAsAAAAA  AAAAAAAAAAAALwEAAF9yZWxzLy5yZWxzUEsBAi0AFAAGAAgAAAAhAL6iM1zHAQAAZAMAAA4AAAAA  AAAAAAAAAAAALgIAAGRycy9lMm9Eb2MueG1sUEsBAi0AFAAGAAgAAAAhALHCAJfhAAAACgEAAA8A  AAAAAAAAAAAAAAAAIQQAAGRycy9kb3ducmV2LnhtbFBLBQYAAAAABAAEAPMAAAAvBQAAAAA=  " w14:anchorId="24778747"/>
                  </w:pict>
                </mc:Fallback>
              </mc:AlternateContent>
              <mc:AlternateContent>
                <mc:Choice Requires="wps">
                  <w:drawing>
                    <wp:anchor distT="0" distB="0" distL="114300" distR="114300" simplePos="0" relativeHeight="251675136" behindDoc="0" locked="0" layoutInCell="1" allowOverlap="1" wp14:anchorId="5D25D748" wp14:editId="07777777">
                      <wp:simplePos x="0" y="0"/>
                      <wp:positionH relativeFrom="column">
                        <wp:posOffset>2000885</wp:posOffset>
                      </wp:positionH>
                      <wp:positionV relativeFrom="paragraph">
                        <wp:posOffset>454660</wp:posOffset>
                      </wp:positionV>
                      <wp:extent cx="251460" cy="125730"/>
                      <wp:effectExtent l="19685" t="26035" r="24130" b="19685"/>
                      <wp:wrapNone/>
                      <wp:docPr id="999122371" name="AutoShape 19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51460" cy="125730"/>
                              </a:xfrm>
                              <a:prstGeom prst="straightConnector1">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xmlns:w16sdtfl="http://schemas.microsoft.com/office/word/2024/wordml/sdtformatlock" xmlns:w16du="http://schemas.microsoft.com/office/word/2023/wordml/word16du" xmlns:oel="http://schemas.microsoft.com/office/2019/extlst">
                  <w:pict w14:anchorId="1742832F">
                    <v:shape id="AutoShape 1962" style="position:absolute;margin-left:157.55pt;margin-top:35.8pt;width:19.8pt;height:9.9pt;flip:x 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red" strokeweight="3pt" type="#_x0000_t3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qHNlyywEAAG8DAAAOAAAAZHJzL2Uyb0RvYy54bWysU8Fu2zAMvQ/YPwi6L7bTtSuMOD2ky3bo  tgDtdldk2RYmiwKpxMnfj1KytNhuRX0QSFF8fOSjF3eH0Ym9QbLgG1nNSimM19Ba3zfy59P6w60U  FJVvlQNvGnk0JO+W798tplCbOQzgWoOCQTzVU2jkEGOoi4L0YEZFMwjGc7ADHFVkF/uiRTUx+uiK  eVneFBNgGxC0IeLb+1NQLjN+1xkdf3QdmShcI5lbzCfmc5vOYrlQdY8qDFafaahXsBiV9Vz0AnWv  ohI7tP9BjVYjEHRxpmEsoOusNrkH7qYq/+nmcVDB5F54OBQuY6K3g9Xf9yu/wURdH/xjeAD9m4SH  1aB8bzKBp2Ng4ao0qmIKVF9SkkNhg2I7fYOW36hdhDyFQ4ej6JwNX1Nitn4lK5XhnsUhC3C8CGAO  UWi+nF9XH29YJs2han796SoLVKg6AabkgBS/GBhFMhpJEZXth7gC71lqwFMJtX+gmOg+J6RkD2vr  XFbceTE18uq2KstMisDZNkXTO8J+u3Io9oqXZr0u+cvNc+TlM4SdbzPaYFT7+WxHZd3J5urOn2eW  xpR2kuottMcN/p0lq5ppnjcwrc1LP2c//yfLPwAAAP//AwBQSwMEFAAGAAgAAAAhAHr+zhLfAAAA  CQEAAA8AAABkcnMvZG93bnJldi54bWxMj8FOwzAQRO9I/IO1SFwQddw2LYRsqgqJCxIHStWzEy9J  VHsdxW6b/j3mBMfVPM28LTeTs+JMY+g9I6hZBoK48abnFmH/9fb4BCJEzUZbz4RwpQCb6vam1IXx  F/6k8y62IpVwKDRCF+NQSBmajpwOMz8Qp+zbj07HdI6tNKO+pHJn5TzLVtLpntNCpwd67ag57k4O  IdtO+aGeP1yPlveHpn4n9zEQ4v3dtH0BEWmKfzD86id1qJJT7U9sgrAIC5WrhCKs1QpEAhb5cg2i  RnhWS5BVKf9/UP0AAAD//wMAUEsBAi0AFAAGAAgAAAAhALaDOJL+AAAA4QEAABMAAAAAAAAAAAAA  AAAAAAAAAFtDb250ZW50X1R5cGVzXS54bWxQSwECLQAUAAYACAAAACEAOP0h/9YAAACUAQAACwAA  AAAAAAAAAAAAAAAvAQAAX3JlbHMvLnJlbHNQSwECLQAUAAYACAAAACEAahzZcssBAABvAwAADgAA  AAAAAAAAAAAAAAAuAgAAZHJzL2Uyb0RvYy54bWxQSwECLQAUAAYACAAAACEAev7OEt8AAAAJAQAA  DwAAAAAAAAAAAAAAAAAlBAAAZHJzL2Rvd25yZXYueG1sUEsFBgAAAAAEAAQA8wAAADEFAAAAAA==  " w14:anchorId="76E14719"/>
                  </w:pict>
                </mc:Fallback>
              </mc:AlternateContent>
              <mc:AlternateContent>
                <mc:Choice Requires="wps">
                  <w:drawing>
                    <wp:anchor distT="0" distB="0" distL="114300" distR="114300" simplePos="0" relativeHeight="251674112" behindDoc="0" locked="0" layoutInCell="1" allowOverlap="1" wp14:anchorId="5925DF82" wp14:editId="07777777">
                      <wp:simplePos x="0" y="0"/>
                      <wp:positionH relativeFrom="column">
                        <wp:posOffset>1764030</wp:posOffset>
                      </wp:positionH>
                      <wp:positionV relativeFrom="paragraph">
                        <wp:posOffset>459740</wp:posOffset>
                      </wp:positionV>
                      <wp:extent cx="247015" cy="30480"/>
                      <wp:effectExtent l="20955" t="21590" r="27305" b="24130"/>
                      <wp:wrapNone/>
                      <wp:docPr id="1460727669" name="AutoShape 19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47015" cy="30480"/>
                              </a:xfrm>
                              <a:prstGeom prst="straightConnector1">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xmlns:w16sdtfl="http://schemas.microsoft.com/office/word/2024/wordml/sdtformatlock" xmlns:w16du="http://schemas.microsoft.com/office/word/2023/wordml/word16du" xmlns:oel="http://schemas.microsoft.com/office/2019/extlst">
                  <w:pict w14:anchorId="73430FCC">
                    <v:shape id="AutoShape 1961" style="position:absolute;margin-left:138.9pt;margin-top:36.2pt;width:19.45pt;height:2.4pt;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red" strokeweight="3pt" type="#_x0000_t3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sRopxQEAAGQDAAAOAAAAZHJzL2Uyb0RvYy54bWysU8Fu2zAMvQ/YPwi6L7azbguMOD2kyy7d  FqBd74os28JkUSCVOPn7UUqaFtutmA8CJZKPj4/08vY4OnEwSBZ8I6tZKYXxGlrr+0b+etx8WEhB  UflWOfCmkSdD8nb1/t1yCrWZwwCuNSgYxFM9hUYOMYa6KEgPZlQ0g2A8OzvAUUW+Yl+0qCZGH10x  L8vPxQTYBgRtiPj17uyUq4zfdUbHn11HJgrXSOYW84n53KWzWC1V3aMKg9UXGuoNLEZlPRe9Qt2p  qMQe7T9Qo9UIBF2caRgL6DqrTe6Bu6nKv7p5GFQwuRcWh8JVJvp/sPrHYe23mKjro38I96B/k/Cw  HpTvTSbweAo8uCpJVUyB6mtKulDYothN36HlGLWPkFU4djiKztnwlBITOHcqjln201V2c4xC8+P8  5ktZfZJCs+tjebPIUylUnVBSbkCK3wyMIhmNpIjK9kNcg/c8X8BzBXW4p5g4viSkZA8b61wes/Ni  4gqLqiwzJwJn2+RNcYT9bu1QHBRvymZT8pc7Zs/rMIS9bzPaYFT79WJHZd3Z5urOX4RK2qRFpHoH  7WmLzwLyKDPNy9qlXXl9z9kvP8fqDwAAAP//AwBQSwMEFAAGAAgAAAAhALUgfzzfAAAACQEAAA8A  AABkcnMvZG93bnJldi54bWxMj81OwzAQhO9IvIO1SNyo01DFKMSpED9CCFVqCw/gxkscEa9D7Dbh  7VlOcNzZ0cw31Xr2vTjhGLtAGpaLDARSE2xHrYb3t6erGxAxGbKmD4QavjHCuj4/q0xpw0Q7PO1T  KziEYmk0uJSGUsrYOPQmLsKAxL+PMHqT+BxbaUczcbjvZZ5lhfSmI25wZsB7h83n/ug1fK2ah82z  VIXHnZsf1ev2Zdq2Wl9ezHe3IBLO6c8Mv/iMDjUzHcKRbBS9hlwpRk8aVL4CwYbrZaFAHFhQOci6  kv8X1D8AAAD//wMAUEsBAi0AFAAGAAgAAAAhALaDOJL+AAAA4QEAABMAAAAAAAAAAAAAAAAAAAAA  AFtDb250ZW50X1R5cGVzXS54bWxQSwECLQAUAAYACAAAACEAOP0h/9YAAACUAQAACwAAAAAAAAAA  AAAAAAAvAQAAX3JlbHMvLnJlbHNQSwECLQAUAAYACAAAACEAdLEaKcUBAABkAwAADgAAAAAAAAAA  AAAAAAAuAgAAZHJzL2Uyb0RvYy54bWxQSwECLQAUAAYACAAAACEAtSB/PN8AAAAJAQAADwAAAAAA  AAAAAAAAAAAfBAAAZHJzL2Rvd25yZXYueG1sUEsFBgAAAAAEAAQA8wAAACsFAAAAAA==  " w14:anchorId="53159E03"/>
                  </w:pict>
                </mc:Fallback>
              </mc:AlternateContent>
              <mc:AlternateContent>
                <mc:Choice Requires="wps">
                  <w:drawing>
                    <wp:anchor distT="0" distB="0" distL="114300" distR="114300" simplePos="0" relativeHeight="251673088" behindDoc="0" locked="0" layoutInCell="1" allowOverlap="1" wp14:anchorId="6075E6F8" wp14:editId="07777777">
                      <wp:simplePos x="0" y="0"/>
                      <wp:positionH relativeFrom="column">
                        <wp:posOffset>1779270</wp:posOffset>
                      </wp:positionH>
                      <wp:positionV relativeFrom="paragraph">
                        <wp:posOffset>160655</wp:posOffset>
                      </wp:positionV>
                      <wp:extent cx="34925" cy="326390"/>
                      <wp:effectExtent l="26670" t="27305" r="24130" b="27305"/>
                      <wp:wrapNone/>
                      <wp:docPr id="2002391452" name="AutoShape 19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4925" cy="326390"/>
                              </a:xfrm>
                              <a:prstGeom prst="straightConnector1">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xmlns:w16sdtfl="http://schemas.microsoft.com/office/word/2024/wordml/sdtformatlock" xmlns:w16du="http://schemas.microsoft.com/office/word/2023/wordml/word16du" xmlns:oel="http://schemas.microsoft.com/office/2019/extlst">
                  <w:pict w14:anchorId="2D9DC5E7">
                    <v:shape id="AutoShape 1960" style="position:absolute;margin-left:140.1pt;margin-top:12.65pt;width:2.75pt;height:25.7pt;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red" strokeweight="3pt" type="#_x0000_t3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rSsDzxgEAAGQDAAAOAAAAZHJzL2Uyb0RvYy54bWysU8Fu2zAMvQ/YPwi6L3aSrWiNOD2ky3bo  tgDtPkCRZVuYLAqkEjt/P0pJ02K7DfNBoETy8fGRXt1PgxNHg2TB13I+K6UwXkNjfVfLn8/bD7dS  UFS+UQ68qeXJkLxfv3+3GkNlFtCDawwKBvFUjaGWfYyhKgrSvRkUzSAYz84WcFCRr9gVDaqR0QdX  LMryphgBm4CgDRG/Ppydcp3x29bo+KNtyUThasncYj4xn/t0FuuVqjpUobf6QkP9A4tBWc9Fr1AP  KipxQPsX1GA1AkEbZxqGAtrWapN74G7m5R/dPPUqmNwLi0PhKhP9P1j9/bjxO0zU9eSfwiPoXyQ8  bHrlO5MJPJ8CD26epCrGQNU1JV0o7FDsx2/QcIw6RMgqTC0OonU2fE2JCZw7FVOW/XSV3UxRaH5c  frxbfJJCs2e5uFne5akUqkooKTcgxS8GBpGMWlJEZbs+bsB7ni/guYI6PlJMHF8TUrKHrXUuj9l5  MXKJ23lZZk4EzjbJm+IIu/3GoTgq3pTttuQvd8yet2EIB99ktN6o5vPFjsq6s83Vnb8IlbRJi0jV  HprTDl8E5FFmmpe1S7vy9p6zX3+O9W8AAAD//wMAUEsDBBQABgAIAAAAIQCuUI7E4AAAAAkBAAAP  AAAAZHJzL2Rvd25yZXYueG1sTI/dTsMwDEbvkXiHyEjcsZTCmqprOiF+hBBC2gYPkDVeW9E4pcnW  8vaYK7iz5aPP5yvXs+vFCcfQedJwvUhAINXedtRo+Hh/uspBhGjImt4TavjGAOvq/Kw0hfUTbfG0  i43gEAqF0dDGOBRShrpFZ8LCD0h8O/jRmcjr2Eg7monDXS/TJMmkMx3xh9YMeN9i/bk7Og1ft/XD  27NUmcNtOz+q183LtGm0vryY71YgIs7xD4ZffVaHip32/kg2iF5Dmicpozwsb0AwkOZLBWKvQWUK  ZFXK/w2qHwAAAP//AwBQSwECLQAUAAYACAAAACEAtoM4kv4AAADhAQAAEwAAAAAAAAAAAAAAAAAA  AAAAW0NvbnRlbnRfVHlwZXNdLnhtbFBLAQItABQABgAIAAAAIQA4/SH/1gAAAJQBAAALAAAAAAAA  AAAAAAAAAC8BAABfcmVscy8ucmVsc1BLAQItABQABgAIAAAAIQBrSsDzxgEAAGQDAAAOAAAAAAAA  AAAAAAAAAC4CAABkcnMvZTJvRG9jLnhtbFBLAQItABQABgAIAAAAIQCuUI7E4AAAAAkBAAAPAAAA  AAAAAAAAAAAAACAEAABkcnMvZG93bnJldi54bWxQSwUGAAAAAAQABADzAAAALQUAAAAA  " w14:anchorId="03F51446"/>
                  </w:pict>
                </mc:Fallback>
              </mc:AlternateContent>
              <mc:AlternateContent>
                <mc:Choice Requires="wps">
                  <w:drawing>
                    <wp:anchor distT="0" distB="0" distL="114300" distR="114300" simplePos="0" relativeHeight="251672064" behindDoc="0" locked="0" layoutInCell="1" allowOverlap="1" wp14:anchorId="6D6C7B49" wp14:editId="07777777">
                      <wp:simplePos x="0" y="0"/>
                      <wp:positionH relativeFrom="column">
                        <wp:posOffset>1450975</wp:posOffset>
                      </wp:positionH>
                      <wp:positionV relativeFrom="paragraph">
                        <wp:posOffset>165735</wp:posOffset>
                      </wp:positionV>
                      <wp:extent cx="373380" cy="53975"/>
                      <wp:effectExtent l="22225" t="22860" r="23495" b="27940"/>
                      <wp:wrapNone/>
                      <wp:docPr id="1794818935" name="AutoShape 19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73380" cy="53975"/>
                              </a:xfrm>
                              <a:prstGeom prst="straightConnector1">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xmlns:w16sdtfl="http://schemas.microsoft.com/office/word/2024/wordml/sdtformatlock" xmlns:w16du="http://schemas.microsoft.com/office/word/2023/wordml/word16du" xmlns:oel="http://schemas.microsoft.com/office/2019/extlst">
                  <w:pict w14:anchorId="4624CAEF">
                    <v:shape id="AutoShape 1959" style="position:absolute;margin-left:114.25pt;margin-top:13.05pt;width:29.4pt;height:4.25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red" strokeweight="3pt" type="#_x0000_t3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XeoSZxAEAAGQDAAAOAAAAZHJzL2Uyb0RvYy54bWysU01v2zAMvQ/YfxB8X+w06JoZcXpIl126  LUC73RVZsoXJokAqcfLvRyluuo/bMB8ESiQfHx/p1f1pcOKokSz4ppjPqkJor6C1vmuKb8/bd8tC  UJS+lQ68boqzpuJ+/fbNagy1voEeXKtRMIinegxN0ccY6rIk1etB0gyC9uw0gIOMfMWubFGOjD64  8qaq3pcjYBsQlCbi14eLs1hnfGO0il+NIR2FawrmFvOJ+dyns1yvZN2hDL1VEw35DywGaT0XvUI9  yCjFAe1fUINVCAQmzhQMJRhjlc49cDfz6o9unnoZdO6FxaFwlYn+H6z6ctz4HSbq6uSfwiOoHyQ8  bHrpO50JPJ8DD26epCrHQPU1JV0o7FDsx8/Qcow8RMgqnAwOwjgbvqfEBM6dilOW/XyVXZ+iUPy4  uFssljwcxa7bxYe721xK1gkl5Qak+EnDIJLRFBRR2q6PG/Ce5wt4qSCPjxQTx9eElOxha53LY3Ze  jFxtOa+qzInA2TZ5Uxxht984FEfJm7LdVvxNNH4LQzj4NqP1WrYfJztK6y42V3d+EippkxaR6j20  5x2+CMijzDSntUu78us9Z7/+HOufAAAA//8DAFBLAwQUAAYACAAAACEAALyDf+AAAAAJAQAADwAA  AGRycy9kb3ducmV2LnhtbEyP3U7DMAxG75F4h8hI3LF03Wir0nRC/AghhLQNHiBrTFPROKXJ1vL2  mCu4s+Wjz+erNrPrxQnH0HlSsFwkIJAabzpqFby/PV4VIELUZHTvCRV8Y4BNfX5W6dL4iXZ42sdW  cAiFUiuwMQ6llKGx6HRY+AGJbx9+dDryOrbSjHricNfLNEky6XRH/MHqAe8sNp/7o1PwtW7uX59k  njnc2fkhf9k+T9tWqcuL+fYGRMQ5/sHwq8/qULPTwR/JBNErSNPimlEesiUIBtIiX4E4KFitM5B1  Jf83qH8AAAD//wMAUEsBAi0AFAAGAAgAAAAhALaDOJL+AAAA4QEAABMAAAAAAAAAAAAAAAAAAAAA  AFtDb250ZW50X1R5cGVzXS54bWxQSwECLQAUAAYACAAAACEAOP0h/9YAAACUAQAACwAAAAAAAAAA  AAAAAAAvAQAAX3JlbHMvLnJlbHNQSwECLQAUAAYACAAAACEAF3qEmcQBAABkAwAADgAAAAAAAAAA  AAAAAAAuAgAAZHJzL2Uyb0RvYy54bWxQSwECLQAUAAYACAAAACEAALyDf+AAAAAJAQAADwAAAAAA  AAAAAAAAAAAeBAAAZHJzL2Rvd25yZXYueG1sUEsFBgAAAAAEAAQA8wAAACsFAAAAAA==  " w14:anchorId="3A5A8D43"/>
                  </w:pict>
                </mc:Fallback>
              </mc:AlternateContent>
              <mc:AlternateContent>
                <mc:Choice Requires="wps">
                  <w:drawing>
                    <wp:anchor distT="0" distB="0" distL="114300" distR="114300" simplePos="0" relativeHeight="251670016" behindDoc="0" locked="0" layoutInCell="1" allowOverlap="1" wp14:anchorId="076565CE" wp14:editId="07777777">
                      <wp:simplePos x="0" y="0"/>
                      <wp:positionH relativeFrom="column">
                        <wp:posOffset>1469390</wp:posOffset>
                      </wp:positionH>
                      <wp:positionV relativeFrom="paragraph">
                        <wp:posOffset>213360</wp:posOffset>
                      </wp:positionV>
                      <wp:extent cx="2540" cy="326390"/>
                      <wp:effectExtent l="21590" t="22860" r="23495" b="22225"/>
                      <wp:wrapNone/>
                      <wp:docPr id="450078916" name="AutoShape 19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40" cy="326390"/>
                              </a:xfrm>
                              <a:prstGeom prst="straightConnector1">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xmlns:w16sdtfl="http://schemas.microsoft.com/office/word/2024/wordml/sdtformatlock" xmlns:w16du="http://schemas.microsoft.com/office/word/2023/wordml/word16du" xmlns:oel="http://schemas.microsoft.com/office/2019/extlst">
                  <w:pict w14:anchorId="0835D150">
                    <v:shape id="AutoShape 1957" style="position:absolute;margin-left:115.7pt;margin-top:16.8pt;width:.2pt;height:25.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red" strokeweight="3pt" type="#_x0000_t3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gquS8vgEAAFkDAAAOAAAAZHJzL2Uyb0RvYy54bWysU8Fu2zAMvQ/YPwi+L3bSreiMOD2kyy7d  FqDdBzCybAuTRYFU4uTvR6lJWmy3YT4IlEg+Pj7Sy/vj6NTBEFv0TTGfVYUyXmNrfd8UP583H+4K  xRF8Cw69aYqT4eJ+9f7dcgq1WeCArjWkBMRzPYWmGGIMdVmyHswIPMNgvDg7pBGiXKkvW4JJ0EdX  LqrqtpyQ2kCoDbO8Prw4i1XG7zqj44+uYxOVawrhFvNJ+dyls1wtoe4JwmD1mQb8A4sRrJeiV6gH  iKD2ZP+CGq0mZOziTONYYtdZbXIP0s28+qObpwGCyb2IOByuMvH/g9XfD2u/pURdH/1TeET9i5XH  9QC+N5nA8ynI4OZJqnIKXF9T0oXDltRu+oatxMA+Ylbh2NGYIKU/dcxin65im2NUWh4Xnz7KQLQ4  bha3N5/zKEqoL6mBOH41OKpkNAVHAtsPcY3ey1CR5rkQHB45JmJQXxJSXY8b61yerfNqkhJ386rK  GYzOtsmb4pj63dqROoCsx2ZTyZfbFM/bMMK9bzPaYKD9crYjWPdiS3Xnz+okQdL2cb3D9rSli2oy  v0zzvGtpQd7ec/brH7H6DQAA//8DAFBLAwQUAAYACAAAACEAwe1P4N8AAAAJAQAADwAAAGRycy9k  b3ducmV2LnhtbEyPwU7DMAyG70i8Q2QkbixdO6aqazohEAguSNs4wC1rvLYicaom3TqeHnMaR9uf  fn9/uZ6cFUccQudJwXyWgECqvemoUfCxe77LQYSoyWjrCRWcMcC6ur4qdWH8iTZ43MZGcAiFQito  Y+wLKUPdotNh5nskvh384HTkcWikGfSJw52VaZIspdMd8YdW9/jYYv29HZ2C1zda2M1n/3Ues/en  H5+/aLdLlbq9mR5WICJO8QLDnz6rQ8VOez+SCcIqSLP5glEFWbYEwQAvuMteQX6fgKxK+b9B9QsA  AP//AwBQSwECLQAUAAYACAAAACEAtoM4kv4AAADhAQAAEwAAAAAAAAAAAAAAAAAAAAAAW0NvbnRl  bnRfVHlwZXNdLnhtbFBLAQItABQABgAIAAAAIQA4/SH/1gAAAJQBAAALAAAAAAAAAAAAAAAAAC8B  AABfcmVscy8ucmVsc1BLAQItABQABgAIAAAAIQDgquS8vgEAAFkDAAAOAAAAAAAAAAAAAAAAAC4C  AABkcnMvZTJvRG9jLnhtbFBLAQItABQABgAIAAAAIQDB7U/g3wAAAAkBAAAPAAAAAAAAAAAAAAAA  ABgEAABkcnMvZG93bnJldi54bWxQSwUGAAAAAAQABADzAAAAJAUAAAAA  " w14:anchorId="1D1CD5F8"/>
                  </w:pict>
                </mc:Fallback>
              </mc:AlternateContent>
              <mc:AlternateContent>
                <mc:Choice Requires="wps">
                  <w:drawing>
                    <wp:anchor distT="0" distB="0" distL="114300" distR="114300" simplePos="0" relativeHeight="251668992" behindDoc="0" locked="0" layoutInCell="1" allowOverlap="1" wp14:anchorId="54FCF86F" wp14:editId="07777777">
                      <wp:simplePos x="0" y="0"/>
                      <wp:positionH relativeFrom="column">
                        <wp:posOffset>614045</wp:posOffset>
                      </wp:positionH>
                      <wp:positionV relativeFrom="paragraph">
                        <wp:posOffset>537210</wp:posOffset>
                      </wp:positionV>
                      <wp:extent cx="863600" cy="133985"/>
                      <wp:effectExtent l="23495" t="22860" r="27305" b="24130"/>
                      <wp:wrapNone/>
                      <wp:docPr id="1288825081" name="AutoShape 19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63600" cy="133985"/>
                              </a:xfrm>
                              <a:prstGeom prst="straightConnector1">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xmlns:w16sdtfl="http://schemas.microsoft.com/office/word/2024/wordml/sdtformatlock" xmlns:w16du="http://schemas.microsoft.com/office/word/2023/wordml/word16du" xmlns:oel="http://schemas.microsoft.com/office/2019/extlst">
                  <w:pict w14:anchorId="144B6577">
                    <v:shape id="AutoShape 1956" style="position:absolute;margin-left:48.35pt;margin-top:42.3pt;width:68pt;height:10.55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red" strokeweight="3pt" type="#_x0000_t3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Rx9CHxAEAAGUDAAAOAAAAZHJzL2Uyb0RvYy54bWysU01v2zAMvQ/YfxB0X2w3WJAZcXpIl126  LUC73RVJtoXJokApsfPvRyluuo/bMB8IURQfHx/pzf00WHbWGAy4hleLkjPtJCjjuoZ/e96/W3MW  onBKWHC64Rcd+P327ZvN6Gt9Bz1YpZERiAv16Bvex+jrogiy14MIC/DaUbAFHEQkF7tCoRgJfbDF  XVmuihFQeQSpQ6Dbh2uQbzN+22oZv7Zt0JHZhhO3mC1me0y22G5E3aHwvZEzDfEPLAZhHBW9QT2I  KNgJzV9Qg5EIAdq4kDAU0LZG6twDdVOVf3Tz1Auvcy8kTvA3mcL/g5Vfzjt3wERdTu7JP4L8EZiD  XS9cpzOB54unwVVJqmL0ob6lJCf4A7Lj+BkUvRGnCFmFqcWBtdb47ykxgVOnbMqyX26y6ykySZfr  1XJV0nAkharl8sP6fa4l6gSTkj2G+EnDwNKh4SGiMF0fd+AcDRjwWkKcH0NMJF8TUrKDvbE2z9k6  NjZ8ua6oWgoFsEalaHawO+4ssrOgVdnvS/pmGr89Qzg5ldF6LdTH+RyFsdczVbduViqJkzYx1EdQ  lwO+KEizzDTnvUvL8qufs1//ju1PAAAA//8DAFBLAwQUAAYACAAAACEAgvVisd8AAAAJAQAADwAA  AGRycy9kb3ducmV2LnhtbEyPy07DMBBF90j8gzVI7KhDKEkJcSrEQ6hCSH19gBsPcUQ8DrHbhL9n  WMFy5h7dOVMuJ9eJEw6h9aTgepaAQKq9aalRsN+9XC1AhKjJ6M4TKvjGAMvq/KzUhfEjbfC0jY3g  EgqFVmBj7AspQ23R6TDzPRJnH35wOvI4NNIMeuRy18k0STLpdEt8weoeHy3Wn9ujU/A1r5/eX2We  OdzY6Tl/W6/GdaPU5cX0cA8i4hT/YPjVZ3Wo2Ongj2SC6BTcZTmTChbzDATn6U3KiwODyW0Osirl  /w+qHwAAAP//AwBQSwECLQAUAAYACAAAACEAtoM4kv4AAADhAQAAEwAAAAAAAAAAAAAAAAAAAAAA  W0NvbnRlbnRfVHlwZXNdLnhtbFBLAQItABQABgAIAAAAIQA4/SH/1gAAAJQBAAALAAAAAAAAAAAA  AAAAAC8BAABfcmVscy8ucmVsc1BLAQItABQABgAIAAAAIQARx9CHxAEAAGUDAAAOAAAAAAAAAAAA  AAAAAC4CAABkcnMvZTJvRG9jLnhtbFBLAQItABQABgAIAAAAIQCC9WKx3wAAAAkBAAAPAAAAAAAA  AAAAAAAAAB4EAABkcnMvZG93bnJldi54bWxQSwUGAAAAAAQABADzAAAAKgUAAAAA  " w14:anchorId="27A3534B"/>
                  </w:pict>
                </mc:Fallback>
              </mc:AlternateContent>
              <w:drawing>
                <wp:inline distT="0" distB="0" distL="0" distR="0" wp14:anchorId="4CF06780" wp14:editId="07777777">
                  <wp:extent cx="2524125" cy="1714500"/>
                  <wp:effectExtent l="0" t="0" r="0" b="0"/>
                  <wp:docPr id="1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524125" cy="1714500"/>
                          </a:xfrm>
                          <a:prstGeom prst="rect">
                            <a:avLst/>
                          </a:prstGeom>
                          <a:noFill/>
                          <a:ln>
                            <a:noFill/>
                          </a:ln>
                        </pic:spPr>
                      </pic:pic>
                    </a:graphicData>
                  </a:graphic>
                </wp:inline>
              </w:drawing>
            </w:r>
          </w:p>
        </w:tc>
        <w:tc>
          <w:tcPr>
            <w:tcW w:w="4563" w:type="dxa"/>
            <w:tcMar/>
          </w:tcPr>
          <w:p w:rsidRPr="00FD574B" w:rsidR="00DE13D8" w:rsidP="00C4644D" w:rsidRDefault="00E461EB" w14:paraId="5F7A3469" w14:textId="77777777">
            <w:pPr>
              <w:rPr>
                <w:rFonts w:eastAsia="標楷體"/>
                <w:sz w:val="20"/>
                <w:szCs w:val="20"/>
              </w:rPr>
            </w:pPr>
            <w:r>
              <w:rPr>
                <w:rFonts w:eastAsia="標楷體"/>
                <w:noProof/>
                <w:sz w:val="20"/>
                <w:szCs w:val="20"/>
              </w:rPr>
              <mc:AlternateContent>
                <mc:Choice Requires="wps">
                  <w:drawing>
                    <wp:anchor distT="0" distB="0" distL="114300" distR="114300" simplePos="0" relativeHeight="251692544" behindDoc="0" locked="0" layoutInCell="1" allowOverlap="1" wp14:anchorId="05FAC6D8" wp14:editId="07777777">
                      <wp:simplePos x="0" y="0"/>
                      <wp:positionH relativeFrom="column">
                        <wp:posOffset>570865</wp:posOffset>
                      </wp:positionH>
                      <wp:positionV relativeFrom="paragraph">
                        <wp:posOffset>95250</wp:posOffset>
                      </wp:positionV>
                      <wp:extent cx="1485900" cy="412750"/>
                      <wp:effectExtent l="27940" t="28575" r="19685" b="25400"/>
                      <wp:wrapNone/>
                      <wp:docPr id="645934194" name="AutoShape 19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485900" cy="412750"/>
                              </a:xfrm>
                              <a:prstGeom prst="straightConnector1">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xmlns:w16sdtfl="http://schemas.microsoft.com/office/word/2024/wordml/sdtformatlock" xmlns:w16du="http://schemas.microsoft.com/office/word/2023/wordml/word16du" xmlns:oel="http://schemas.microsoft.com/office/2019/extlst">
                  <w:pict w14:anchorId="4C5D25A3">
                    <v:shape id="AutoShape 1979" style="position:absolute;margin-left:44.95pt;margin-top:7.5pt;width:117pt;height:32.5pt;flip:y;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red" strokeweight="3pt" type="#_x0000_t3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0cVDYxQEAAGYDAAAOAAAAZHJzL2Uyb0RvYy54bWysU01v2zAMvQ/YfxB0X2xn7ZYZcXpIl126  LUC73RV92MJkUaCUOPn3o5Q0HbrbMB8IURQfHx/p5d1xdOygMVrwHW9mNWfaS1DW9x3/8bR5t+As  JuGVcOB1x0868rvV2zfLKbR6DgM4pZERiI/tFDo+pBTaqopy0KOIMwjaU9AAjiKRi32lUEyEPrpq  XtcfqglQBQSpY6Tb+3OQrwq+MVqm78ZEnZjrOHFLxWKxu2yr1VK0PYowWHmhIf6BxSisp6JXqHuR  BNuj/QtqtBIhgkkzCWMFxlipSw/UTVO/6uZxEEGXXkicGK4yxf8HK78d1n6Lmbo8+sfwAPJXZB7W  g/C9LgSeToEG12SpqinE9pqSnRi2yHbTV1D0RuwTFBWOBkdmnA0/c2IGp07Zsch+usquj4lJumxu  FrefapqOpNhNM/94W+ZSiTbj5OyAMX3RMLJ86HhMKGw/pDV4TxMGPNcQh4eYMsuXhJzsYWOdK4N2  nk0df79oqFoORXBW5WhxsN+tHbKDoF3ZbGr6Ss+vniHsvSpogxbq8+WchHXnM1V3/iJVVievYmx3  oE5bfJaQhlloXhYvb8uffsl++T1WvwEAAP//AwBQSwMEFAAGAAgAAAAhAH6+Gn7eAAAACAEAAA8A  AABkcnMvZG93bnJldi54bWxMj81OwzAQhO9IfQdrK3GjNi30J8SpKn6EEEJqCw/gxkscNV6H2G3C  27Oc4LjzjWZn8vXgG3HGLtaBNFxPFAikMtiaKg0f709XSxAxGbKmCYQavjHCuhhd5Cazoacdnvep  EhxCMTMaXEptJmUsHXoTJ6FFYvYZOm8Sn10lbWd6DveNnCo1l97UxB+cafHeYXncn7yGr5vy4e1Z  LuYed254XLxuX/ptpfXleNjcgUg4pD8z/Nbn6lBwp0M4kY2i0bBcrdjJ+i1PYj6bzlg4MFAKZJHL  /wOKHwAAAP//AwBQSwECLQAUAAYACAAAACEAtoM4kv4AAADhAQAAEwAAAAAAAAAAAAAAAAAAAAAA  W0NvbnRlbnRfVHlwZXNdLnhtbFBLAQItABQABgAIAAAAIQA4/SH/1gAAAJQBAAALAAAAAAAAAAAA  AAAAAC8BAABfcmVscy8ucmVsc1BLAQItABQABgAIAAAAIQC0cVDYxQEAAGYDAAAOAAAAAAAAAAAA  AAAAAC4CAABkcnMvZTJvRG9jLnhtbFBLAQItABQABgAIAAAAIQB+vhp+3gAAAAgBAAAPAAAAAAAA  AAAAAAAAAB8EAABkcnMvZG93bnJldi54bWxQSwUGAAAAAAQABADzAAAAKgUAAAAA  " w14:anchorId="5B894164"/>
                  </w:pict>
                </mc:Fallback>
              </mc:AlternateContent>
              <mc:AlternateContent>
                <mc:Choice Requires="wps">
                  <w:drawing>
                    <wp:anchor distT="0" distB="0" distL="114300" distR="114300" simplePos="0" relativeHeight="251693568" behindDoc="0" locked="0" layoutInCell="1" allowOverlap="1" wp14:anchorId="3EBC8A14" wp14:editId="07777777">
                      <wp:simplePos x="0" y="0"/>
                      <wp:positionH relativeFrom="column">
                        <wp:posOffset>2056765</wp:posOffset>
                      </wp:positionH>
                      <wp:positionV relativeFrom="paragraph">
                        <wp:posOffset>95250</wp:posOffset>
                      </wp:positionV>
                      <wp:extent cx="298450" cy="1410970"/>
                      <wp:effectExtent l="27940" t="19050" r="26035" b="27305"/>
                      <wp:wrapNone/>
                      <wp:docPr id="1597345731" name="AutoShape 19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98450" cy="1410970"/>
                              </a:xfrm>
                              <a:prstGeom prst="straightConnector1">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xmlns:w16sdtfl="http://schemas.microsoft.com/office/word/2024/wordml/sdtformatlock" xmlns:w16du="http://schemas.microsoft.com/office/word/2023/wordml/word16du" xmlns:oel="http://schemas.microsoft.com/office/2019/extlst">
                  <w:pict w14:anchorId="038356F1">
                    <v:shape id="AutoShape 1980" style="position:absolute;margin-left:161.95pt;margin-top:7.5pt;width:23.5pt;height:111.1pt;flip:x 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red" strokeweight="3pt" type="#_x0000_t3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hx7B2zAEAAHADAAAOAAAAZHJzL2Uyb0RvYy54bWysU8GS0zAMvTPDP3h8p0nKAt1M0z10KRwW  6Mwu3F3HSTw4lkdym/bvkd3S3YEbQw4eybKenvSU5d1xdOJgkCz4RlazUgrjNbTW9438/rR5s5CC  ovKtcuBNI0+G5N3q9avlFGozhwFca1AwiKd6Co0cYgx1UZAezKhoBsF4DnaAo4rsYl+0qCZGH10x  L8v3xQTYBgRtiPj2/hyUq4zfdUbHb11HJgrXSOYW84n53KWzWC1V3aMKg9UXGuofWIzKei56hbpX  UYk92r+gRqsRCLo40zAW0HVWm9wDd1OVf3TzOKhgci88HArXMdH/g9VfD2u/xURdH/1jeAD9k4SH  9aB8bzKBp1Ng4ao0qmIKVF9TkkNhi2I3fYGW36h9hDyFY4ej6JwNn1Nitn4kK5XhnsUxC3C6CmCO  UWi+nN8ubt6xTJpD1U1V3n7IChWqTogpOyDFTwZGkYxGUkRl+yGuwXvWGvBcQx0eKCa+zwkp2cPG  Opcld15MjXy7qMoysyJwtk3R9I6w360dioPirdlsSv5y9xx5+Qxh79uMNhjVfrzYUVl3trm685eh  pTmlpaR6B+1pi7+HybJmmpcVTHvz0s/Zzz/K6hcAAAD//wMAUEsDBBQABgAIAAAAIQAgiF/f3gAA  AAoBAAAPAAAAZHJzL2Rvd25yZXYueG1sTI/BTsMwEETvSPyDtUhcELVxVAohTlUhcUHiQKl6duIl  iWqvo9ht079nOcFxZ55mZ6r1HLw44ZSGSAYeFgoEUhvdQJ2B3dfb/ROIlC056yOhgQsmWNfXV5Ut  XTzTJ562uRMcQqm0Bvqcx1LK1PYYbFrEEYm97zgFm/mcOukme+bw4KVW6lEGOxB/6O2Irz22h+0x  GFCbeblv9N3l4Gm3b5t3DB8jGnN7M29eQGSc8x8Mv/W5OtTcqYlHckl4A4UunhllY8mbGChWioXG  gC5WGmRdyf8T6h8AAAD//wMAUEsBAi0AFAAGAAgAAAAhALaDOJL+AAAA4QEAABMAAAAAAAAAAAAA  AAAAAAAAAFtDb250ZW50X1R5cGVzXS54bWxQSwECLQAUAAYACAAAACEAOP0h/9YAAACUAQAACwAA  AAAAAAAAAAAAAAAvAQAAX3JlbHMvLnJlbHNQSwECLQAUAAYACAAAACEAIcewdswBAABwAwAADgAA  AAAAAAAAAAAAAAAuAgAAZHJzL2Uyb0RvYy54bWxQSwECLQAUAAYACAAAACEAIIhf394AAAAKAQAA  DwAAAAAAAAAAAAAAAAAmBAAAZHJzL2Rvd25yZXYueG1sUEsFBgAAAAAEAAQA8wAAADEFAAAAAA==  " w14:anchorId="29D5E092"/>
                  </w:pict>
                </mc:Fallback>
              </mc:AlternateContent>
              <mc:AlternateContent>
                <mc:Choice Requires="wps">
                  <w:drawing>
                    <wp:anchor distT="0" distB="0" distL="114300" distR="114300" simplePos="0" relativeHeight="251690496" behindDoc="0" locked="0" layoutInCell="1" allowOverlap="1" wp14:anchorId="2F1DC591" wp14:editId="07777777">
                      <wp:simplePos x="0" y="0"/>
                      <wp:positionH relativeFrom="column">
                        <wp:posOffset>755015</wp:posOffset>
                      </wp:positionH>
                      <wp:positionV relativeFrom="paragraph">
                        <wp:posOffset>1506220</wp:posOffset>
                      </wp:positionV>
                      <wp:extent cx="1619250" cy="143510"/>
                      <wp:effectExtent l="21590" t="20320" r="26035" b="26670"/>
                      <wp:wrapNone/>
                      <wp:docPr id="1385641901" name="AutoShape 19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619250" cy="143510"/>
                              </a:xfrm>
                              <a:prstGeom prst="straightConnector1">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xmlns:w16sdtfl="http://schemas.microsoft.com/office/word/2024/wordml/sdtformatlock" xmlns:w16du="http://schemas.microsoft.com/office/word/2023/wordml/word16du" xmlns:oel="http://schemas.microsoft.com/office/2019/extlst">
                  <w:pict w14:anchorId="329F433E">
                    <v:shape id="AutoShape 1977" style="position:absolute;margin-left:59.45pt;margin-top:118.6pt;width:127.5pt;height:11.3pt;flip: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red" strokeweight="3pt" type="#_x0000_t3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pyfKGxwEAAGYDAAAOAAAAZHJzL2Uyb0RvYy54bWysU8Fu2zAMvQ/YPwi6L7bTteiMOD2kyy7d  FqBd74os28JkUSCVOPn7UUqaFtttqA8CKZJPj4/04u4wOrE3SBZ8I6tZKYXxGlrr+0b+elp/upWC  ovKtcuBNI4+G5N3y44fFFGozhwFca1AwiKd6Co0cYgx1UZAezKhoBsF4DnaAo4rsYl+0qCZGH10x  L8ubYgJsA4I2RHx7fwrKZcbvOqPjz64jE4VrJHOL+cR8btNZLBeq7lGFweozDfUfLEZlPT96gbpX  UYkd2n+gRqsRCLo40zAW0HVWm9wDd1OVf3XzOKhgci8sDoWLTPR+sPrHfuU3mKjrg38MD6B/k/Cw  GpTvTSbwdAw8uCpJVUyB6ktJcihsUGyn79ByjtpFyCocOhxF52x4ToUJnDsVhyz78SK7OUSh+bK6  qb7Mr3k6mmPV56vrKs+lUHXCSdUBKX4zMIpkNJIiKtsPcQXe84QBT2+o/QPFxPK1IBV7WFvn8qCd  F1Mjr26rssysCJxtUzTlEfbblUOxV7wr63XJX+6ZI2/TEHa+zWiDUe3Xsx2VdSebX3f+LFVSJ60i  1Vtojxt8kZCHmWmeFy9ty1s/V7/+Hss/AAAA//8DAFBLAwQUAAYACAAAACEAhGfYzOAAAAALAQAA  DwAAAGRycy9kb3ducmV2LnhtbEyPzU7DMBCE70i8g7VI3KjTBJo0xKkQP0IVQurfA7jJEkfE6xC7  TXh7lhMcZ/bT7Eyxmmwnzjj41pGC+SwCgVS5uqVGwWH/cpOB8EFTrTtHqOAbPazKy4tC57UbaYvn  XWgEh5DPtQITQp9L6SuDVvuZ65H49uEGqwPLoZH1oEcOt52Mo2ghrW6JPxjd46PB6nN3sgq+bqun  91eZLixuzfScvm3W46ZR6vpqergHEXAKfzD81ufqUHKnoztR7UXHep4tGVUQJ2kMgokkTdg5snO3  zECWhfy/ofwBAAD//wMAUEsBAi0AFAAGAAgAAAAhALaDOJL+AAAA4QEAABMAAAAAAAAAAAAAAAAA  AAAAAFtDb250ZW50X1R5cGVzXS54bWxQSwECLQAUAAYACAAAACEAOP0h/9YAAACUAQAACwAAAAAA  AAAAAAAAAAAvAQAAX3JlbHMvLnJlbHNQSwECLQAUAAYACAAAACEA6cnyhscBAABmAwAADgAAAAAA  AAAAAAAAAAAuAgAAZHJzL2Uyb0RvYy54bWxQSwECLQAUAAYACAAAACEAhGfYzOAAAAALAQAADwAA  AAAAAAAAAAAAAAAhBAAAZHJzL2Rvd25yZXYueG1sUEsFBgAAAAAEAAQA8wAAAC4FAAAAAA==  " w14:anchorId="03B75D0C"/>
                  </w:pict>
                </mc:Fallback>
              </mc:AlternateContent>
              <mc:AlternateContent>
                <mc:Choice Requires="wps">
                  <w:drawing>
                    <wp:anchor distT="0" distB="0" distL="114300" distR="114300" simplePos="0" relativeHeight="251691520" behindDoc="0" locked="0" layoutInCell="1" allowOverlap="1" wp14:anchorId="3AB1CBE4" wp14:editId="07777777">
                      <wp:simplePos x="0" y="0"/>
                      <wp:positionH relativeFrom="column">
                        <wp:posOffset>577215</wp:posOffset>
                      </wp:positionH>
                      <wp:positionV relativeFrom="paragraph">
                        <wp:posOffset>508000</wp:posOffset>
                      </wp:positionV>
                      <wp:extent cx="190500" cy="1141730"/>
                      <wp:effectExtent l="24765" t="22225" r="22860" b="26670"/>
                      <wp:wrapNone/>
                      <wp:docPr id="1074429878" name="AutoShape 19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90500" cy="1141730"/>
                              </a:xfrm>
                              <a:prstGeom prst="straightConnector1">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xmlns:w16sdtfl="http://schemas.microsoft.com/office/word/2024/wordml/sdtformatlock" xmlns:w16du="http://schemas.microsoft.com/office/word/2023/wordml/word16du" xmlns:oel="http://schemas.microsoft.com/office/2019/extlst">
                  <w:pict w14:anchorId="366EB2C4">
                    <v:shape id="AutoShape 1978" style="position:absolute;margin-left:45.45pt;margin-top:40pt;width:15pt;height:89.9pt;flip:x y;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red" strokeweight="3pt" type="#_x0000_t3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bzR5/yQEAAHADAAAOAAAAZHJzL2Uyb0RvYy54bWysU01v2zAMvQ/YfxB0X2y3++iMOD2ky3bo  1gDtdlf0YQuTRYFSYuffj1KydOhuw3wQSFF8fOSjl7fz6NhBY7TgO94sas60l6Cs7zv+/Wnz5oaz  mIRXwoHXHT/qyG9Xr18tp9DqKxjAKY2MQHxsp9DxIaXQVlWUgx5FXEDQnoIGcBSJXOwrhWIi9NFV  V3X9vpoAVUCQOka6vTsF+argG6NlejAm6sRcx4lbKieWc5fParUUbY8iDFaeaYh/YDEK66noBepO  JMH2aP+CGq1EiGDSQsJYgTFW6tIDddPUL7p5HETQpRcaTgyXMcX/Byu/HdZ+i5m6nP1juAf5MzIP  60H4XhcCT8dAwjV5VNUUYntJyU4MW2S76SsoeiP2CcoUZoMjM86GLzmxWD+ylctQz2wuAhwvAug5  MUmXzcf6XU0ySQo1zdvmw3VRqBJtRszZAWP6rGFk2eh4TChsP6Q1eE9aA55qiMN9TJnvc0JO9rCx  zhXJnWdTx69vGiqXQxGcVTlaHOx3a4fsIGhrNpuavtL9i2cIe68K2qCF+nS2k7DuZFN1589Dy3PK  SxnbHajjFn8Pk2QtNM8rmPfmT79kP/8oq18AAAD//wMAUEsDBBQABgAIAAAAIQCHOY+23AAAAAkB  AAAPAAAAZHJzL2Rvd25yZXYueG1sTI/BasMwEETvhf6D2EIvJZFqSLFdr0Mo9FLooWnIWba2tom0  MpaSOH9f+dQed2aYfVNtZ2fFhaYweEZ4XisQxK03A3cIh+/3VQ4iRM1GW8+EcKMA2/r+rtKl8Vf+  oss+diKVcCg1Qh/jWEoZ2p6cDms/Eifvx09Ox3ROnTSTvqZyZ2Wm1It0euD0odcjvfXUnvZnh6B2  8+bYZE+3k+XDsW0+yH2OhPj4MO9eQUSa418YFvyEDnViavyZTRAWoVBFSiLkKk1a/GwRGoRsU+Qg  60r+X1D/AgAA//8DAFBLAQItABQABgAIAAAAIQC2gziS/gAAAOEBAAATAAAAAAAAAAAAAAAAAAAA  AABbQ29udGVudF9UeXBlc10ueG1sUEsBAi0AFAAGAAgAAAAhADj9If/WAAAAlAEAAAsAAAAAAAAA  AAAAAAAALwEAAF9yZWxzLy5yZWxzUEsBAi0AFAAGAAgAAAAhANvNHn/JAQAAcAMAAA4AAAAAAAAA  AAAAAAAALgIAAGRycy9lMm9Eb2MueG1sUEsBAi0AFAAGAAgAAAAhAIc5j7bcAAAACQEAAA8AAAAA  AAAAAAAAAAAAIwQAAGRycy9kb3ducmV2LnhtbFBLBQYAAAAABAAEAPMAAAAsBQAAAAA=  " w14:anchorId="2C075100"/>
                  </w:pict>
                </mc:Fallback>
              </mc:AlternateContent>
              <w:drawing>
                <wp:inline distT="0" distB="0" distL="0" distR="0" wp14:anchorId="5EDCFE8A" wp14:editId="07777777">
                  <wp:extent cx="2514600" cy="1666875"/>
                  <wp:effectExtent l="0" t="0" r="0" b="0"/>
                  <wp:docPr id="1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514600" cy="1666875"/>
                          </a:xfrm>
                          <a:prstGeom prst="rect">
                            <a:avLst/>
                          </a:prstGeom>
                          <a:noFill/>
                          <a:ln>
                            <a:noFill/>
                          </a:ln>
                        </pic:spPr>
                      </pic:pic>
                    </a:graphicData>
                  </a:graphic>
                </wp:inline>
              </w:drawing>
            </w:r>
          </w:p>
        </w:tc>
      </w:tr>
      <w:tr w:rsidRPr="00FD574B" w:rsidR="00DE13D8" w:rsidTr="1B71330A" w14:paraId="3B34E97D" w14:textId="77777777">
        <w:tc>
          <w:tcPr>
            <w:tcW w:w="4455" w:type="dxa"/>
            <w:gridSpan w:val="2"/>
            <w:tcMar/>
          </w:tcPr>
          <w:p w:rsidRPr="00FD574B" w:rsidR="00DE13D8" w:rsidP="001474D1" w:rsidRDefault="001474D1" w14:paraId="4DBA9D4D" w14:textId="77777777">
            <w:pPr>
              <w:keepNext/>
              <w:rPr>
                <w:rFonts w:eastAsia="標楷體"/>
                <w:sz w:val="20"/>
                <w:szCs w:val="20"/>
              </w:rPr>
            </w:pPr>
            <w:r>
              <w:rPr>
                <w:rFonts w:eastAsia="標楷體"/>
                <w:sz w:val="20"/>
                <w:szCs w:val="20"/>
              </w:rPr>
              <w:t xml:space="preserve">圖 2-11公司組織邊界 (PT. GLORY INDUSTRIAL SEMARANG -  DEMAK)</w:t>
            </w:r>
          </w:p>
        </w:tc>
        <w:tc>
          <w:tcPr>
            <w:tcW w:w="4563" w:type="dxa"/>
            <w:tcMar/>
          </w:tcPr>
          <w:p w:rsidRPr="00FD574B" w:rsidR="00DE13D8" w:rsidP="001474D1" w:rsidRDefault="001474D1" w14:paraId="0DA8EAAF" w14:textId="77777777">
            <w:pPr>
              <w:keepNext/>
              <w:rPr>
                <w:rFonts w:eastAsia="標楷體"/>
                <w:sz w:val="20"/>
                <w:szCs w:val="20"/>
              </w:rPr>
            </w:pPr>
            <w:r>
              <w:rPr>
                <w:rFonts w:eastAsia="標楷體"/>
                <w:sz w:val="20"/>
                <w:szCs w:val="20"/>
              </w:rPr>
              <w:t xml:space="preserve">圖 2-12公司組織邊界 (Makalot Garments (Vietnam) Co., Ltd (MK1))</w:t>
            </w:r>
          </w:p>
        </w:tc>
      </w:tr>
      <w:tr w:rsidRPr="00FD574B" w:rsidR="00DE13D8" w:rsidTr="1B71330A" w14:paraId="3139B609" w14:textId="77777777">
        <w:trPr>
          <w:trHeight w:val="3449"/>
        </w:trPr>
        <w:tc>
          <w:tcPr>
            <w:tcW w:w="4455" w:type="dxa"/>
            <w:gridSpan w:val="2"/>
            <w:tcMar/>
          </w:tcPr>
          <w:p w:rsidRPr="00FD574B" w:rsidR="00DE13D8" w:rsidP="00C4644D" w:rsidRDefault="00E461EB" w14:paraId="3A07AE54" w14:textId="77777777">
            <w:pPr>
              <w:rPr>
                <w:rFonts w:eastAsia="標楷體"/>
                <w:sz w:val="20"/>
                <w:szCs w:val="20"/>
              </w:rPr>
            </w:pPr>
            <w:r>
              <w:rPr>
                <w:rFonts w:eastAsia="標楷體"/>
                <w:noProof/>
                <w:sz w:val="20"/>
                <w:szCs w:val="20"/>
              </w:rPr>
              <mc:AlternateContent>
                <mc:Choice Requires="wps">
                  <w:drawing>
                    <wp:anchor distT="0" distB="0" distL="114300" distR="114300" simplePos="0" relativeHeight="251689472" behindDoc="0" locked="0" layoutInCell="1" allowOverlap="1" wp14:anchorId="266D3C2E" wp14:editId="07777777">
                      <wp:simplePos x="0" y="0"/>
                      <wp:positionH relativeFrom="column">
                        <wp:posOffset>447675</wp:posOffset>
                      </wp:positionH>
                      <wp:positionV relativeFrom="paragraph">
                        <wp:posOffset>233680</wp:posOffset>
                      </wp:positionV>
                      <wp:extent cx="788035" cy="1485265"/>
                      <wp:effectExtent l="19050" t="24130" r="21590" b="24130"/>
                      <wp:wrapNone/>
                      <wp:docPr id="1027539432" name="AutoShape 19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88035" cy="1485265"/>
                              </a:xfrm>
                              <a:prstGeom prst="straightConnector1">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xmlns:w16sdtfl="http://schemas.microsoft.com/office/word/2024/wordml/sdtformatlock" xmlns:w16du="http://schemas.microsoft.com/office/word/2023/wordml/word16du" xmlns:oel="http://schemas.microsoft.com/office/2019/extlst">
                  <w:pict w14:anchorId="23FE887E">
                    <v:shape id="AutoShape 1976" style="position:absolute;margin-left:35.25pt;margin-top:18.4pt;width:62.05pt;height:116.95pt;flip:x;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red" strokeweight="3pt" type="#_x0000_t3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Gl6zGxwEAAGYDAAAOAAAAZHJzL2Uyb0RvYy54bWysU8Fu2zAMvQ/YPwi6L7bTpTOMOD2ky3bo  tgBtP0CRZVuYLAqkEjt/P0lx0229DfNBoETy8fGRXt9Ng2EnhaTB1rxY5JwpK6HRtqv589PuQ8kZ  eWEbYcCqmp8V8bvN+3fr0VVqCT2YRiELIJaq0dW8995VWUayV4OgBThlg7MFHIQPV+yyBsUY0AeT  LfP8NhsBG4cgFVF4vb84+Sbht62S/kfbkvLM1Dxw8+nEdB7imW3WoupQuF7LmYb4BxaD0DYUvULd  Cy/YEfUbqEFLBILWLyQMGbStlir1ELop8r+6eeyFU6mXIA65q0z0/2Dl99PW7jFSl5N9dA8gfxKz  sO2F7VQi8HR2YXBFlCobHVXXlHght0d2GL9BE2LE0UNSYWpxYK3R7mtMjOChUzYl2c9X2dXkmQyP  n8oyv1lxJoOr+FiulrerVExUESdmOyT/RcHAolFz8ih01/stWBsmDHipIU4P5CPL14SYbGGnjUmD  NpaNNb8pizxPrAiMbqI3xhF2h61BdhJhV3a7PHwzjT/CEI62SWi9Es3n2fZCm4sdqhs7SxXViatI  1QGa8x5fJAzDTDTnxYvb8vs9Zb/+HptfAAAA//8DAFBLAwQUAAYACAAAACEAb8Ssfd8AAAAJAQAA  DwAAAGRycy9kb3ducmV2LnhtbEyPzU7DMBCE70i8g7VI3KhNKQmEbCrEj1CFkNrCA7jxEkfE6xC7  TXh73BMcRzOa+aZcTq4TBxpC6xnhcqZAENfetNwgfLw/X9yACFGz0Z1nQvihAMvq9KTUhfEjb+iw  jY1IJRwKjWBj7AspQ23J6TDzPXHyPv3gdExyaKQZ9JjKXSfnSmXS6ZbTgtU9PViqv7Z7h/C9qB/f  XmSeOdrY6Sl/Xa/GdYN4fjbd34GINMW/MBzxEzpUiWnn92yC6BBydZ2SCFdZenD0bxcZiB3CPFc5  yKqU/x9UvwAAAP//AwBQSwECLQAUAAYACAAAACEAtoM4kv4AAADhAQAAEwAAAAAAAAAAAAAAAAAA  AAAAW0NvbnRlbnRfVHlwZXNdLnhtbFBLAQItABQABgAIAAAAIQA4/SH/1gAAAJQBAAALAAAAAAAA  AAAAAAAAAC8BAABfcmVscy8ucmVsc1BLAQItABQABgAIAAAAIQAGl6zGxwEAAGYDAAAOAAAAAAAA  AAAAAAAAAC4CAABkcnMvZTJvRG9jLnhtbFBLAQItABQABgAIAAAAIQBvxKx93wAAAAkBAAAPAAAA  AAAAAAAAAAAAACEEAABkcnMvZG93bnJldi54bWxQSwUGAAAAAAQABADzAAAALQUAAAAA  " w14:anchorId="28A60131"/>
                  </w:pict>
                </mc:Fallback>
              </mc:AlternateContent>
              <mc:AlternateContent>
                <mc:Choice Requires="wps">
                  <w:drawing>
                    <wp:anchor distT="0" distB="0" distL="114300" distR="114300" simplePos="0" relativeHeight="251688448" behindDoc="0" locked="0" layoutInCell="1" allowOverlap="1" wp14:anchorId="49C2E0C2" wp14:editId="07777777">
                      <wp:simplePos x="0" y="0"/>
                      <wp:positionH relativeFrom="column">
                        <wp:posOffset>447675</wp:posOffset>
                      </wp:positionH>
                      <wp:positionV relativeFrom="paragraph">
                        <wp:posOffset>1718945</wp:posOffset>
                      </wp:positionV>
                      <wp:extent cx="972820" cy="470535"/>
                      <wp:effectExtent l="19050" t="23495" r="27305" b="20320"/>
                      <wp:wrapNone/>
                      <wp:docPr id="1346707113" name="AutoShape 19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972820" cy="470535"/>
                              </a:xfrm>
                              <a:prstGeom prst="straightConnector1">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xmlns:w16sdtfl="http://schemas.microsoft.com/office/word/2024/wordml/sdtformatlock" xmlns:w16du="http://schemas.microsoft.com/office/word/2023/wordml/word16du" xmlns:oel="http://schemas.microsoft.com/office/2019/extlst">
                  <w:pict w14:anchorId="13AA5CA1">
                    <v:shape id="AutoShape 1975" style="position:absolute;margin-left:35.25pt;margin-top:135.35pt;width:76.6pt;height:37.05pt;flip:x 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red" strokeweight="3pt" type="#_x0000_t3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agyTZygEAAG8DAAAOAAAAZHJzL2Uyb0RvYy54bWysU01v2zAMvQ/YfxB0X+yk65oZcXpIl+3Q  rQHa7q5Isi1MFgVSiZ1/P0nx0n3civkgkKL4+MhHr27H3rKjRjLgaj6flZxpJ0EZ19b8+Wn7bskZ  BeGUsOB0zU+a+O367ZvV4Cu9gA6s0sgiiKNq8DXvQvBVUZDsdC9oBl67GGwAexGii22hUAwRvbfF  oiw/FAOg8ghSE8Xbu3OQrzN+02gZHpqGdGC25pFbyCfmc5/OYr0SVYvCd0ZONMQrWPTCuFj0AnUn  gmAHNP9A9UYiEDRhJqEvoGmM1LmH2M28/Kubx054nXuJwyF/GRP9P1j57bhxO0zU5ege/T3IH8Qc  bDrhWp0JPJ18FG6eRlUMnqpLSnLI75Dth6+g4htxCJCnMDbYs8Ya/yUlZut7slKZ2DMbswCniwB6  DEzGy483i+UiyiRj6P1NeX11nauKKgGmZI8UPmvoWTJqTgGFabuwAeei1IDnEuJ4TyHRfUlIyQ62  xtqsuHVsqPnVcl6WmRSBNSpF0zvCdr+xyI4iLs12W8ZvovHHM4SDUxmt00J9muwgjD3bsbp108zS  mNJOUrUHddrhr1lGVTPNaQPT2vzu5+yX/2T9EwAA//8DAFBLAwQUAAYACAAAACEA8mgPCN8AAAAK  AQAADwAAAGRycy9kb3ducmV2LnhtbEyPwU7DMAyG70i8Q+RJXBBL6DY6dXWnCYkLEgfGtHPamLZa  4lRNtnVvTzjBzZY//f7+cjs5Ky40ht4zwvNcgSBuvOm5RTh8vT2tQYSo2WjrmRBuFGBb3d+VujD+  yp902cdWpBAOhUboYhwKKUPTkdNh7gfidPv2o9MxrWMrzaivKdxZmSn1Ip3uOX3o9ECvHTWn/dkh  qN20OtbZ4+1k+XBs6ndyHwMhPsym3QZEpCn+wfCrn9ShSk61P7MJwiLkapVIhCxXOYgEZNkiDTXC  Yrlcg6xK+b9C9QMAAP//AwBQSwECLQAUAAYACAAAACEAtoM4kv4AAADhAQAAEwAAAAAAAAAAAAAA  AAAAAAAAW0NvbnRlbnRfVHlwZXNdLnhtbFBLAQItABQABgAIAAAAIQA4/SH/1gAAAJQBAAALAAAA  AAAAAAAAAAAAAC8BAABfcmVscy8ucmVsc1BLAQItABQABgAIAAAAIQBagyTZygEAAG8DAAAOAAAA  AAAAAAAAAAAAAC4CAABkcnMvZTJvRG9jLnhtbFBLAQItABQABgAIAAAAIQDyaA8I3wAAAAoBAAAP  AAAAAAAAAAAAAAAAACQEAABkcnMvZG93bnJldi54bWxQSwUGAAAAAAQABADzAAAAMAUAAAAA  " w14:anchorId="0523048D"/>
                  </w:pict>
                </mc:Fallback>
              </mc:AlternateContent>
              <mc:AlternateContent>
                <mc:Choice Requires="wps">
                  <w:drawing>
                    <wp:anchor distT="0" distB="0" distL="114300" distR="114300" simplePos="0" relativeHeight="251687424" behindDoc="0" locked="0" layoutInCell="1" allowOverlap="1" wp14:anchorId="01D3A086" wp14:editId="07777777">
                      <wp:simplePos x="0" y="0"/>
                      <wp:positionH relativeFrom="column">
                        <wp:posOffset>1420495</wp:posOffset>
                      </wp:positionH>
                      <wp:positionV relativeFrom="paragraph">
                        <wp:posOffset>725170</wp:posOffset>
                      </wp:positionV>
                      <wp:extent cx="751840" cy="1464310"/>
                      <wp:effectExtent l="20320" t="20320" r="27940" b="20320"/>
                      <wp:wrapNone/>
                      <wp:docPr id="1069391649" name="AutoShape 19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51840" cy="1464310"/>
                              </a:xfrm>
                              <a:prstGeom prst="straightConnector1">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xmlns:w16sdtfl="http://schemas.microsoft.com/office/word/2024/wordml/sdtformatlock" xmlns:w16du="http://schemas.microsoft.com/office/word/2023/wordml/word16du" xmlns:oel="http://schemas.microsoft.com/office/2019/extlst">
                  <w:pict w14:anchorId="09EE799C">
                    <v:shape id="AutoShape 1974" style="position:absolute;margin-left:111.85pt;margin-top:57.1pt;width:59.2pt;height:115.3pt;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red" strokeweight="3pt" type="#_x0000_t3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D4HncxwEAAGYDAAAOAAAAZHJzL2Uyb0RvYy54bWysU8Fu2zAMvQ/YPwi6L7bbrAuMOD2kyy7d  FqDd7oos28JkUSCVOPn7UUqaFtttmA8CKZJPj4/08v44OnEwSBZ8I6tZKYXxGlrr+0b+eN58WEhB  UflWOfCmkSdD8n71/t1yCrW5gQFca1AwiKd6Co0cYgx1UZAezKhoBsF4DnaAo4rsYl+0qCZGH11x  U5Z3xQTYBgRtiPj24RyUq4zfdUbH711HJgrXSOYW84n53KWzWC1V3aMKg9UXGuofWIzKen70CvWg  ohJ7tH9BjVYjEHRxpmEsoOusNrkH7qYq/+jmaVDB5F5YHApXmej/wepvh7XfYqKuj/4pPIL+RcLD  elC+N5nA8ynw4KokVTEFqq8lyaGwRbGbvkLLOWofIatw7HAUnbPhZypM4NypOGbZT1fZzTEKzZef  PlaLOQ9Hc6ia381vqzyXQtUJJ1UHpPjFwCiS0UiKqGw/xDV4zxMGPL+hDo8UE8vXglTsYWOdy4N2  XkyNvF1UZZlZETjbpmjKI+x3a4fioHhXNpuSv9wzR96mIex9m9EGo9rPFzsq6842v+78RaqkTlpF  qnfQnrb4IiEPM9O8LF7alrd+rn79PVa/AQAA//8DAFBLAwQUAAYACAAAACEAOrK0++AAAAALAQAA  DwAAAGRycy9kb3ducmV2LnhtbEyP3U7DMAxG75F4h8hI3LG0XbVOpemE+BFCCGkbPEDWmKaicUqT  reXt8a7gztZ39Pm42syuFyccQ+dJQbpIQCA13nTUKvh4f7pZgwhRk9G9J1TwgwE29eVFpUvjJ9rh  aR9bwSUUSq3AxjiUUobGotNh4Qckzj796HTkdWylGfXE5a6XWZKspNMd8QWrB7y32Hztj07Bd948  vD3LYuVwZ+fH4nX7Mm1bpa6v5rtbEBHn+AfDWZ/VoWangz+SCaJXkGXLglEO0jwDwcQyz1IQh/OQ  r0HWlfz/Q/0LAAD//wMAUEsBAi0AFAAGAAgAAAAhALaDOJL+AAAA4QEAABMAAAAAAAAAAAAAAAAA  AAAAAFtDb250ZW50X1R5cGVzXS54bWxQSwECLQAUAAYACAAAACEAOP0h/9YAAACUAQAACwAAAAAA  AAAAAAAAAAAvAQAAX3JlbHMvLnJlbHNQSwECLQAUAAYACAAAACEAw+B53McBAABmAwAADgAAAAAA  AAAAAAAAAAAuAgAAZHJzL2Uyb0RvYy54bWxQSwECLQAUAAYACAAAACEAOrK0++AAAAALAQAADwAA  AAAAAAAAAAAAAAAhBAAAZHJzL2Rvd25yZXYueG1sUEsFBgAAAAAEAAQA8wAAAC4FAAAAAA==  " w14:anchorId="01DCCB89"/>
                  </w:pict>
                </mc:Fallback>
              </mc:AlternateContent>
              <mc:AlternateContent>
                <mc:Choice Requires="wps">
                  <w:drawing>
                    <wp:anchor distT="0" distB="0" distL="114300" distR="114300" simplePos="0" relativeHeight="251686400" behindDoc="0" locked="0" layoutInCell="1" allowOverlap="1" wp14:anchorId="2E0F4034" wp14:editId="07777777">
                      <wp:simplePos x="0" y="0"/>
                      <wp:positionH relativeFrom="column">
                        <wp:posOffset>1229995</wp:posOffset>
                      </wp:positionH>
                      <wp:positionV relativeFrom="paragraph">
                        <wp:posOffset>242570</wp:posOffset>
                      </wp:positionV>
                      <wp:extent cx="947420" cy="482600"/>
                      <wp:effectExtent l="20320" t="23495" r="22860" b="27305"/>
                      <wp:wrapNone/>
                      <wp:docPr id="1724803906" name="AutoShape 19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47420" cy="482600"/>
                              </a:xfrm>
                              <a:prstGeom prst="straightConnector1">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xmlns:w16sdtfl="http://schemas.microsoft.com/office/word/2024/wordml/sdtformatlock" xmlns:w16du="http://schemas.microsoft.com/office/word/2023/wordml/word16du" xmlns:oel="http://schemas.microsoft.com/office/2019/extlst">
                  <w:pict w14:anchorId="73E90784">
                    <v:shape id="AutoShape 1973" style="position:absolute;margin-left:96.85pt;margin-top:19.1pt;width:74.6pt;height:38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red" strokeweight="3pt" type="#_x0000_t3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iP1ZvgEAAFsDAAAOAAAAZHJzL2Uyb0RvYy54bWysU8Fu2zAMvQ/YPwi6L7azoMuMOD2kyy7d  FqDdBzCybAuTRYFS4uTvR6lJVnS3YT4Qoig+Pj7Sq/vTaMVRUzDoGlnNSim0U9ga1zfy5/P2w1KK  EMG1YNHpRp51kPfr9+9Wk6/1HAe0rSbBIC7Uk2/kEKOviyKoQY8QZui142CHNEJkl/qiJZgYfbTF  vCzvigmp9YRKh8C3Dy9Buc74XadV/NF1QUdhG8ncYraU7T7ZYr2Cuifwg1EXGvAPLEYwjoveoB4g  gjiQ+QtqNIowYBdnCscCu84onXvgbqryTTdPA3ide2Fxgr/JFP4frPp+3LgdJerq5J78I6pfQTjc  DOB6nQk8nz0PrkpSFZMP9S0lOcHvSOynb9jyGzhEzCqcOhoTJPcnTlns801sfYpC8eXnxafFnEei  OLRYzu/KPIwC6muypxC/ahxFOjQyRALTD3GDzvFYkapcCo6PISZqUF8TUmWHW2Ntnq51Ymrkx2XF  FVIooDVtimaH+v3GkjgCL8h2W/KXG33zjPDg2ow2aGi/XM4RjH05c3XrLvokSdL+hXqP7XlHV914  gpnmZdvSirz2c/aff2L9GwAA//8DAFBLAwQUAAYACAAAACEA+6LnUOAAAAAKAQAADwAAAGRycy9k  b3ducmV2LnhtbEyPwU7DMBBE70j8g7VI3KhTJ4I0xKkQCAQXpLYc4LaNTRIRr6PYaVO+nuUEx9E8  zb4t17PrxcGOofOkYblIQFiqvemo0fC2e7zKQYSIZLD3ZDWcbIB1dX5WYmH8kTb2sI2N4BEKBWpo  YxwKKUPdWodh4QdL3H360WHkODbSjHjkcddLlSTX0mFHfKHFwd63tv7aTk7D8wtl/eZ9+DhN6evD  t8+f0O2U1pcX890tiGjn+AfDrz6rQ8VOez+RCaLnvEpvGNWQ5goEA2mmViD23CwzBbIq5f8Xqh8A  AAD//wMAUEsBAi0AFAAGAAgAAAAhALaDOJL+AAAA4QEAABMAAAAAAAAAAAAAAAAAAAAAAFtDb250  ZW50X1R5cGVzXS54bWxQSwECLQAUAAYACAAAACEAOP0h/9YAAACUAQAACwAAAAAAAAAAAAAAAAAv  AQAAX3JlbHMvLnJlbHNQSwECLQAUAAYACAAAACEAJIj9Wb4BAABbAwAADgAAAAAAAAAAAAAAAAAu  AgAAZHJzL2Uyb0RvYy54bWxQSwECLQAUAAYACAAAACEA+6LnUOAAAAAKAQAADwAAAAAAAAAAAAAA  AAAYBAAAZHJzL2Rvd25yZXYueG1sUEsFBgAAAAAEAAQA8wAAACUFAAAAAA==  " w14:anchorId="2A715540"/>
                  </w:pict>
                </mc:Fallback>
              </mc:AlternateContent>
              <w:drawing>
                <wp:inline distT="0" distB="0" distL="0" distR="0" wp14:anchorId="2573B6A1" wp14:editId="07777777">
                  <wp:extent cx="2514600" cy="2219325"/>
                  <wp:effectExtent l="0" t="0" r="0" b="0"/>
                  <wp:docPr id="1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514600" cy="2219325"/>
                          </a:xfrm>
                          <a:prstGeom prst="rect">
                            <a:avLst/>
                          </a:prstGeom>
                          <a:noFill/>
                          <a:ln>
                            <a:noFill/>
                          </a:ln>
                        </pic:spPr>
                      </pic:pic>
                    </a:graphicData>
                  </a:graphic>
                </wp:inline>
              </w:drawing>
            </w:r>
          </w:p>
        </w:tc>
        <w:tc>
          <w:tcPr>
            <w:tcW w:w="4563" w:type="dxa"/>
            <w:tcMar/>
          </w:tcPr>
          <w:p w:rsidRPr="00FD574B" w:rsidR="00DE13D8" w:rsidP="00DE325E" w:rsidRDefault="00E461EB" w14:paraId="21131B31" w14:textId="77777777">
            <w:pPr>
              <w:jc w:val="center"/>
              <w:rPr>
                <w:rFonts w:eastAsia="標楷體"/>
                <w:sz w:val="20"/>
                <w:szCs w:val="20"/>
              </w:rPr>
            </w:pPr>
            <w:r>
              <w:rPr>
                <w:rFonts w:eastAsia="標楷體"/>
                <w:noProof/>
                <w:sz w:val="20"/>
                <w:szCs w:val="20"/>
              </w:rPr>
              <mc:AlternateContent>
                <mc:Choice Requires="wps">
                  <w:drawing>
                    <wp:anchor distT="0" distB="0" distL="114300" distR="114300" simplePos="0" relativeHeight="251697664" behindDoc="0" locked="0" layoutInCell="1" allowOverlap="1" wp14:anchorId="2CBE7133" wp14:editId="07777777">
                      <wp:simplePos x="0" y="0"/>
                      <wp:positionH relativeFrom="column">
                        <wp:posOffset>189230</wp:posOffset>
                      </wp:positionH>
                      <wp:positionV relativeFrom="paragraph">
                        <wp:posOffset>170815</wp:posOffset>
                      </wp:positionV>
                      <wp:extent cx="528955" cy="1343025"/>
                      <wp:effectExtent l="27305" t="27940" r="24765" b="19685"/>
                      <wp:wrapNone/>
                      <wp:docPr id="148649496" name="AutoShape 19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28955" cy="1343025"/>
                              </a:xfrm>
                              <a:prstGeom prst="straightConnector1">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xmlns:w16sdtfl="http://schemas.microsoft.com/office/word/2024/wordml/sdtformatlock" xmlns:w16du="http://schemas.microsoft.com/office/word/2023/wordml/word16du" xmlns:oel="http://schemas.microsoft.com/office/2019/extlst">
                  <w:pict w14:anchorId="70B92C88">
                    <v:shape id="AutoShape 1984" style="position:absolute;margin-left:14.9pt;margin-top:13.45pt;width:41.65pt;height:105.75pt;flip:x;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red" strokeweight="3pt" type="#_x0000_t3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H9ZbnxwEAAGYDAAAOAAAAZHJzL2Uyb0RvYy54bWysU8GO0zAQvSPxD5bvNElLUYma7qFL4bBA  pd39ANexEwvHY824Tfv32G7oAntD5GCNPTNv3ryZrO/Og2UnhWTANbyalZwpJ6E1rmv489Pu3Yoz  CsK1woJTDb8o4nebt2/Wo6/VHHqwrUIWQRzVo294H4Kvi4JkrwZBM/DKRacGHESIV+yKFsUY0Qdb  zMvyQzECth5BKqL4en918k3G11rJ8F1rUoHZhkduIZ+Yz0M6i81a1B0K3xs50RD/wGIQxsWiN6h7  EQQ7onkFNRiJQKDDTMJQgNZGqtxD7KYq/+rmsRde5V6iOORvMtH/g5XfTlu3x0Rdnt2jfwD5g5iD  bS9cpzKBp4uPg6uSVMXoqb6lpAv5PbLD+BXaGCOOAbIKZ40D09b4LykxgcdO2TnLfrnJrs6Byfi4  nK8+LpecyeiqFu8X5XyZi4k64aRsjxQ+KxhYMhpOAYXp+rAF5+KEAa81xOmBQmL5kpCSHeyMtXnQ  1rGx4YtVVZaZFYE1bfKmOMLusLXITiLuym5Xxm+i8UcYwtG1Ga1Xov002UEYe7VjdesmqZI6aRWp  PkB72eMvCeMwM81p8dK2/H7P2S+/x+YnAAAA//8DAFBLAwQUAAYACAAAACEAt9GILeAAAAAJAQAA  DwAAAGRycy9kb3ducmV2LnhtbEyPzU7DMBCE70i8g7VI3KiTtkrbEKdC/AghhNS/B3DjJY6I1yF2  m/D2bE9wWs3OaubbYj26VpyxD40nBekkAYFUedNQreCwf7lbgghRk9GtJ1TwgwHW5fVVoXPjB9ri  eRdrwSEUcq3AxtjlUobKotNh4jsk9j5973Rk2dfS9HrgcNfKaZJk0umGuMHqDh8tVl+7k1PwPa+e  Pl7lInO4tePz4n3zNmxqpW5vxod7EBHH+HcMF3xGh5KZjv5EJohWwXTF5JFntgJx8dNZCuLIi9ly  DrIs5P8Pyl8AAAD//wMAUEsBAi0AFAAGAAgAAAAhALaDOJL+AAAA4QEAABMAAAAAAAAAAAAAAAAA  AAAAAFtDb250ZW50X1R5cGVzXS54bWxQSwECLQAUAAYACAAAACEAOP0h/9YAAACUAQAACwAAAAAA  AAAAAAAAAAAvAQAAX3JlbHMvLnJlbHNQSwECLQAUAAYACAAAACEAh/WW58cBAABmAwAADgAAAAAA  AAAAAAAAAAAuAgAAZHJzL2Uyb0RvYy54bWxQSwECLQAUAAYACAAAACEAt9GILeAAAAAJAQAADwAA  AAAAAAAAAAAAAAAhBAAAZHJzL2Rvd25yZXYueG1sUEsFBgAAAAAEAAQA8wAAAC4FAAAAAA==  " w14:anchorId="6C173942"/>
                  </w:pict>
                </mc:Fallback>
              </mc:AlternateContent>
              <mc:AlternateContent>
                <mc:Choice Requires="wps">
                  <w:drawing>
                    <wp:anchor distT="0" distB="0" distL="114300" distR="114300" simplePos="0" relativeHeight="251696640" behindDoc="0" locked="0" layoutInCell="1" allowOverlap="1" wp14:anchorId="5EB63A93" wp14:editId="07777777">
                      <wp:simplePos x="0" y="0"/>
                      <wp:positionH relativeFrom="column">
                        <wp:posOffset>199390</wp:posOffset>
                      </wp:positionH>
                      <wp:positionV relativeFrom="paragraph">
                        <wp:posOffset>1513840</wp:posOffset>
                      </wp:positionV>
                      <wp:extent cx="1676400" cy="622935"/>
                      <wp:effectExtent l="27940" t="27940" r="19685" b="25400"/>
                      <wp:wrapNone/>
                      <wp:docPr id="1138895922" name="AutoShape 19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676400" cy="622935"/>
                              </a:xfrm>
                              <a:prstGeom prst="straightConnector1">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xmlns:w16sdtfl="http://schemas.microsoft.com/office/word/2024/wordml/sdtformatlock" xmlns:w16du="http://schemas.microsoft.com/office/word/2023/wordml/word16du" xmlns:oel="http://schemas.microsoft.com/office/2019/extlst">
                  <w:pict w14:anchorId="27F82731">
                    <v:shape id="AutoShape 1983" style="position:absolute;margin-left:15.7pt;margin-top:119.2pt;width:132pt;height:49.05pt;flip:x y;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red" strokeweight="3pt" type="#_x0000_t3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EyR7VygEAAHADAAAOAAAAZHJzL2Uyb0RvYy54bWysU02T0zAMvTPDf/D4TpN0oSyZpnvoUjgs  0JlduLuOnXhwLI/sNum/R3ZDl48bQw4eybKenvSU9d00WHZSGAy4hleLkjPlJLTGdQ3/+rR7dctZ  iMK1woJTDT+rwO82L1+sR1+rJfRgW4WMQFyoR9/wPkZfF0WQvRpEWIBXjoIacBCRXOyKFsVI6IMt  lmW5KkbA1iNIFQLd3l+CfJPxtVYyftE6qMhsw4lbzCfm85DOYrMWdYfC90bONMQ/sBiEcVT0CnUv  omBHNH9BDUYiBNBxIWEoQGsjVe6BuqnKP7p57IVXuRcaTvDXMYX/Bys/n7Zuj4m6nNyjfwD5PTAH  2164TmUCT2dPwlVpVMXoQ31NSU7we2SH8RO09EYcI+QpTBoHpq3xH1Nitr4lK5WhntmUBThfBVBT  ZJIuq9Xb1euSdJIUWy2X727e5LKiTogp22OIHxQMLBkNDxGF6fq4BedIa8BLDXF6CDHxfU5IyQ52  xtosuXVsbPjNbUXVUiiANW2KZge7w9YiOwnamt2upG+m8dszhKNrM1qvRPt+tqMw9mJTdevmoaU5  paUM9QHa8x5/DpNkzTTnFUx786ufs59/lM0PAAAA//8DAFBLAwQUAAYACAAAACEAKypHn94AAAAK  AQAADwAAAGRycy9kb3ducmV2LnhtbEyPwW7CMBBE75X4B2sr9VIVh6RBNI2DEFIvSD2UIs5OvE0i  7HUUGwh/z/bU3mY1T7Mz5XpyVlxwDL0nBYt5AgKp8aanVsHh++NlBSJETUZbT6jghgHW1eyh1IXx  V/rCyz62gkMoFFpBF+NQSBmaDp0Ocz8gsffjR6cjn2MrzaivHO6sTJNkKZ3uiT90esBth81pf3YK  ks2UH+v0+XaydDg29Q7d54BKPT1Om3cQEaf4B8Nvfa4OFXeq/ZlMEFZBtnhlUkGarVgwkL7lLGp2  smUOsirl/wnVHQAA//8DAFBLAQItABQABgAIAAAAIQC2gziS/gAAAOEBAAATAAAAAAAAAAAAAAAA  AAAAAABbQ29udGVudF9UeXBlc10ueG1sUEsBAi0AFAAGAAgAAAAhADj9If/WAAAAlAEAAAsAAAAA  AAAAAAAAAAAALwEAAF9yZWxzLy5yZWxzUEsBAi0AFAAGAAgAAAAhAETJHtXKAQAAcAMAAA4AAAAA  AAAAAAAAAAAALgIAAGRycy9lMm9Eb2MueG1sUEsBAi0AFAAGAAgAAAAhACsqR5/eAAAACgEAAA8A  AAAAAAAAAAAAAAAAJAQAAGRycy9kb3ducmV2LnhtbFBLBQYAAAAABAAEAPMAAAAvBQAAAAA=  " w14:anchorId="20BFA1E7"/>
                  </w:pict>
                </mc:Fallback>
              </mc:AlternateContent>
              <mc:AlternateContent>
                <mc:Choice Requires="wps">
                  <w:drawing>
                    <wp:anchor distT="0" distB="0" distL="114300" distR="114300" simplePos="0" relativeHeight="251695616" behindDoc="0" locked="0" layoutInCell="1" allowOverlap="1" wp14:anchorId="71CC7595" wp14:editId="07777777">
                      <wp:simplePos x="0" y="0"/>
                      <wp:positionH relativeFrom="column">
                        <wp:posOffset>1880870</wp:posOffset>
                      </wp:positionH>
                      <wp:positionV relativeFrom="paragraph">
                        <wp:posOffset>831215</wp:posOffset>
                      </wp:positionV>
                      <wp:extent cx="505460" cy="1305560"/>
                      <wp:effectExtent l="23495" t="21590" r="23495" b="25400"/>
                      <wp:wrapNone/>
                      <wp:docPr id="1845460444" name="AutoShape 19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05460" cy="1305560"/>
                              </a:xfrm>
                              <a:prstGeom prst="straightConnector1">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xmlns:w16sdtfl="http://schemas.microsoft.com/office/word/2024/wordml/sdtformatlock" xmlns:w16du="http://schemas.microsoft.com/office/word/2023/wordml/word16du" xmlns:oel="http://schemas.microsoft.com/office/2019/extlst">
                  <w:pict w14:anchorId="2204AF09">
                    <v:shape id="AutoShape 1982" style="position:absolute;margin-left:148.1pt;margin-top:65.45pt;width:39.8pt;height:102.8pt;flip:y;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red" strokeweight="3pt" type="#_x0000_t3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CMnwdxgEAAGYDAAAOAAAAZHJzL2Uyb0RvYy54bWysU01v2zAMvQ/YfxB0X2y3S1EYcXpIl126  LUC73RVZtoXJokAqcfLvRylu9nUb5gMhiuTT4yO9ejiNThwNkgXfyGpRSmG8htb6vpFfX7bv7qWg  qHyrHHjTyLMh+bB++2Y1hdrcwACuNSgYxFM9hUYOMYa6KEgPZlS0gGA8BzvAUUV2sS9aVBOjj664  Kcu7YgJsA4I2RHz7eAnKdcbvOqPjl64jE4VrJHOL2WK2+2SL9UrVPaowWD3TUP/AYlTW86NXqEcV  lTig/QtqtBqBoIsLDWMBXWe1yT1wN1X5RzfPgwom98LiULjKRP8PVn8+bvwOE3V98s/hCfR3Eh42  g/K9yQRezoEHVyWpiilQfS1JDoUdiv30CVrOUYcIWYVTh6PonA3fUmEC507FKct+vspuTlFovlyW  y/d3PBzNoeq2XC7ZSY+pOuGk6oAUPxoYRTo0kiIq2w9xA97zhAEvb6jjE8VL4WtBKvawtc7lQTsv  pkbe3ldlmVkRONumaMoj7Pcbh+KoeFe225K/mcZvaQgH32a0waj2w3yOyrrLmWk7P0uV1EmrSPUe  2vMOE7nk8TBzf/PipW351c9ZP3+P9Q8AAAD//wMAUEsDBBQABgAIAAAAIQBtFVCp4QAAAAsBAAAP  AAAAZHJzL2Rvd25yZXYueG1sTI/NTsMwEITvSLyDtUjcqENCExriVIgfIYSQ2sIDuPESR8TrELtN  eHuWE9x2NJ9mZ6r17HpxxDF0nhRcLhIQSI03HbUK3t8eL65BhKjJ6N4TKvjGAOv69KTSpfETbfG4  i63gEAqlVmBjHEopQ2PR6bDwAxJ7H350OrIcW2lGPXG462WaJLl0uiP+YPWAdxabz93BKfi6au5f  n2SRO9za+aF42TxPm1ap87P59gZExDn+wfBbn6tDzZ32/kAmiF5BuspTRtnIkhUIJrJiyWP2fGT5  EmRdyf8b6h8AAAD//wMAUEsBAi0AFAAGAAgAAAAhALaDOJL+AAAA4QEAABMAAAAAAAAAAAAAAAAA  AAAAAFtDb250ZW50X1R5cGVzXS54bWxQSwECLQAUAAYACAAAACEAOP0h/9YAAACUAQAACwAAAAAA  AAAAAAAAAAAvAQAAX3JlbHMvLnJlbHNQSwECLQAUAAYACAAAACEAgjJ8HcYBAABmAwAADgAAAAAA  AAAAAAAAAAAuAgAAZHJzL2Uyb0RvYy54bWxQSwECLQAUAAYACAAAACEAbRVQqeEAAAALAQAADwAA  AAAAAAAAAAAAAAAgBAAAZHJzL2Rvd25yZXYueG1sUEsFBgAAAAAEAAQA8wAAAC4FAAAAAA==  " w14:anchorId="67F1025A"/>
                  </w:pict>
                </mc:Fallback>
              </mc:AlternateContent>
              <mc:AlternateContent>
                <mc:Choice Requires="wps">
                  <w:drawing>
                    <wp:anchor distT="0" distB="0" distL="114300" distR="114300" simplePos="0" relativeHeight="251694592" behindDoc="0" locked="0" layoutInCell="1" allowOverlap="1" wp14:anchorId="1B8E6247" wp14:editId="07777777">
                      <wp:simplePos x="0" y="0"/>
                      <wp:positionH relativeFrom="column">
                        <wp:posOffset>734695</wp:posOffset>
                      </wp:positionH>
                      <wp:positionV relativeFrom="paragraph">
                        <wp:posOffset>183515</wp:posOffset>
                      </wp:positionV>
                      <wp:extent cx="1661795" cy="641350"/>
                      <wp:effectExtent l="20320" t="21590" r="22860" b="22860"/>
                      <wp:wrapNone/>
                      <wp:docPr id="1834419134" name="AutoShape 19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61795" cy="641350"/>
                              </a:xfrm>
                              <a:prstGeom prst="straightConnector1">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xmlns:w16sdtfl="http://schemas.microsoft.com/office/word/2024/wordml/sdtformatlock" xmlns:w16du="http://schemas.microsoft.com/office/word/2023/wordml/word16du" xmlns:oel="http://schemas.microsoft.com/office/2019/extlst">
                  <w:pict w14:anchorId="0CF4CE66">
                    <v:shape id="AutoShape 1981" style="position:absolute;margin-left:57.85pt;margin-top:14.45pt;width:130.85pt;height:50.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red" strokeweight="3pt" type="#_x0000_t3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zPAHXwgEAAFwDAAAOAAAAZHJzL2Uyb0RvYy54bWysU8Fu2zAMvQ/YPwi6L7bbNWuNOD2kyy7d  FqDtBzCybAuTRYFU4uTvJ6lJWmy3YT4IlEg+Pj7Si/vDaMVeExt0jaxmpRTaKWyN6xv58rz+dCsF  B3AtWHS6kUfN8n758cNi8rW+wgFtq0lEEMf15Bs5hODromA16BF4hl676OyQRgjxSn3REkwRfbTF  VVnOiwmp9YRKM8fXh1enXGb8rtMq/Ow61kHYRkZuIZ+Uz206i+UC6p7AD0adaMA/sBjBuFj0AvUA  AcSOzF9Qo1GEjF2YKRwL7DqjdO4hdlOVf3TzNIDXuZcoDvuLTPz/YNWP/cptKFFXB/fkH1H9YuFw  NYDrdSbwfPRxcFWSqpg815eUdGG/IbGdvmMbY2AXMKtw6GhMkLE/cchiHy9i60MQKj5W83n15e5G  ChV988/V9U2eRgH1OdsTh28aR5GMRnIgMP0QVuhcnCtSlWvB/pFD4gb1OSGVdrg21ubxWiemRl7f  VmWZMxitaZM3xTH125UlsYe4Iet1Gb/cafS8DyPcuTajDRraryc7gLGvdqxu3UmgpElaQK632B43  dBYujjDTPK1b2pH395z99lMsfwMAAP//AwBQSwMEFAAGAAgAAAAhAMNT+qPhAAAACgEAAA8AAABk  cnMvZG93bnJldi54bWxMj8tOwzAQRfdI/IM1SOyo07SQR+NUCASCDVJbFnQ3TUwSYY+j2GlTvp5h  Bcure3TnTLGerBFHPfjOkYL5LAKhqXJ1R42C993TTQrCB6QajSOt4Kw9rMvLiwLz2p1oo4/b0Age  IZ+jgjaEPpfSV6226Geu18TdpxssBo5DI+sBTzxujYyj6E5a7IgvtNjrh1ZXX9vRKnh5paXZfPT7  87h4e/x26TPaXazU9dV0vwIR9BT+YPjVZ3Uo2engRqq9MJzntwmjCuI0A8HAIkmWIA7cxFkGsizk  /xfKHwAAAP//AwBQSwECLQAUAAYACAAAACEAtoM4kv4AAADhAQAAEwAAAAAAAAAAAAAAAAAAAAAA  W0NvbnRlbnRfVHlwZXNdLnhtbFBLAQItABQABgAIAAAAIQA4/SH/1gAAAJQBAAALAAAAAAAAAAAA  AAAAAC8BAABfcmVscy8ucmVsc1BLAQItABQABgAIAAAAIQDzPAHXwgEAAFwDAAAOAAAAAAAAAAAA  AAAAAC4CAABkcnMvZTJvRG9jLnhtbFBLAQItABQABgAIAAAAIQDDU/qj4QAAAAoBAAAPAAAAAAAA  AAAAAAAAABwEAABkcnMvZG93bnJldi54bWxQSwUGAAAAAAQABADzAAAAKgUAAAAA  " w14:anchorId="333E67BC"/>
                  </w:pict>
                </mc:Fallback>
              </mc:AlternateContent>
              <w:drawing>
                <wp:inline distT="0" distB="0" distL="0" distR="0" wp14:anchorId="736AE7DA" wp14:editId="07777777">
                  <wp:extent cx="2638425" cy="2219325"/>
                  <wp:effectExtent l="0" t="0" r="0" b="0"/>
                  <wp:docPr id="1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638425" cy="2219325"/>
                          </a:xfrm>
                          <a:prstGeom prst="rect">
                            <a:avLst/>
                          </a:prstGeom>
                          <a:noFill/>
                          <a:ln>
                            <a:noFill/>
                          </a:ln>
                        </pic:spPr>
                      </pic:pic>
                    </a:graphicData>
                  </a:graphic>
                </wp:inline>
              </w:drawing>
            </w:r>
          </w:p>
        </w:tc>
      </w:tr>
      <w:tr w:rsidRPr="00FD574B" w:rsidR="00DE13D8" w:rsidTr="1B71330A" w14:paraId="0AB729B6" w14:textId="77777777">
        <w:tc>
          <w:tcPr>
            <w:tcW w:w="4455" w:type="dxa"/>
            <w:gridSpan w:val="2"/>
            <w:tcMar/>
          </w:tcPr>
          <w:p w:rsidRPr="00FD574B" w:rsidR="00DE13D8" w:rsidP="001474D1" w:rsidRDefault="001474D1" w14:paraId="2F09F2B7" w14:textId="77777777">
            <w:pPr>
              <w:keepNext/>
              <w:rPr>
                <w:rFonts w:eastAsia="標楷體"/>
                <w:sz w:val="20"/>
                <w:szCs w:val="20"/>
              </w:rPr>
            </w:pPr>
            <w:r>
              <w:rPr>
                <w:rFonts w:eastAsia="標楷體"/>
                <w:sz w:val="20"/>
                <w:szCs w:val="20"/>
              </w:rPr>
              <w:t xml:space="preserve">圖 2-13公司組織邊界 (Makalot Garments (Vietnam) Co., Ltd (MK2/3))</w:t>
            </w:r>
          </w:p>
        </w:tc>
        <w:tc>
          <w:tcPr>
            <w:tcW w:w="4563" w:type="dxa"/>
            <w:tcMar/>
          </w:tcPr>
          <w:p w:rsidRPr="00FD574B" w:rsidR="00DE13D8" w:rsidP="001474D1" w:rsidRDefault="001474D1" w14:paraId="351A29F6" w14:textId="77777777">
            <w:pPr>
              <w:keepNext/>
              <w:rPr>
                <w:rFonts w:eastAsia="標楷體"/>
                <w:sz w:val="20"/>
                <w:szCs w:val="20"/>
              </w:rPr>
            </w:pPr>
            <w:r>
              <w:rPr>
                <w:rFonts w:eastAsia="標楷體"/>
                <w:sz w:val="20"/>
                <w:szCs w:val="20"/>
              </w:rPr>
              <w:t xml:space="preserve">圖 2-14公司組織邊界 (Leader Garment (Vietnam) Co., Ltd)</w:t>
            </w:r>
          </w:p>
        </w:tc>
      </w:tr>
      <w:tr w:rsidR="1C1B9C47" w:rsidTr="1B71330A" w14:paraId="2806FE33" w14:textId="77777777">
        <w:trPr>
          <w:trHeight w:val="2726"/>
        </w:trPr>
        <w:tc>
          <w:tcPr>
            <w:tcW w:w="4417" w:type="dxa"/>
            <w:gridSpan w:val="2"/>
            <w:tcMar/>
          </w:tcPr>
          <w:p w:rsidR="247F6BF5" w:rsidP="5DCE5A56" w:rsidRDefault="325E0A36" w14:paraId="0A852611" w14:textId="5BBE2208">
            <w:r>
              <w:rPr>
                <w:noProof/>
              </w:rPr>
              <w:drawing>
                <wp:inline distT="0" distB="0" distL="0" distR="0" wp14:anchorId="40894FE1" wp14:editId="3A54F0F8">
                  <wp:extent cx="2657475" cy="1981200"/>
                  <wp:effectExtent l="0" t="0" r="0" b="0"/>
                  <wp:docPr id="1479951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95117" name="Picture 147995117"/>
                          <pic:cNvPicPr/>
                        </pic:nvPicPr>
                        <pic:blipFill>
                          <a:blip r:embed="rId32">
                            <a:extLst>
                              <a:ext uri="{28A0092B-C50C-407E-A947-70E740481C1C}">
                                <a14:useLocalDpi xmlns:a14="http://schemas.microsoft.com/office/drawing/2010/main"/>
                              </a:ext>
                            </a:extLst>
                          </a:blip>
                          <a:stretch>
                            <a:fillRect/>
                          </a:stretch>
                        </pic:blipFill>
                        <pic:spPr>
                          <a:xfrm>
                            <a:off x="0" y="0"/>
                            <a:ext cx="2657475" cy="1981200"/>
                          </a:xfrm>
                          <a:prstGeom prst="rect">
                            <a:avLst/>
                          </a:prstGeom>
                        </pic:spPr>
                      </pic:pic>
                    </a:graphicData>
                  </a:graphic>
                </wp:inline>
              </w:drawing>
            </w:r>
          </w:p>
        </w:tc>
        <w:tc>
          <w:tcPr>
            <w:tcW w:w="4535" w:type="dxa"/>
            <w:tcMar/>
          </w:tcPr>
          <w:p w:rsidR="2DF77F03" w:rsidP="1C1B9C47" w:rsidRDefault="2DF77F03" w14:paraId="66844108" w14:textId="75CC0B01">
            <w:r>
              <w:rPr>
                <w:noProof/>
              </w:rPr>
              <mc:AlternateContent xmlns:mc="http://schemas.openxmlformats.org/markup-compatibility/2006">
                <mc:Choice xmlns:mc="http://schemas.openxmlformats.org/markup-compatibility/2006" Requires="wpg">
                  <w:drawing xmlns:w="http://schemas.openxmlformats.org/wordprocessingml/2006/main">
                    <wp:inline xmlns:wp14="http://schemas.microsoft.com/office/word/2010/wordprocessingDrawing" xmlns:wp="http://schemas.openxmlformats.org/drawingml/2006/wordprocessingDrawing" distT="0" distB="0" distL="0" distR="0" wp14:anchorId="3B0F5037" wp14:editId="201A2F69">
                      <wp:extent xmlns:wp="http://schemas.openxmlformats.org/drawingml/2006/wordprocessingDrawing" cx="2733675" cy="2390775"/>
                      <wp:effectExtent xmlns:wp="http://schemas.openxmlformats.org/drawingml/2006/wordprocessingDrawing" l="0" t="0" r="9525" b="28575"/>
                      <wp:docPr xmlns:wp="http://schemas.openxmlformats.org/drawingml/2006/wordprocessingDrawing" id="2117546794" name="群組 1"/>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2733675" cy="2390775"/>
                                <a:chOff x="0" y="0"/>
                                <a:chExt cx="2733675" cy="2390776"/>
                              </a:xfrm>
                            </wpg:grpSpPr>
                            <pic:pic xmlns:pic="http://schemas.openxmlformats.org/drawingml/2006/picture">
                              <pic:nvPicPr>
                                <pic:cNvPr id="842960098" name="圖片 842960098"/>
                                <pic:cNvPicPr>
                                  <a:picLocks noChangeAspect="1"/>
                                </pic:cNvPicPr>
                              </pic:nvPicPr>
                              <pic:blipFill>
                                <a:blip xmlns:r="http://schemas.openxmlformats.org/officeDocument/2006/relationships" r:embed="rId33"/>
                                <a:stretch>
                                  <a:fillRect/>
                                </a:stretch>
                              </pic:blipFill>
                              <pic:spPr>
                                <a:xfrm>
                                  <a:off x="0" y="0"/>
                                  <a:ext cx="2733675" cy="2381250"/>
                                </a:xfrm>
                                <a:prstGeom prst="rect">
                                  <a:avLst/>
                                </a:prstGeom>
                              </pic:spPr>
                            </pic:pic>
                            <wps:wsp xmlns:wps="http://schemas.microsoft.com/office/word/2010/wordprocessingShape">
                              <wps:cNvPr id="689019497" name="直線單箭頭接點 689019497"/>
                              <wps:cNvCnPr/>
                              <wps:spPr>
                                <a:xfrm rot="5400000" flipV="1">
                                  <a:off x="657225" y="1595438"/>
                                  <a:ext cx="838200" cy="752475"/>
                                </a:xfrm>
                                <a:prstGeom prst="straightConnector1">
                                  <a:avLst/>
                                </a:prstGeom>
                                <a:ln w="28575">
                                  <a:solidFill>
                                    <a:srgbClr val="FF0000"/>
                                  </a:solidFill>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594469571" name="直線單箭頭接點 594469571"/>
                              <wps:cNvCnPr/>
                              <wps:spPr>
                                <a:xfrm rot="5400000" flipH="1" flipV="1">
                                  <a:off x="1874043" y="1454944"/>
                                  <a:ext cx="1352550" cy="61912"/>
                                </a:xfrm>
                                <a:prstGeom prst="straightConnector1">
                                  <a:avLst/>
                                </a:prstGeom>
                                <a:ln w="28575">
                                  <a:solidFill>
                                    <a:srgbClr val="FF0000"/>
                                  </a:solidFill>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1859151862" name="直線單箭頭接點 1859151862"/>
                              <wps:cNvCnPr/>
                              <wps:spPr>
                                <a:xfrm flipH="1" flipV="1">
                                  <a:off x="1438275" y="747712"/>
                                  <a:ext cx="1166812" cy="61912"/>
                                </a:xfrm>
                                <a:prstGeom prst="straightConnector1">
                                  <a:avLst/>
                                </a:prstGeom>
                                <a:ln w="28575">
                                  <a:solidFill>
                                    <a:srgbClr val="FF0000"/>
                                  </a:solidFill>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568969638" name="直線單箭頭接點 568969638"/>
                              <wps:cNvCnPr/>
                              <wps:spPr>
                                <a:xfrm rot="5400000">
                                  <a:off x="657225" y="757238"/>
                                  <a:ext cx="809624" cy="781050"/>
                                </a:xfrm>
                                <a:prstGeom prst="straightConnector1">
                                  <a:avLst/>
                                </a:prstGeom>
                                <a:ln w="28575">
                                  <a:solidFill>
                                    <a:srgbClr val="FF0000"/>
                                  </a:solidFill>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1830240200" name="直線單箭頭接點 1830240200"/>
                              <wps:cNvCnPr/>
                              <wps:spPr>
                                <a:xfrm rot="5400000" flipH="1" flipV="1">
                                  <a:off x="2343150" y="2205038"/>
                                  <a:ext cx="200025" cy="152400"/>
                                </a:xfrm>
                                <a:prstGeom prst="straightConnector1">
                                  <a:avLst/>
                                </a:prstGeom>
                                <a:ln w="28575">
                                  <a:solidFill>
                                    <a:srgbClr val="FF0000"/>
                                  </a:solidFill>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631398238" name="直線單箭頭接點 631398238"/>
                              <wps:cNvCnPr/>
                              <wps:spPr>
                                <a:xfrm flipH="1" flipV="1">
                                  <a:off x="1409699" y="2381250"/>
                                  <a:ext cx="976314" cy="9525"/>
                                </a:xfrm>
                                <a:prstGeom prst="straightConnector1">
                                  <a:avLst/>
                                </a:prstGeom>
                                <a:ln w="28575">
                                  <a:solidFill>
                                    <a:srgbClr val="FF0000"/>
                                  </a:solidFill>
                                </a:ln>
                              </wps:spPr>
                              <wps:style>
                                <a:lnRef idx="1">
                                  <a:schemeClr val="accent1"/>
                                </a:lnRef>
                                <a:fillRef idx="0">
                                  <a:schemeClr val="accent1"/>
                                </a:fillRef>
                                <a:effectRef idx="0">
                                  <a:scrgbClr r="0" g="0" b="0"/>
                                </a:effectRef>
                                <a:fontRef idx="minor">
                                  <a:schemeClr val="tx1"/>
                                </a:fontRef>
                              </wps:style>
                              <wps:bodyPr/>
                            </wps:wsp>
                          </wpg:wgp>
                        </a:graphicData>
                      </a:graphic>
                    </wp:inline>
                  </w:drawing>
                </mc:Choice>
                <mc:Fallback xmlns:a="http://schemas.openxmlformats.org/drawingml/2006/main" xmlns:pic="http://schemas.openxmlformats.org/drawingml/2006/picture" xmlns:a14="http://schemas.microsoft.com/office/drawing/2010/main" xmlns:w16sdtfl="http://schemas.microsoft.com/office/word/2024/wordml/sdtformatlock" xmlns:w16du="http://schemas.microsoft.com/office/word/2023/wordml/word16du" xmlns:oel="http://schemas.microsoft.com/office/2019/extlst" xmlns:mc="http://schemas.openxmlformats.org/markup-compatibility/2006"/>
              </mc:AlternateContent>
            </w:r>
          </w:p>
        </w:tc>
      </w:tr>
      <w:tr w:rsidR="1C1B9C47" w:rsidTr="1B71330A" w14:paraId="3C2AC2FC" w14:textId="77777777">
        <w:trPr>
          <w:trHeight w:val="300"/>
        </w:trPr>
        <w:tc>
          <w:tcPr>
            <w:tcW w:w="4417" w:type="dxa"/>
            <w:gridSpan w:val="2"/>
            <w:tcMar/>
          </w:tcPr>
          <w:p w:rsidR="5B25263B" w:rsidP="1C1B9C47" w:rsidRDefault="5B25263B" w14:paraId="3091CD1C" w14:textId="5FE04FC0">
            <w:pPr>
              <w:rPr>
                <w:rFonts w:eastAsia="標楷體"/>
                <w:sz w:val="20"/>
                <w:szCs w:val="20"/>
              </w:rPr>
            </w:pPr>
            <w:r>
              <w:rPr>
                <w:rFonts w:eastAsia="標楷體"/>
                <w:sz w:val="20"/>
                <w:szCs w:val="20"/>
              </w:rPr>
              <w:t xml:space="preserve">圖 2-15公司組織邊界 (PT GLORY INDUSTRIAL SEMARANG SRAGEN) </w:t>
            </w:r>
          </w:p>
        </w:tc>
        <w:tc>
          <w:tcPr>
            <w:tcW w:w="4535" w:type="dxa"/>
            <w:tcMar/>
          </w:tcPr>
          <w:p w:rsidR="5B25263B" w:rsidP="1C1B9C47" w:rsidRDefault="5B25263B" w14:paraId="53FF4D81" w14:textId="4FB5F29F">
            <w:pPr>
              <w:rPr>
                <w:rFonts w:eastAsia="標楷體"/>
                <w:sz w:val="20"/>
                <w:szCs w:val="20"/>
              </w:rPr>
            </w:pPr>
            <w:r>
              <w:rPr>
                <w:rFonts w:eastAsia="標楷體"/>
                <w:sz w:val="20"/>
                <w:szCs w:val="20"/>
              </w:rPr>
              <w:t xml:space="preserve">圖 2-16公司組織邊界 (TRIPLE GARMENT (VIETNAM) CO., LTD)</w:t>
            </w:r>
          </w:p>
        </w:tc>
      </w:tr>
      <w:tr w:rsidR="1C1B9C47" w:rsidTr="1B71330A" w14:paraId="41B6D257" w14:textId="77777777">
        <w:trPr>
          <w:trHeight w:val="2655"/>
        </w:trPr>
        <w:tc>
          <w:tcPr>
            <w:tcW w:w="4417" w:type="dxa"/>
            <w:gridSpan w:val="2"/>
            <w:tcMar/>
          </w:tcPr>
          <w:p w:rsidR="5D659CA2" w:rsidP="1C1B9C47" w:rsidRDefault="5D659CA2" w14:paraId="4C354D68" w14:textId="34AB6E26">
            <w:r>
              <w:rPr>
                <w:noProof/>
              </w:rPr>
              <mc:AlternateContent xmlns:mc="http://schemas.openxmlformats.org/markup-compatibility/2006">
                <mc:Choice xmlns:mc="http://schemas.openxmlformats.org/markup-compatibility/2006" Requires="wpg">
                  <w:drawing xmlns:w="http://schemas.openxmlformats.org/wordprocessingml/2006/main">
                    <wp:inline xmlns:wp14="http://schemas.microsoft.com/office/word/2010/wordprocessingDrawing" xmlns:wp="http://schemas.openxmlformats.org/drawingml/2006/wordprocessingDrawing" distT="0" distB="0" distL="0" distR="0" wp14:anchorId="32A07681" wp14:editId="23A84FBC">
                      <wp:extent xmlns:wp="http://schemas.openxmlformats.org/drawingml/2006/wordprocessingDrawing" cx="2657475" cy="2152650"/>
                      <wp:effectExtent xmlns:wp="http://schemas.openxmlformats.org/drawingml/2006/wordprocessingDrawing" l="0" t="0" r="9525" b="0"/>
                      <wp:docPr xmlns:wp="http://schemas.openxmlformats.org/drawingml/2006/wordprocessingDrawing" id="928593005" name="群組 1"/>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2657475" cy="2152650"/>
                                <a:chOff x="0" y="0"/>
                                <a:chExt cx="2657475" cy="2152650"/>
                              </a:xfrm>
                            </wpg:grpSpPr>
                            <pic:pic xmlns:pic="http://schemas.openxmlformats.org/drawingml/2006/picture">
                              <pic:nvPicPr>
                                <pic:cNvPr id="1378447025" name="圖片 1378447025"/>
                                <pic:cNvPicPr>
                                  <a:picLocks noChangeAspect="1"/>
                                </pic:cNvPicPr>
                              </pic:nvPicPr>
                              <pic:blipFill>
                                <a:blip xmlns:r="http://schemas.openxmlformats.org/officeDocument/2006/relationships" r:embed="rId34"/>
                                <a:stretch>
                                  <a:fillRect/>
                                </a:stretch>
                              </pic:blipFill>
                              <pic:spPr>
                                <a:xfrm>
                                  <a:off x="0" y="0"/>
                                  <a:ext cx="2657475" cy="2152650"/>
                                </a:xfrm>
                                <a:prstGeom prst="rect">
                                  <a:avLst/>
                                </a:prstGeom>
                              </pic:spPr>
                            </pic:pic>
                            <wps:wsp xmlns:wps="http://schemas.microsoft.com/office/word/2010/wordprocessingShape">
                              <wps:cNvPr id="1166045568" name="直線單箭頭接點 1166045568"/>
                              <wps:cNvCnPr/>
                              <wps:spPr>
                                <a:xfrm>
                                  <a:off x="620077" y="190500"/>
                                  <a:ext cx="1036320" cy="121920"/>
                                </a:xfrm>
                                <a:prstGeom prst="straightConnector1">
                                  <a:avLst/>
                                </a:prstGeom>
                                <a:ln w="28575">
                                  <a:solidFill>
                                    <a:srgbClr val="FF0000"/>
                                  </a:solidFill>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262232294" name="直線單箭頭接點 262232294"/>
                              <wps:cNvCnPr/>
                              <wps:spPr>
                                <a:xfrm>
                                  <a:off x="471487" y="1383030"/>
                                  <a:ext cx="1036320" cy="121920"/>
                                </a:xfrm>
                                <a:prstGeom prst="straightConnector1">
                                  <a:avLst/>
                                </a:prstGeom>
                                <a:ln w="28575">
                                  <a:solidFill>
                                    <a:srgbClr val="FF0000"/>
                                  </a:solidFill>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2049759471" name="直線單箭頭接點 2049759471"/>
                              <wps:cNvCnPr/>
                              <wps:spPr>
                                <a:xfrm rot="5400000" flipH="1" flipV="1">
                                  <a:off x="-65723" y="716280"/>
                                  <a:ext cx="1257300" cy="144780"/>
                                </a:xfrm>
                                <a:prstGeom prst="straightConnector1">
                                  <a:avLst/>
                                </a:prstGeom>
                                <a:ln w="28575">
                                  <a:solidFill>
                                    <a:srgbClr val="FF0000"/>
                                  </a:solidFill>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1810828621" name="直線單箭頭接點 1810828621"/>
                              <wps:cNvCnPr/>
                              <wps:spPr>
                                <a:xfrm rot="5400000" flipH="1" flipV="1">
                                  <a:off x="976312" y="840105"/>
                                  <a:ext cx="1203960" cy="148590"/>
                                </a:xfrm>
                                <a:prstGeom prst="straightConnector1">
                                  <a:avLst/>
                                </a:prstGeom>
                                <a:ln w="28575">
                                  <a:solidFill>
                                    <a:srgbClr val="FF0000"/>
                                  </a:solidFill>
                                </a:ln>
                              </wps:spPr>
                              <wps:style>
                                <a:lnRef idx="1">
                                  <a:schemeClr val="accent1"/>
                                </a:lnRef>
                                <a:fillRef idx="0">
                                  <a:schemeClr val="accent1"/>
                                </a:fillRef>
                                <a:effectRef idx="0">
                                  <a:scrgbClr r="0" g="0" b="0"/>
                                </a:effectRef>
                                <a:fontRef idx="minor">
                                  <a:schemeClr val="tx1"/>
                                </a:fontRef>
                              </wps:style>
                              <wps:bodyPr/>
                            </wps:wsp>
                          </wpg:wgp>
                        </a:graphicData>
                      </a:graphic>
                    </wp:inline>
                  </w:drawing>
                </mc:Choice>
                <mc:Fallback xmlns:a="http://schemas.openxmlformats.org/drawingml/2006/main" xmlns:pic="http://schemas.openxmlformats.org/drawingml/2006/picture" xmlns:a14="http://schemas.microsoft.com/office/drawing/2010/main" xmlns:w16sdtfl="http://schemas.microsoft.com/office/word/2024/wordml/sdtformatlock" xmlns:w16du="http://schemas.microsoft.com/office/word/2023/wordml/word16du" xmlns:oel="http://schemas.microsoft.com/office/2019/extlst" xmlns:mc="http://schemas.openxmlformats.org/markup-compatibility/2006"/>
              </mc:AlternateContent>
            </w:r>
          </w:p>
        </w:tc>
        <w:tc>
          <w:tcPr>
            <w:tcW w:w="4535" w:type="dxa"/>
            <w:tcMar/>
          </w:tcPr>
          <w:p w:rsidR="1C1B9C47" w:rsidP="5DCE5A56" w:rsidRDefault="6053C5DF" w14:paraId="6259D1D0" w14:textId="72A457F9">
            <w:r>
              <w:rPr>
                <w:noProof/>
              </w:rPr>
              <w:drawing>
                <wp:inline distT="0" distB="0" distL="0" distR="0" wp14:anchorId="4ED7CFB5" wp14:editId="5EC605FD">
                  <wp:extent cx="2590809" cy="1832523"/>
                  <wp:effectExtent l="0" t="0" r="0" b="0"/>
                  <wp:docPr id="11678405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174328" name="Picture 1127174328"/>
                          <pic:cNvPicPr/>
                        </pic:nvPicPr>
                        <pic:blipFill>
                          <a:blip r:embed="rId35">
                            <a:extLst>
                              <a:ext uri="{28A0092B-C50C-407E-A947-70E740481C1C}">
                                <a14:useLocalDpi xmlns:a14="http://schemas.microsoft.com/office/drawing/2010/main"/>
                              </a:ext>
                            </a:extLst>
                          </a:blip>
                          <a:stretch>
                            <a:fillRect/>
                          </a:stretch>
                        </pic:blipFill>
                        <pic:spPr>
                          <a:xfrm>
                            <a:off x="0" y="0"/>
                            <a:ext cx="2590809" cy="1832523"/>
                          </a:xfrm>
                          <a:prstGeom prst="rect">
                            <a:avLst/>
                          </a:prstGeom>
                        </pic:spPr>
                      </pic:pic>
                    </a:graphicData>
                  </a:graphic>
                </wp:inline>
              </w:drawing>
            </w:r>
          </w:p>
        </w:tc>
      </w:tr>
      <w:tr w:rsidR="1C1B9C47" w:rsidTr="1B71330A" w14:paraId="343A5EFC" w14:textId="77777777">
        <w:trPr>
          <w:trHeight w:val="300"/>
        </w:trPr>
        <w:tc>
          <w:tcPr>
            <w:tcW w:w="4417" w:type="dxa"/>
            <w:gridSpan w:val="2"/>
            <w:tcMar/>
          </w:tcPr>
          <w:p w:rsidR="5B25263B" w:rsidP="1C1B9C47" w:rsidRDefault="5B25263B" w14:paraId="2E488AEC" w14:textId="0A5604A2">
            <w:pPr>
              <w:rPr>
                <w:rFonts w:eastAsia="標楷體"/>
                <w:sz w:val="20"/>
                <w:szCs w:val="20"/>
              </w:rPr>
            </w:pPr>
            <w:r>
              <w:rPr>
                <w:rFonts w:eastAsia="標楷體"/>
                <w:sz w:val="20"/>
                <w:szCs w:val="20"/>
              </w:rPr>
              <w:t xml:space="preserve">圖 2-17公司組織邊界 (Makalot El Salvador S.A. de C.V)</w:t>
            </w:r>
          </w:p>
        </w:tc>
        <w:tc>
          <w:tcPr>
            <w:tcW w:w="4535" w:type="dxa"/>
            <w:tcMar/>
          </w:tcPr>
          <w:p w:rsidR="1C1B9C47" w:rsidP="1C1B9C47" w:rsidRDefault="71D15626" w14:paraId="7513F8A5" w14:textId="12B9EE01">
            <w:pPr>
              <w:rPr>
                <w:rFonts w:eastAsia="標楷體"/>
                <w:sz w:val="20"/>
                <w:szCs w:val="20"/>
              </w:rPr>
            </w:pPr>
            <w:r>
              <w:rPr>
                <w:rFonts w:eastAsia="標楷體"/>
                <w:sz w:val="20"/>
                <w:szCs w:val="20"/>
              </w:rPr>
              <w:t xml:space="preserve">圖 2-18公司組織邊界 (JIAXING RISING GARMENTS CO.,LTD)</w:t>
            </w:r>
          </w:p>
        </w:tc>
      </w:tr>
      <w:tr w:rsidR="5DCE5A56" w:rsidTr="1B71330A" w14:paraId="5D9264D8" w14:textId="77777777">
        <w:trPr>
          <w:trHeight w:val="2595"/>
        </w:trPr>
        <w:tc>
          <w:tcPr>
            <w:tcW w:w="4416" w:type="dxa"/>
            <w:gridSpan w:val="2"/>
            <w:tcMar/>
          </w:tcPr>
          <w:p w:rsidR="10DA9F93" w:rsidP="5DCE5A56" w:rsidRDefault="10DA9F93" w14:paraId="0A725606" w14:textId="57A17722">
            <w:r>
              <w:rPr>
                <w:noProof/>
              </w:rPr>
              <w:drawing>
                <wp:inline distT="0" distB="0" distL="0" distR="0" wp14:anchorId="51795632" wp14:editId="67C76F80">
                  <wp:extent cx="2562225" cy="1588763"/>
                  <wp:effectExtent l="0" t="0" r="0" b="0"/>
                  <wp:docPr id="16466379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637966" name="Picture 1646637966"/>
                          <pic:cNvPicPr/>
                        </pic:nvPicPr>
                        <pic:blipFill>
                          <a:blip r:embed="rId36">
                            <a:extLst>
                              <a:ext uri="{28A0092B-C50C-407E-A947-70E740481C1C}">
                                <a14:useLocalDpi xmlns:a14="http://schemas.microsoft.com/office/drawing/2010/main"/>
                              </a:ext>
                            </a:extLst>
                          </a:blip>
                          <a:stretch>
                            <a:fillRect/>
                          </a:stretch>
                        </pic:blipFill>
                        <pic:spPr>
                          <a:xfrm>
                            <a:off x="0" y="0"/>
                            <a:ext cx="2562225" cy="1588763"/>
                          </a:xfrm>
                          <a:prstGeom prst="rect">
                            <a:avLst/>
                          </a:prstGeom>
                        </pic:spPr>
                      </pic:pic>
                    </a:graphicData>
                  </a:graphic>
                </wp:inline>
              </w:drawing>
            </w:r>
          </w:p>
        </w:tc>
        <w:tc>
          <w:tcPr>
            <w:tcW w:w="4536" w:type="dxa"/>
            <w:tcMar/>
          </w:tcPr>
          <w:p w:rsidR="5DCE5A56" w:rsidP="5DCE5A56" w:rsidRDefault="5DCE5A56" w14:paraId="7FD5A7DB" w14:textId="77BAA14E"/>
        </w:tc>
      </w:tr>
      <w:tr w:rsidR="5DCE5A56" w:rsidTr="1B71330A" w14:paraId="0C8854B7" w14:textId="77777777">
        <w:trPr>
          <w:trHeight w:val="300"/>
        </w:trPr>
        <w:tc>
          <w:tcPr>
            <w:tcW w:w="4416" w:type="dxa"/>
            <w:gridSpan w:val="2"/>
            <w:tcMar/>
          </w:tcPr>
          <w:p w:rsidR="7AB17C81" w:rsidP="5DCE5A56" w:rsidRDefault="7AB17C81" w14:paraId="38D13C7B" w14:textId="30FE45AE">
            <w:pPr>
              <w:rPr>
                <w:rFonts w:eastAsia="標楷體"/>
                <w:sz w:val="20"/>
                <w:szCs w:val="20"/>
              </w:rPr>
            </w:pPr>
            <w:r>
              <w:rPr>
                <w:rFonts w:eastAsia="標楷體"/>
                <w:sz w:val="20"/>
                <w:szCs w:val="20"/>
              </w:rPr>
              <w:t xml:space="preserve">圖 2-19 公司組織邊界 (JIAXING SUNTEX GARMENT CO.,LTD)</w:t>
            </w:r>
          </w:p>
        </w:tc>
        <w:tc>
          <w:tcPr>
            <w:tcW w:w="4536" w:type="dxa"/>
            <w:tcMar/>
          </w:tcPr>
          <w:p w:rsidR="5DCE5A56" w:rsidP="5DCE5A56" w:rsidRDefault="5DCE5A56" w14:paraId="2C8468B2" w14:textId="6555492B">
            <w:pPr>
              <w:rPr>
                <w:rFonts w:eastAsia="標楷體"/>
                <w:sz w:val="20"/>
                <w:szCs w:val="20"/>
              </w:rPr>
            </w:pPr>
          </w:p>
        </w:tc>
      </w:tr>
    </w:tbl>
    <w:p w:rsidR="5DCE5A56" w:rsidRDefault="5DCE5A56" w14:paraId="0D2D99FF" w14:textId="5106A22D"/>
    <w:p w:rsidR="00C4644D" w:rsidP="00C4644D" w:rsidRDefault="00C4644D" w14:paraId="6B699379" w14:textId="77777777"/>
    <w:p w:rsidRPr="002C2ADC" w:rsidR="00F63EAB" w:rsidRDefault="00F63EAB" w14:paraId="322FEAB5" w14:textId="77777777">
      <w:pPr>
        <w:pStyle w:val="2"/>
        <w:spacing w:line="240" w:lineRule="atLeast"/>
        <w:rPr>
          <w:rFonts w:ascii="Times New Roman" w:hAnsi="Times New Roman"/>
          <w:color w:val="000000"/>
          <w:sz w:val="24"/>
          <w:szCs w:val="24"/>
        </w:rPr>
      </w:pPr>
      <w:bookmarkStart w:name="_Toc195476427" w:id="20"/>
      <w:r>
        <w:rPr>
          <w:rFonts w:ascii="Times New Roman" w:hAnsi="Times New Roman"/>
          <w:color w:val="000000"/>
          <w:sz w:val="24"/>
          <w:szCs w:val="24"/>
        </w:rPr>
        <w:t xml:space="preserve">2.3 報告書涵蓋期間與責任</w:t>
      </w:r>
      <w:bookmarkEnd w:id="20"/>
    </w:p>
    <w:p w:rsidRPr="002C2ADC" w:rsidR="00A57A26" w:rsidP="00293F70" w:rsidRDefault="00A57A26" w14:paraId="008DC96D" w14:textId="77777777">
      <w:pPr>
        <w:spacing w:after="180" w:afterLines="50" w:line="240" w:lineRule="atLeast"/>
        <w:ind w:left="180" w:leftChars="75" w:right="110" w:rightChars="46" w:firstLine="560" w:firstLineChars="200"/>
        <w:jc w:val="both"/>
        <w:rPr>
          <w:rFonts w:eastAsia="標楷體"/>
          <w:color w:val="000000"/>
          <w:spacing w:val="20"/>
        </w:rPr>
      </w:pPr>
      <w:r>
        <w:rPr>
          <w:rFonts w:eastAsia="標楷體"/>
          <w:color w:val="000000"/>
          <w:spacing w:val="20"/>
        </w:rPr>
        <w:t>本公司每年度將進行前一年度之溫室氣體排放量之各項盤查及計算作業，並依據所有盤查結果完成報告書製作，報告書內容涵蓋前一年度本公司於</w:t>
      </w:r>
      <w:r>
        <w:rPr>
          <w:rFonts w:hint="eastAsia" w:eastAsia="標楷體"/>
          <w:color w:val="000000"/>
          <w:spacing w:val="20"/>
        </w:rPr>
        <w:t>2</w:t>
      </w:r>
      <w:r>
        <w:rPr>
          <w:rFonts w:eastAsia="標楷體"/>
          <w:color w:val="000000"/>
          <w:spacing w:val="20"/>
        </w:rPr>
        <w:t>.2項公司碳盤查組織邊界之溫室氣體排放總結，並供後續報告書之引用。</w:t>
      </w:r>
    </w:p>
    <w:p w:rsidRPr="002C2ADC" w:rsidR="00A57A26" w:rsidP="00293F70" w:rsidRDefault="333D1E2A" w14:paraId="66992528" w14:textId="68F81E6A">
      <w:pPr>
        <w:spacing w:after="180" w:afterLines="50" w:line="240" w:lineRule="atLeast"/>
        <w:ind w:left="180" w:leftChars="75" w:right="110" w:rightChars="46" w:firstLine="560" w:firstLineChars="200"/>
        <w:jc w:val="both"/>
        <w:rPr>
          <w:rFonts w:eastAsia="標楷體"/>
          <w:color w:val="000000"/>
          <w:spacing w:val="20"/>
        </w:rPr>
      </w:pPr>
      <w:r>
        <w:rPr>
          <w:rFonts w:eastAsia="標楷體"/>
          <w:color w:val="000000"/>
          <w:spacing w:val="20"/>
        </w:rPr>
        <w:t>本報告書所涵蓋期間</w:t>
      </w:r>
      <w:r>
        <w:rPr>
          <w:rFonts w:hint="eastAsia" w:eastAsia="標楷體"/>
          <w:color w:val="000000" w:themeColor="text1"/>
          <w:rPrChange w:author="Elodie Cheng (Taipei, 程暐婷)" w:date="2026-04-10T07:25:00Z" w:id="21">
            <w:rPr>
              <w:rFonts w:hint="eastAsia" w:eastAsia="標楷體"/>
              <w:spacing w:val="20"/>
            </w:rPr>
          </w:rPrChange>
        </w:rPr>
        <w:t>為</w:t>
      </w:r>
      <w:r>
        <w:rPr>
          <w:color w:val="FF0000"/>
          <w:spacing w:val="20"/>
          <w:rPrChange w:author="Kelly Lin (Taipei, 林璽容)" w:date="2025-06-25T17:22:00Z" w:id="22">
            <w:rPr>
              <w:rFonts w:eastAsia="標楷體"/>
              <w:spacing w:val="20"/>
            </w:rPr>
          </w:rPrChange>
        </w:rPr>
        <w:t>202</w:t>
      </w:r>
      <w:r>
        <w:rPr>
          <w:color w:val="FF0000"/>
          <w:spacing w:val="20"/>
        </w:rPr>
        <w:t>5</w:t>
      </w:r>
      <w:r>
        <w:rPr>
          <w:rFonts w:hint="eastAsia" w:eastAsia="標楷體"/>
          <w:color w:val="000000" w:themeColor="text1"/>
          <w:rPrChange w:author="Elodie Cheng (Taipei, 程暐婷)" w:date="2026-04-10T07:25:00Z" w:id="23">
            <w:rPr>
              <w:rFonts w:hint="eastAsia" w:eastAsia="標楷體"/>
              <w:spacing w:val="20"/>
            </w:rPr>
          </w:rPrChange>
        </w:rPr>
        <w:t>年，報告</w:t>
      </w:r>
      <w:r>
        <w:rPr>
          <w:rFonts w:hint="eastAsia" w:eastAsia="標楷體"/>
          <w:color w:val="000000" w:themeColor="text1"/>
        </w:rPr>
        <w:t>書</w:t>
      </w:r>
      <w:r>
        <w:rPr>
          <w:rFonts w:eastAsia="標楷體"/>
          <w:color w:val="000000"/>
          <w:spacing w:val="20"/>
        </w:rPr>
        <w:t>有效期間於發行開始後十年內有效。</w:t>
      </w:r>
    </w:p>
    <w:p w:rsidRPr="002C2ADC" w:rsidR="00A57A26" w:rsidP="00A57A26" w:rsidRDefault="00A57A26" w14:paraId="529992DC" w14:textId="77777777">
      <w:pPr>
        <w:spacing w:after="180" w:afterLines="50" w:line="240" w:lineRule="atLeast"/>
        <w:ind w:left="1131" w:leftChars="149" w:right="110" w:rightChars="46" w:hanging="773" w:hangingChars="276"/>
        <w:jc w:val="both"/>
        <w:rPr>
          <w:rFonts w:eastAsia="標楷體"/>
          <w:color w:val="000000"/>
          <w:spacing w:val="20"/>
        </w:rPr>
      </w:pPr>
      <w:r>
        <w:rPr>
          <w:rFonts w:eastAsia="標楷體"/>
          <w:color w:val="000000"/>
          <w:spacing w:val="20"/>
        </w:rPr>
        <w:t xml:space="preserve">2.3.1報告書完成後，將依溫室氣體內部查證作業辦法進行查證，並   修正缺失後，進行內部發行。</w:t>
      </w:r>
    </w:p>
    <w:p w:rsidRPr="00A83CC8" w:rsidR="00A57A26" w:rsidP="00A83CC8" w:rsidRDefault="00A57A26" w14:paraId="52820632" w14:textId="77777777">
      <w:pPr>
        <w:spacing w:after="180" w:afterLines="50" w:line="240" w:lineRule="atLeast"/>
        <w:ind w:left="1131" w:leftChars="149" w:right="110" w:rightChars="46" w:hanging="773" w:hangingChars="276"/>
        <w:jc w:val="both"/>
        <w:rPr>
          <w:rFonts w:eastAsia="標楷體"/>
          <w:color w:val="000000"/>
          <w:spacing w:val="20"/>
        </w:rPr>
      </w:pPr>
      <w:r>
        <w:rPr>
          <w:rFonts w:eastAsia="標楷體"/>
          <w:color w:val="000000"/>
          <w:spacing w:val="20"/>
        </w:rPr>
        <w:t xml:space="preserve">2.3.2 本報告書盤查範圍只限於採用營運控制權法進行彙總，盤查範圍為本章第2.2公司碳盤查組織邊界所涵蓋之營運範圍所產生之溫室氣體排放量。</w:t>
      </w:r>
    </w:p>
    <w:p w:rsidRPr="007D1A91" w:rsidR="00F63EAB" w:rsidP="007D1A91" w:rsidRDefault="00BC622A" w14:paraId="4DAFA523" w14:textId="77777777">
      <w:pPr>
        <w:pStyle w:val="10"/>
        <w:spacing w:line="240" w:lineRule="atLeast"/>
        <w:rPr>
          <w:b/>
          <w:bCs w:val="0"/>
        </w:rPr>
      </w:pPr>
      <w:r>
        <w:rPr>
          <w:b/>
          <w:bCs w:val="0"/>
        </w:rPr>
        <w:br w:type="page"/>
      </w:r>
      <w:bookmarkStart w:name="_Toc363725519" w:id="24"/>
      <w:bookmarkStart w:name="_Toc195476428" w:id="25"/>
      <w:r>
        <w:rPr>
          <w:rFonts w:eastAsia="標楷體"/>
          <w:b/>
          <w:bCs w:val="0"/>
          <w:color w:val="000000"/>
        </w:rPr>
        <w:t xml:space="preserve">第三章 盤查邊界</w:t>
      </w:r>
      <w:bookmarkEnd w:id="24"/>
      <w:r>
        <w:rPr>
          <w:rFonts w:eastAsia="標楷體"/>
          <w:b/>
          <w:bCs w:val="0"/>
          <w:color w:val="000000"/>
        </w:rPr>
        <w:t>設定</w:t>
      </w:r>
      <w:bookmarkEnd w:id="25"/>
    </w:p>
    <w:p w:rsidRPr="002C2ADC" w:rsidR="00F63EAB" w:rsidRDefault="00F63EAB" w14:paraId="110E1B5F" w14:textId="77777777">
      <w:pPr>
        <w:pStyle w:val="2"/>
        <w:spacing w:line="240" w:lineRule="atLeast"/>
        <w:rPr>
          <w:rFonts w:ascii="Times New Roman" w:hAnsi="Times New Roman"/>
          <w:color w:val="000000"/>
          <w:sz w:val="24"/>
          <w:szCs w:val="24"/>
        </w:rPr>
      </w:pPr>
      <w:bookmarkStart w:name="_Toc195476429" w:id="26"/>
      <w:r>
        <w:rPr>
          <w:rFonts w:ascii="Times New Roman" w:hAnsi="Times New Roman"/>
          <w:color w:val="000000"/>
          <w:sz w:val="24"/>
          <w:szCs w:val="24"/>
        </w:rPr>
        <w:t xml:space="preserve">3.1 定義</w:t>
      </w:r>
      <w:bookmarkEnd w:id="26"/>
    </w:p>
    <w:p w:rsidRPr="00786C5A" w:rsidR="00F63EAB" w:rsidP="001449FD" w:rsidRDefault="00F63EAB" w14:paraId="57BF0F60" w14:textId="63303F4A">
      <w:pPr>
        <w:spacing w:after="180" w:afterLines="50" w:line="240" w:lineRule="atLeast"/>
        <w:ind w:left="180" w:leftChars="75" w:right="110" w:rightChars="46" w:firstLine="560" w:firstLineChars="200"/>
        <w:jc w:val="both"/>
        <w:rPr>
          <w:rFonts w:eastAsia="標楷體"/>
          <w:color w:val="000000"/>
          <w:spacing w:val="20"/>
        </w:rPr>
      </w:pPr>
      <w:r>
        <w:rPr>
          <w:rFonts w:eastAsia="標楷體"/>
          <w:color w:val="000000"/>
          <w:spacing w:val="20"/>
        </w:rPr>
        <w:t>溫室氣體之種類：任何構成大氣的氣體，其會吸收或釋放紅外線輻射。在指</w:t>
      </w:r>
      <w:r>
        <w:rPr>
          <w:rFonts w:eastAsia="標楷體"/>
          <w:color w:val="000000" w:themeColor="text1"/>
        </w:rPr>
        <w:t xml:space="preserve"> GHG Protocol / </w:t>
      </w:r>
      <w:r>
        <w:rPr>
          <w:rFonts w:eastAsia="標楷體"/>
          <w:color w:val="000000"/>
          <w:spacing w:val="20"/>
        </w:rPr>
        <w:t>ISO 14064-1:2018定義之七種溫室氣體一般溫室氣體包括二氧化碳(CO</w:t>
      </w:r>
      <w:r>
        <w:rPr>
          <w:rFonts w:eastAsia="標楷體"/>
          <w:color w:val="000000"/>
          <w:spacing w:val="20"/>
          <w:vertAlign w:val="subscript"/>
        </w:rPr>
        <w:t>2</w:t>
      </w:r>
      <w:r>
        <w:rPr>
          <w:rFonts w:eastAsia="標楷體"/>
          <w:color w:val="000000"/>
          <w:spacing w:val="20"/>
        </w:rPr>
        <w:t>)、甲烷(CH</w:t>
      </w:r>
      <w:r>
        <w:rPr>
          <w:rFonts w:eastAsia="標楷體"/>
          <w:color w:val="000000"/>
          <w:spacing w:val="20"/>
          <w:vertAlign w:val="subscript"/>
        </w:rPr>
        <w:t>4</w:t>
      </w:r>
      <w:r>
        <w:rPr>
          <w:rFonts w:eastAsia="標楷體"/>
          <w:color w:val="000000"/>
          <w:spacing w:val="20"/>
        </w:rPr>
        <w:t>)、氧化亞氮(N</w:t>
      </w:r>
      <w:r>
        <w:rPr>
          <w:rFonts w:eastAsia="標楷體"/>
          <w:color w:val="000000"/>
          <w:spacing w:val="20"/>
          <w:vertAlign w:val="subscript"/>
        </w:rPr>
        <w:t>2</w:t>
      </w:r>
      <w:r>
        <w:rPr>
          <w:rFonts w:eastAsia="標楷體"/>
          <w:color w:val="000000"/>
          <w:spacing w:val="20"/>
        </w:rPr>
        <w:t>O)、氫氟碳化物(HFCS)、全氟碳化物(PFCS)、六氟化硫(SF</w:t>
      </w:r>
      <w:r>
        <w:rPr>
          <w:rFonts w:eastAsia="標楷體"/>
          <w:color w:val="000000"/>
          <w:spacing w:val="20"/>
          <w:vertAlign w:val="subscript"/>
        </w:rPr>
        <w:t>6</w:t>
      </w:r>
      <w:r>
        <w:rPr>
          <w:rFonts w:eastAsia="標楷體"/>
          <w:color w:val="000000"/>
          <w:spacing w:val="20"/>
        </w:rPr>
        <w:t>)、三氟化氮(NF</w:t>
      </w:r>
      <w:r>
        <w:rPr>
          <w:rFonts w:eastAsia="標楷體"/>
          <w:color w:val="000000"/>
          <w:spacing w:val="20"/>
          <w:vertAlign w:val="subscript"/>
        </w:rPr>
        <w:t>3</w:t>
      </w:r>
      <w:r>
        <w:rPr>
          <w:rFonts w:eastAsia="標楷體"/>
          <w:color w:val="000000"/>
          <w:spacing w:val="20"/>
        </w:rPr>
        <w:t>)。</w:t>
      </w:r>
    </w:p>
    <w:p w:rsidRPr="00F34EB6" w:rsidR="00A87D8E" w:rsidRDefault="00F63EAB" w14:paraId="0C7BAC62" w14:textId="77777777">
      <w:pPr>
        <w:pStyle w:val="2"/>
        <w:spacing w:line="240" w:lineRule="atLeast"/>
        <w:rPr>
          <w:rFonts w:ascii="Times New Roman" w:hAnsi="Times New Roman"/>
          <w:sz w:val="24"/>
          <w:szCs w:val="24"/>
        </w:rPr>
      </w:pPr>
      <w:bookmarkStart w:name="_Toc195476430" w:id="27"/>
      <w:r>
        <w:rPr>
          <w:rFonts w:ascii="Times New Roman" w:hAnsi="Times New Roman"/>
          <w:sz w:val="24"/>
          <w:szCs w:val="24"/>
        </w:rPr>
        <w:t xml:space="preserve">3.2 顯著性間接排放準則</w:t>
      </w:r>
      <w:bookmarkEnd w:id="27"/>
    </w:p>
    <w:p w:rsidRPr="00786C5A" w:rsidR="003A0447" w:rsidP="00786C5A" w:rsidRDefault="003A0447" w14:paraId="5A84B3A5" w14:textId="77777777">
      <w:pPr>
        <w:spacing w:after="180" w:afterLines="50" w:line="240" w:lineRule="atLeast"/>
        <w:ind w:left="180" w:leftChars="75" w:right="110" w:rightChars="46" w:firstLine="560" w:firstLineChars="200"/>
        <w:jc w:val="both"/>
        <w:rPr>
          <w:rFonts w:eastAsia="標楷體"/>
          <w:color w:val="000000"/>
          <w:spacing w:val="20"/>
        </w:rPr>
      </w:pPr>
      <w:r>
        <w:rPr>
          <w:rFonts w:eastAsia="標楷體"/>
          <w:color w:val="000000"/>
          <w:spacing w:val="20"/>
        </w:rPr>
        <w:t>建立顯著性間接排放源原則：以</w:t>
      </w:r>
      <w:r>
        <w:rPr>
          <w:rFonts w:hint="eastAsia" w:ascii="新細明體" w:hAnsi="新細明體"/>
          <w:color w:val="000000"/>
          <w:spacing w:val="20"/>
        </w:rPr>
        <w:t>「</w:t>
      </w:r>
      <w:r>
        <w:rPr>
          <w:rFonts w:hint="eastAsia" w:eastAsia="標楷體"/>
          <w:color w:val="000000"/>
          <w:spacing w:val="20"/>
        </w:rPr>
        <w:t>排放源產生排放頻率</w:t>
      </w:r>
      <w:r>
        <w:rPr>
          <w:rFonts w:eastAsia="標楷體"/>
          <w:color w:val="000000"/>
          <w:spacing w:val="20"/>
        </w:rPr>
        <w:t>、可取得</w:t>
      </w:r>
      <w:r>
        <w:rPr>
          <w:rFonts w:hint="eastAsia" w:eastAsia="標楷體"/>
          <w:color w:val="000000"/>
          <w:spacing w:val="20"/>
        </w:rPr>
        <w:t>係數</w:t>
      </w:r>
      <w:r>
        <w:rPr>
          <w:rFonts w:eastAsia="標楷體"/>
          <w:color w:val="000000"/>
          <w:spacing w:val="20"/>
        </w:rPr>
        <w:t>品質、可取得</w:t>
      </w:r>
      <w:r>
        <w:rPr>
          <w:rFonts w:hint="eastAsia" w:eastAsia="標楷體"/>
          <w:color w:val="000000"/>
          <w:spacing w:val="20"/>
        </w:rPr>
        <w:t>活動數據</w:t>
      </w:r>
      <w:r>
        <w:rPr>
          <w:rFonts w:eastAsia="標楷體"/>
          <w:color w:val="000000"/>
          <w:spacing w:val="20"/>
        </w:rPr>
        <w:t>品質</w:t>
      </w:r>
      <w:r>
        <w:rPr>
          <w:rFonts w:hint="eastAsia" w:eastAsia="標楷體"/>
          <w:color w:val="000000"/>
          <w:spacing w:val="20"/>
        </w:rPr>
        <w:t>及</w:t>
      </w:r>
      <w:r>
        <w:rPr>
          <w:rFonts w:eastAsia="標楷體"/>
          <w:color w:val="000000"/>
          <w:spacing w:val="20"/>
        </w:rPr>
        <w:t>減量空間</w:t>
      </w:r>
      <w:r>
        <w:rPr>
          <w:rFonts w:hint="eastAsia" w:ascii="標楷體" w:hAnsi="標楷體" w:eastAsia="標楷體"/>
          <w:color w:val="000000"/>
          <w:spacing w:val="20"/>
        </w:rPr>
        <w:t>」</w:t>
      </w:r>
      <w:r>
        <w:rPr>
          <w:rFonts w:eastAsia="標楷體"/>
          <w:color w:val="000000"/>
          <w:spacing w:val="20"/>
        </w:rPr>
        <w:t>作為評估原則的判斷依據。鑑別報告邊界與排放源：評分級距以0~5分為量化基準，並以上述</w:t>
      </w:r>
      <w:r>
        <w:rPr>
          <w:rFonts w:hint="eastAsia" w:eastAsia="標楷體"/>
          <w:color w:val="000000"/>
          <w:spacing w:val="20"/>
        </w:rPr>
        <w:t>4</w:t>
      </w:r>
      <w:r>
        <w:rPr>
          <w:rFonts w:eastAsia="標楷體"/>
          <w:color w:val="000000"/>
          <w:spacing w:val="20"/>
        </w:rPr>
        <w:t>項原則相加總是否有超過組織自訂的顯著</w:t>
      </w:r>
      <w:r>
        <w:rPr>
          <w:rFonts w:hint="eastAsia" w:eastAsia="標楷體"/>
          <w:color w:val="000000"/>
          <w:spacing w:val="20"/>
        </w:rPr>
        <w:t>門檻值</w:t>
      </w:r>
      <w:bookmarkStart w:name="_Hlk113527627" w:id="28"/>
      <w:r>
        <w:rPr>
          <w:rFonts w:eastAsia="標楷體"/>
          <w:color w:val="000000"/>
          <w:spacing w:val="20"/>
        </w:rPr>
        <w:t>（</w:t>
      </w:r>
      <w:r>
        <w:rPr>
          <w:rFonts w:hint="eastAsia" w:eastAsia="標楷體"/>
          <w:color w:val="000000"/>
          <w:spacing w:val="20"/>
        </w:rPr>
        <w:t>設定總分2</w:t>
      </w:r>
      <w:r>
        <w:rPr>
          <w:rFonts w:eastAsia="標楷體"/>
          <w:color w:val="000000"/>
          <w:spacing w:val="20"/>
        </w:rPr>
        <w:t>0</w:t>
      </w:r>
      <w:r>
        <w:rPr>
          <w:rFonts w:hint="eastAsia" w:eastAsia="標楷體"/>
          <w:color w:val="000000"/>
          <w:spacing w:val="20"/>
        </w:rPr>
        <w:t>分的60%作為門檻值</w:t>
      </w:r>
      <w:bookmarkEnd w:id="28"/>
      <w:r>
        <w:rPr>
          <w:rFonts w:eastAsia="標楷體"/>
          <w:color w:val="000000"/>
          <w:spacing w:val="20"/>
        </w:rPr>
        <w:t>），</w:t>
      </w:r>
      <w:r>
        <w:rPr>
          <w:rFonts w:hint="eastAsia" w:eastAsia="標楷體"/>
          <w:color w:val="000000"/>
          <w:spacing w:val="20"/>
        </w:rPr>
        <w:t>若</w:t>
      </w:r>
      <w:r>
        <w:rPr>
          <w:rFonts w:eastAsia="標楷體"/>
          <w:color w:val="000000"/>
          <w:spacing w:val="20"/>
        </w:rPr>
        <w:t>總分</w:t>
      </w:r>
      <w:r>
        <w:rPr>
          <w:rFonts w:hint="eastAsia" w:eastAsia="標楷體"/>
          <w:color w:val="000000"/>
          <w:spacing w:val="20"/>
        </w:rPr>
        <w:t>若大於等於</w:t>
      </w:r>
      <w:r>
        <w:rPr>
          <w:rFonts w:eastAsia="標楷體"/>
          <w:color w:val="000000"/>
          <w:spacing w:val="20"/>
        </w:rPr>
        <w:t>12</w:t>
      </w:r>
      <w:r>
        <w:rPr>
          <w:rFonts w:hint="eastAsia" w:eastAsia="標楷體"/>
          <w:color w:val="000000"/>
          <w:spacing w:val="20"/>
        </w:rPr>
        <w:t>分</w:t>
      </w:r>
      <w:r>
        <w:rPr>
          <w:rFonts w:eastAsia="標楷體"/>
          <w:color w:val="000000"/>
          <w:spacing w:val="20"/>
        </w:rPr>
        <w:t>，則視為具顯著性。</w:t>
      </w:r>
    </w:p>
    <w:p w:rsidRPr="00F34EB6" w:rsidR="003A0447" w:rsidP="00056956" w:rsidRDefault="003A0447" w14:paraId="3874D9EA" w14:textId="77777777">
      <w:pPr>
        <w:pStyle w:val="a"/>
      </w:pPr>
      <w:bookmarkStart w:name="_Toc97033146" w:id="29"/>
      <w:bookmarkStart w:name="_Toc97033196" w:id="30"/>
      <w:bookmarkStart w:name="_Toc97033271" w:id="31"/>
      <w:bookmarkStart w:name="_Toc155714953" w:id="32"/>
      <w:bookmarkStart w:name="_Toc226682801" w:id="33"/>
      <w:r>
        <w:t>顯著性間接排放原則</w:t>
      </w:r>
      <w:bookmarkEnd w:id="29"/>
      <w:bookmarkEnd w:id="30"/>
      <w:bookmarkEnd w:id="31"/>
      <w:bookmarkEnd w:id="32"/>
      <w:bookmarkEnd w:id="33"/>
    </w:p>
    <w:p w:rsidR="003A0447" w:rsidP="00E84357" w:rsidRDefault="00E461EB" w14:paraId="3FE9F23F" w14:textId="77777777">
      <w:pPr>
        <w:rPr>
          <w:noProof/>
        </w:rPr>
      </w:pPr>
      <w:r>
        <w:rPr>
          <w:noProof/>
        </w:rPr>
        <w:drawing>
          <wp:inline distT="0" distB="0" distL="0" distR="0" wp14:anchorId="5768EB4C" wp14:editId="07777777">
            <wp:extent cx="5753100" cy="2476500"/>
            <wp:effectExtent l="19050" t="19050" r="0" b="0"/>
            <wp:docPr id="1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53100" cy="2476500"/>
                    </a:xfrm>
                    <a:prstGeom prst="rect">
                      <a:avLst/>
                    </a:prstGeom>
                    <a:noFill/>
                    <a:ln w="6350" cmpd="sng">
                      <a:solidFill>
                        <a:srgbClr val="000000"/>
                      </a:solidFill>
                      <a:miter lim="800000"/>
                      <a:headEnd/>
                      <a:tailEnd/>
                    </a:ln>
                    <a:effectLst/>
                  </pic:spPr>
                </pic:pic>
              </a:graphicData>
            </a:graphic>
          </wp:inline>
        </w:drawing>
      </w:r>
    </w:p>
    <w:p w:rsidR="006A393F" w:rsidP="00E84357" w:rsidRDefault="006A393F" w14:paraId="1F72F646" w14:textId="77777777">
      <w:pPr>
        <w:rPr>
          <w:noProof/>
        </w:rPr>
      </w:pPr>
    </w:p>
    <w:p w:rsidR="006A393F" w:rsidP="00E84357" w:rsidRDefault="006A393F" w14:paraId="08CE6F91" w14:textId="77777777">
      <w:pPr>
        <w:rPr>
          <w:noProof/>
        </w:rPr>
      </w:pPr>
    </w:p>
    <w:p w:rsidRPr="002C2ADC" w:rsidR="006A393F" w:rsidP="00E84357" w:rsidRDefault="006A393F" w14:paraId="61CDCEAD" w14:textId="77777777">
      <w:r>
        <w:rPr>
          <w:noProof/>
        </w:rPr>
        <w:br w:type="page"/>
      </w:r>
    </w:p>
    <w:p w:rsidRPr="008B0F56" w:rsidR="006A393F" w:rsidP="00E84357" w:rsidRDefault="00E33769" w14:paraId="264CFB4E" w14:textId="77777777">
      <w:pPr>
        <w:pStyle w:val="a"/>
      </w:pPr>
      <w:bookmarkStart w:name="_Toc97033147" w:id="34"/>
      <w:bookmarkStart w:name="_Toc97033197" w:id="35"/>
      <w:bookmarkStart w:name="_Toc97033272" w:id="36"/>
      <w:bookmarkStart w:name="_Toc226682802" w:id="37"/>
      <w:r>
        <w:t>顯著性間接排放鑑別結果</w:t>
      </w:r>
      <w:bookmarkEnd w:id="34"/>
      <w:bookmarkEnd w:id="35"/>
      <w:bookmarkEnd w:id="36"/>
      <w:bookmarkEnd w:id="37"/>
    </w:p>
    <w:p w:rsidRPr="006A393F" w:rsidR="00BB4799" w:rsidP="00E84357" w:rsidRDefault="00F0577C" w14:paraId="6BB9E253" w14:textId="786815B9">
      <w:pPr>
        <w:rPr>
          <w:color w:val="FF0000"/>
        </w:rPr>
      </w:pPr>
      <w:r>
        <w:rPr>
          <w:noProof/>
          <w:color w:val="FF0000"/>
        </w:rPr>
        <w:drawing>
          <wp:inline distT="0" distB="0" distL="0" distR="0" wp14:anchorId="4C16596F" wp14:editId="47020E1B">
            <wp:extent cx="5759450" cy="2992755"/>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59450" cy="2992755"/>
                    </a:xfrm>
                    <a:prstGeom prst="rect">
                      <a:avLst/>
                    </a:prstGeom>
                  </pic:spPr>
                </pic:pic>
              </a:graphicData>
            </a:graphic>
          </wp:inline>
        </w:drawing>
      </w:r>
    </w:p>
    <w:p w:rsidRPr="00F67EEC" w:rsidR="00E34F75" w:rsidP="00E34F75" w:rsidRDefault="00E34F75" w14:paraId="77F24D88" w14:textId="77777777">
      <w:pPr>
        <w:pStyle w:val="2"/>
        <w:spacing w:line="240" w:lineRule="atLeast"/>
        <w:rPr>
          <w:rFonts w:ascii="Times New Roman" w:hAnsi="Times New Roman"/>
          <w:sz w:val="24"/>
          <w:szCs w:val="24"/>
        </w:rPr>
      </w:pPr>
      <w:bookmarkStart w:name="_Toc195476431" w:id="38"/>
      <w:r>
        <w:rPr>
          <w:rFonts w:ascii="Times New Roman" w:hAnsi="Times New Roman"/>
          <w:sz w:val="24"/>
          <w:szCs w:val="24"/>
        </w:rPr>
        <w:t xml:space="preserve">3.3 報告邊界</w:t>
      </w:r>
      <w:bookmarkEnd w:id="38"/>
    </w:p>
    <w:p w:rsidRPr="00786C5A" w:rsidR="007F1C13" w:rsidP="00786C5A" w:rsidRDefault="007F1C13" w14:paraId="77283BFF" w14:textId="77777777">
      <w:pPr>
        <w:spacing w:after="180" w:afterLines="50" w:line="240" w:lineRule="atLeast"/>
        <w:ind w:left="180" w:leftChars="75" w:right="110" w:rightChars="46" w:firstLine="560" w:firstLineChars="200"/>
        <w:jc w:val="both"/>
        <w:rPr>
          <w:rFonts w:eastAsia="標楷體"/>
          <w:color w:val="000000"/>
          <w:spacing w:val="20"/>
        </w:rPr>
      </w:pPr>
      <w:r>
        <w:rPr>
          <w:rFonts w:eastAsia="標楷體"/>
          <w:color w:val="000000"/>
          <w:spacing w:val="20"/>
        </w:rPr>
        <w:t>本公司之營運邊界包括直接、間接與其他間接之溫室氣體排放。其溫室氣體盤查報告邊界如表3-3所示，溫室氣體排放源鑑別表如3-4所示。</w:t>
      </w:r>
    </w:p>
    <w:p w:rsidRPr="00F34EB6" w:rsidR="00E34F75" w:rsidP="00056956" w:rsidRDefault="00E34F75" w14:paraId="053D4FCE" w14:textId="77777777">
      <w:pPr>
        <w:pStyle w:val="a"/>
      </w:pPr>
      <w:bookmarkStart w:name="_Toc97033148" w:id="39"/>
      <w:bookmarkStart w:name="_Toc97033198" w:id="40"/>
      <w:bookmarkStart w:name="_Toc97033273" w:id="41"/>
      <w:bookmarkStart w:name="_Toc226682803" w:id="42"/>
      <w:r>
        <w:t>溫室氣體盤查報告邊界表</w:t>
      </w:r>
      <w:bookmarkEnd w:id="39"/>
      <w:bookmarkEnd w:id="40"/>
      <w:bookmarkEnd w:id="41"/>
      <w:bookmarkEnd w:id="42"/>
    </w:p>
    <w:tbl>
      <w:tblPr>
        <w:tblW w:w="9835"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left w:w="28" w:type="dxa"/>
          <w:right w:w="28" w:type="dxa"/>
        </w:tblCellMar>
        <w:tblLook w:val="04A0" w:firstRow="1" w:lastRow="0" w:firstColumn="1" w:lastColumn="0" w:noHBand="0" w:noVBand="1"/>
      </w:tblPr>
      <w:tblGrid>
        <w:gridCol w:w="1472"/>
        <w:gridCol w:w="2693"/>
        <w:gridCol w:w="5670"/>
      </w:tblGrid>
      <w:tr w:rsidRPr="00F34EB6" w:rsidR="00F34EB6" w:rsidTr="041464F8" w14:paraId="2517A681" w14:textId="77777777">
        <w:trPr>
          <w:trHeight w:val="386"/>
          <w:tblHeader/>
          <w:jc w:val="center"/>
        </w:trPr>
        <w:tc>
          <w:tcPr>
            <w:tcW w:w="1472" w:type="dxa"/>
            <w:tcBorders>
              <w:bottom w:val="single" w:color="auto" w:sz="4" w:space="0"/>
            </w:tcBorders>
            <w:vAlign w:val="center"/>
          </w:tcPr>
          <w:p w:rsidRPr="00F34EB6" w:rsidR="009206B7" w:rsidP="00E34F75" w:rsidRDefault="009206B7" w14:paraId="30CA9A8C" w14:textId="77777777">
            <w:pPr>
              <w:adjustRightInd w:val="0"/>
              <w:snapToGrid w:val="0"/>
              <w:spacing w:line="240" w:lineRule="atLeast"/>
              <w:jc w:val="center"/>
              <w:rPr>
                <w:rFonts w:eastAsia="標楷體"/>
                <w:b/>
                <w:bCs/>
              </w:rPr>
            </w:pPr>
            <w:bookmarkStart w:name="_Hlk32508322" w:id="43"/>
            <w:r>
              <w:rPr>
                <w:rFonts w:eastAsia="標楷體"/>
                <w:b/>
                <w:bCs/>
              </w:rPr>
              <w:t>類別</w:t>
            </w:r>
          </w:p>
        </w:tc>
        <w:tc>
          <w:tcPr>
            <w:tcW w:w="2693" w:type="dxa"/>
            <w:tcBorders>
              <w:bottom w:val="single" w:color="auto" w:sz="4" w:space="0"/>
            </w:tcBorders>
            <w:vAlign w:val="center"/>
          </w:tcPr>
          <w:p w:rsidRPr="00F34EB6" w:rsidR="009206B7" w:rsidP="00E34F75" w:rsidRDefault="009206B7" w14:paraId="6C36E81E" w14:textId="77777777">
            <w:pPr>
              <w:adjustRightInd w:val="0"/>
              <w:snapToGrid w:val="0"/>
              <w:spacing w:line="240" w:lineRule="atLeast"/>
              <w:jc w:val="center"/>
              <w:rPr>
                <w:rFonts w:eastAsia="標楷體"/>
                <w:b/>
                <w:bCs/>
              </w:rPr>
            </w:pPr>
            <w:r>
              <w:rPr>
                <w:rFonts w:eastAsia="標楷體"/>
                <w:b/>
                <w:bCs/>
              </w:rPr>
              <w:t>子類別</w:t>
            </w:r>
          </w:p>
        </w:tc>
        <w:tc>
          <w:tcPr>
            <w:tcW w:w="5670" w:type="dxa"/>
            <w:tcBorders>
              <w:bottom w:val="single" w:color="auto" w:sz="6" w:space="0"/>
            </w:tcBorders>
            <w:vAlign w:val="center"/>
          </w:tcPr>
          <w:p w:rsidRPr="00F34EB6" w:rsidR="009206B7" w:rsidP="00E34F75" w:rsidRDefault="009206B7" w14:paraId="1C604272" w14:textId="77777777">
            <w:pPr>
              <w:adjustRightInd w:val="0"/>
              <w:snapToGrid w:val="0"/>
              <w:spacing w:line="240" w:lineRule="atLeast"/>
              <w:jc w:val="center"/>
              <w:rPr>
                <w:rFonts w:eastAsia="標楷體"/>
                <w:b/>
                <w:bCs/>
              </w:rPr>
            </w:pPr>
            <w:r>
              <w:rPr>
                <w:rFonts w:eastAsia="標楷體"/>
                <w:b/>
                <w:bCs/>
              </w:rPr>
              <w:t>對應活動/設施種類</w:t>
            </w:r>
          </w:p>
        </w:tc>
      </w:tr>
      <w:tr w:rsidRPr="00F34EB6" w:rsidR="00E55EE5" w:rsidTr="041464F8" w14:paraId="674EAAA9" w14:textId="77777777">
        <w:trPr>
          <w:trHeight w:val="809"/>
          <w:jc w:val="center"/>
        </w:trPr>
        <w:tc>
          <w:tcPr>
            <w:tcW w:w="1472" w:type="dxa"/>
            <w:vMerge w:val="restart"/>
            <w:tcBorders>
              <w:top w:val="single" w:color="auto" w:sz="4" w:space="0"/>
            </w:tcBorders>
            <w:vAlign w:val="center"/>
          </w:tcPr>
          <w:p w:rsidRPr="00F34EB6" w:rsidR="00E55EE5" w:rsidP="00774FDB" w:rsidRDefault="00E55EE5" w14:paraId="1D5912F5" w14:textId="77777777">
            <w:pPr>
              <w:adjustRightInd w:val="0"/>
              <w:snapToGrid w:val="0"/>
              <w:spacing w:line="240" w:lineRule="atLeast"/>
              <w:jc w:val="center"/>
              <w:rPr>
                <w:rFonts w:eastAsia="標楷體"/>
              </w:rPr>
            </w:pPr>
            <w:r>
              <w:rPr>
                <w:rFonts w:eastAsia="標楷體"/>
              </w:rPr>
              <w:t>直接溫室氣體排放與移除（第1類）</w:t>
            </w:r>
          </w:p>
        </w:tc>
        <w:tc>
          <w:tcPr>
            <w:tcW w:w="2693" w:type="dxa"/>
            <w:tcBorders>
              <w:top w:val="single" w:color="auto" w:sz="4" w:space="0"/>
            </w:tcBorders>
            <w:vAlign w:val="center"/>
          </w:tcPr>
          <w:p w:rsidRPr="00F34EB6" w:rsidR="00E55EE5" w:rsidP="00386B9F" w:rsidRDefault="00E55EE5" w14:paraId="5CDD7CCF" w14:textId="77777777">
            <w:pPr>
              <w:jc w:val="both"/>
              <w:rPr>
                <w:rFonts w:eastAsia="標楷體"/>
              </w:rPr>
            </w:pPr>
            <w:r>
              <w:rPr>
                <w:rFonts w:eastAsia="標楷體"/>
              </w:rPr>
              <w:t>電力使用、熱、蒸汽或其他化石燃料衍生能源產生之溫室氣體排放</w:t>
            </w:r>
          </w:p>
        </w:tc>
        <w:tc>
          <w:tcPr>
            <w:tcW w:w="5670" w:type="dxa"/>
            <w:tcBorders>
              <w:top w:val="single" w:color="auto" w:sz="6" w:space="0"/>
              <w:left w:val="nil"/>
              <w:bottom w:val="single" w:color="auto" w:sz="4" w:space="0"/>
              <w:right w:val="single" w:color="auto" w:sz="12" w:space="0"/>
            </w:tcBorders>
            <w:vAlign w:val="center"/>
          </w:tcPr>
          <w:p w:rsidR="00E55EE5" w:rsidP="00034E44" w:rsidRDefault="00E55EE5" w14:paraId="5D3E608F" w14:textId="77777777">
            <w:pPr>
              <w:numPr>
                <w:ilvl w:val="0"/>
                <w:numId w:val="21"/>
              </w:numPr>
              <w:adjustRightInd w:val="0"/>
              <w:snapToGrid w:val="0"/>
              <w:spacing w:before="36" w:beforeLines="10" w:after="36" w:afterLines="10" w:line="240" w:lineRule="atLeast"/>
              <w:jc w:val="both"/>
              <w:rPr>
                <w:rFonts w:eastAsia="標楷體"/>
              </w:rPr>
            </w:pPr>
            <w:r>
              <w:rPr>
                <w:rFonts w:eastAsia="標楷體"/>
              </w:rPr>
              <w:t>緊急發電機</w:t>
            </w:r>
            <w:r>
              <w:rPr>
                <w:rFonts w:hint="eastAsia" w:eastAsia="標楷體"/>
              </w:rPr>
              <w:t xml:space="preserve"> </w:t>
            </w:r>
            <w:r>
              <w:rPr>
                <w:rFonts w:eastAsia="標楷體"/>
              </w:rPr>
              <w:t>(柴油、B35</w:t>
            </w:r>
            <w:r>
              <w:rPr>
                <w:rFonts w:hint="eastAsia" w:eastAsia="標楷體"/>
              </w:rPr>
              <w:t>生質柴油)</w:t>
            </w:r>
          </w:p>
          <w:p w:rsidR="00FF4ABD" w:rsidP="00034E44" w:rsidRDefault="00FF4ABD" w14:paraId="0BFB581B" w14:textId="77777777">
            <w:pPr>
              <w:numPr>
                <w:ilvl w:val="0"/>
                <w:numId w:val="21"/>
              </w:numPr>
              <w:adjustRightInd w:val="0"/>
              <w:snapToGrid w:val="0"/>
              <w:spacing w:before="36" w:beforeLines="10" w:after="36" w:afterLines="10" w:line="240" w:lineRule="atLeast"/>
              <w:jc w:val="both"/>
              <w:rPr>
                <w:rFonts w:eastAsia="標楷體"/>
              </w:rPr>
            </w:pPr>
            <w:r>
              <w:rPr>
                <w:rFonts w:hint="eastAsia" w:eastAsia="標楷體"/>
              </w:rPr>
              <w:t>消防幫浦(</w:t>
            </w:r>
            <w:r>
              <w:rPr>
                <w:rFonts w:eastAsia="標楷體"/>
              </w:rPr>
              <w:t>汽油、柴油</w:t>
            </w:r>
            <w:r>
              <w:rPr>
                <w:rFonts w:hint="eastAsia" w:eastAsia="標楷體"/>
              </w:rPr>
              <w:t>)</w:t>
            </w:r>
          </w:p>
          <w:p w:rsidR="00781BAB" w:rsidP="00034E44" w:rsidRDefault="4641D56F" w14:paraId="05C2740B" w14:textId="1352A1F1">
            <w:pPr>
              <w:numPr>
                <w:ilvl w:val="0"/>
                <w:numId w:val="21"/>
              </w:numPr>
              <w:adjustRightInd w:val="0"/>
              <w:snapToGrid w:val="0"/>
              <w:spacing w:before="36" w:beforeLines="10" w:after="36" w:afterLines="10" w:line="240" w:lineRule="atLeast"/>
              <w:jc w:val="both"/>
              <w:rPr>
                <w:rFonts w:eastAsia="標楷體"/>
              </w:rPr>
            </w:pPr>
            <w:r>
              <w:rPr>
                <w:rFonts w:eastAsia="標楷體"/>
              </w:rPr>
              <w:t>鍋爐(柴油、廢布、木頭)</w:t>
            </w:r>
          </w:p>
          <w:p w:rsidR="00FF4ABD" w:rsidP="00034E44" w:rsidRDefault="00FF4ABD" w14:paraId="7661EFC1" w14:textId="77777777">
            <w:pPr>
              <w:numPr>
                <w:ilvl w:val="0"/>
                <w:numId w:val="21"/>
              </w:numPr>
              <w:adjustRightInd w:val="0"/>
              <w:snapToGrid w:val="0"/>
              <w:spacing w:before="36" w:beforeLines="10" w:after="36" w:afterLines="10" w:line="240" w:lineRule="atLeast"/>
              <w:jc w:val="both"/>
              <w:rPr>
                <w:rFonts w:eastAsia="標楷體"/>
              </w:rPr>
            </w:pPr>
            <w:r>
              <w:rPr>
                <w:rFonts w:hint="eastAsia" w:eastAsia="標楷體"/>
              </w:rPr>
              <w:t>割草機(汽油)</w:t>
            </w:r>
          </w:p>
          <w:p w:rsidR="00386B9F" w:rsidP="00034E44" w:rsidRDefault="00386B9F" w14:paraId="72A893ED" w14:textId="77777777">
            <w:pPr>
              <w:numPr>
                <w:ilvl w:val="0"/>
                <w:numId w:val="21"/>
              </w:numPr>
              <w:adjustRightInd w:val="0"/>
              <w:snapToGrid w:val="0"/>
              <w:spacing w:before="36" w:beforeLines="10" w:after="36" w:afterLines="10" w:line="240" w:lineRule="atLeast"/>
              <w:jc w:val="both"/>
              <w:rPr>
                <w:rFonts w:eastAsia="標楷體"/>
              </w:rPr>
            </w:pPr>
            <w:r>
              <w:rPr>
                <w:rFonts w:eastAsia="標楷體"/>
              </w:rPr>
              <w:t>公務車</w:t>
            </w:r>
            <w:r>
              <w:rPr>
                <w:rFonts w:hint="eastAsia" w:eastAsia="標楷體"/>
              </w:rPr>
              <w:t xml:space="preserve"> </w:t>
            </w:r>
            <w:r>
              <w:rPr>
                <w:rFonts w:eastAsia="標楷體"/>
              </w:rPr>
              <w:t>(汽油、柴油</w:t>
            </w:r>
            <w:r>
              <w:rPr>
                <w:rFonts w:hint="eastAsia" w:eastAsia="標楷體"/>
              </w:rPr>
              <w:t>)</w:t>
            </w:r>
          </w:p>
          <w:p w:rsidR="00386B9F" w:rsidP="00034E44" w:rsidRDefault="006A393F" w14:paraId="61AFF4B3" w14:textId="77777777">
            <w:pPr>
              <w:numPr>
                <w:ilvl w:val="0"/>
                <w:numId w:val="21"/>
              </w:numPr>
              <w:adjustRightInd w:val="0"/>
              <w:snapToGrid w:val="0"/>
              <w:spacing w:before="36" w:beforeLines="10" w:after="36" w:afterLines="10" w:line="240" w:lineRule="atLeast"/>
              <w:jc w:val="both"/>
              <w:rPr>
                <w:rFonts w:eastAsia="標楷體"/>
              </w:rPr>
            </w:pPr>
            <w:r>
              <w:rPr>
                <w:rFonts w:eastAsia="標楷體"/>
              </w:rPr>
              <w:t>廚房瓦斯爐</w:t>
            </w:r>
            <w:r>
              <w:rPr>
                <w:rFonts w:hint="eastAsia" w:eastAsia="標楷體"/>
              </w:rPr>
              <w:t xml:space="preserve"> </w:t>
            </w:r>
            <w:r>
              <w:rPr>
                <w:rFonts w:eastAsia="標楷體"/>
              </w:rPr>
              <w:t>(液態瓦斯</w:t>
            </w:r>
            <w:r>
              <w:rPr>
                <w:rFonts w:hint="eastAsia" w:eastAsia="標楷體"/>
              </w:rPr>
              <w:t>)</w:t>
            </w:r>
          </w:p>
          <w:p w:rsidR="006A393F" w:rsidP="00BE7F5D" w:rsidRDefault="006A393F" w14:paraId="289AD853" w14:textId="77777777">
            <w:pPr>
              <w:numPr>
                <w:ilvl w:val="0"/>
                <w:numId w:val="21"/>
              </w:numPr>
              <w:adjustRightInd w:val="0"/>
              <w:snapToGrid w:val="0"/>
              <w:spacing w:before="36" w:beforeLines="10" w:after="36" w:afterLines="10" w:line="240" w:lineRule="atLeast"/>
              <w:jc w:val="both"/>
              <w:rPr>
                <w:rFonts w:eastAsia="標楷體"/>
              </w:rPr>
            </w:pPr>
            <w:r>
              <w:rPr>
                <w:rFonts w:hint="eastAsia" w:eastAsia="標楷體"/>
              </w:rPr>
              <w:t xml:space="preserve">燃燒測試設備 </w:t>
            </w:r>
            <w:r>
              <w:rPr>
                <w:rFonts w:eastAsia="標楷體"/>
              </w:rPr>
              <w:t>(甲烷</w:t>
            </w:r>
            <w:r>
              <w:rPr>
                <w:rFonts w:hint="eastAsia" w:eastAsia="標楷體"/>
              </w:rPr>
              <w:t>)</w:t>
            </w:r>
          </w:p>
          <w:p w:rsidRPr="00E73180" w:rsidR="005E4529" w:rsidP="00E73180" w:rsidRDefault="00283A35" w14:paraId="7232F631" w14:textId="77777777">
            <w:pPr>
              <w:numPr>
                <w:ilvl w:val="0"/>
                <w:numId w:val="21"/>
              </w:numPr>
              <w:adjustRightInd w:val="0"/>
              <w:snapToGrid w:val="0"/>
              <w:spacing w:before="36" w:beforeLines="10" w:after="36" w:afterLines="10" w:line="240" w:lineRule="atLeast"/>
              <w:jc w:val="both"/>
              <w:rPr>
                <w:rFonts w:eastAsia="標楷體"/>
              </w:rPr>
            </w:pPr>
            <w:r>
              <w:rPr>
                <w:rFonts w:eastAsia="標楷體"/>
              </w:rPr>
              <w:t>堆高機</w:t>
            </w:r>
            <w:r>
              <w:rPr>
                <w:rFonts w:hint="eastAsia" w:eastAsia="標楷體"/>
              </w:rPr>
              <w:t xml:space="preserve"> </w:t>
            </w:r>
            <w:r>
              <w:rPr>
                <w:rFonts w:eastAsia="標楷體"/>
              </w:rPr>
              <w:t>(柴油</w:t>
            </w:r>
            <w:r>
              <w:rPr>
                <w:rFonts w:hint="eastAsia" w:eastAsia="標楷體"/>
              </w:rPr>
              <w:t>)</w:t>
            </w:r>
          </w:p>
        </w:tc>
      </w:tr>
      <w:tr w:rsidRPr="00F34EB6" w:rsidR="00E73180" w:rsidTr="041464F8" w14:paraId="17CB5451" w14:textId="77777777">
        <w:trPr>
          <w:trHeight w:val="275"/>
          <w:jc w:val="center"/>
        </w:trPr>
        <w:tc>
          <w:tcPr>
            <w:tcW w:w="1472" w:type="dxa"/>
            <w:vMerge/>
            <w:vAlign w:val="center"/>
          </w:tcPr>
          <w:p w:rsidRPr="00F34EB6" w:rsidR="00E73180" w:rsidP="00774FDB" w:rsidRDefault="00E73180" w14:paraId="23DE523C" w14:textId="77777777">
            <w:pPr>
              <w:adjustRightInd w:val="0"/>
              <w:snapToGrid w:val="0"/>
              <w:spacing w:line="240" w:lineRule="atLeast"/>
              <w:jc w:val="center"/>
              <w:rPr>
                <w:rFonts w:eastAsia="標楷體"/>
              </w:rPr>
            </w:pPr>
          </w:p>
        </w:tc>
        <w:tc>
          <w:tcPr>
            <w:tcW w:w="2693" w:type="dxa"/>
            <w:vAlign w:val="center"/>
          </w:tcPr>
          <w:p w:rsidRPr="00E73180" w:rsidR="00E73180" w:rsidP="1C1B9C47" w:rsidRDefault="34D11FB1" w14:paraId="4EE05EAB" w14:textId="77777777">
            <w:pPr>
              <w:jc w:val="both"/>
              <w:rPr>
                <w:rFonts w:eastAsia="標楷體"/>
              </w:rPr>
            </w:pPr>
            <w:r>
              <w:rPr>
                <w:rFonts w:eastAsia="標楷體"/>
              </w:rPr>
              <w:t>製程排放源</w:t>
            </w:r>
          </w:p>
        </w:tc>
        <w:tc>
          <w:tcPr>
            <w:tcW w:w="5670" w:type="dxa"/>
            <w:tcBorders>
              <w:top w:val="single" w:color="auto" w:sz="4" w:space="0"/>
              <w:left w:val="nil"/>
              <w:right w:val="single" w:color="auto" w:sz="12" w:space="0"/>
            </w:tcBorders>
            <w:vAlign w:val="center"/>
          </w:tcPr>
          <w:p w:rsidRPr="00E73180" w:rsidR="00E73180" w:rsidP="1C1B9C47" w:rsidRDefault="34D11FB1" w14:paraId="293FD02A" w14:textId="77777777">
            <w:pPr>
              <w:numPr>
                <w:ilvl w:val="0"/>
                <w:numId w:val="47"/>
              </w:numPr>
              <w:adjustRightInd w:val="0"/>
              <w:snapToGrid w:val="0"/>
              <w:spacing w:before="36" w:beforeLines="10" w:after="36" w:afterLines="10" w:line="240" w:lineRule="atLeast"/>
              <w:jc w:val="both"/>
              <w:rPr>
                <w:rFonts w:eastAsia="標楷體"/>
              </w:rPr>
            </w:pPr>
            <w:r>
              <w:rPr>
                <w:rFonts w:eastAsia="標楷體"/>
              </w:rPr>
              <w:t>焊條</w:t>
            </w:r>
          </w:p>
        </w:tc>
      </w:tr>
      <w:tr w:rsidRPr="00F34EB6" w:rsidR="005006BD" w:rsidTr="041464F8" w14:paraId="33F09198" w14:textId="77777777">
        <w:trPr>
          <w:trHeight w:val="275"/>
          <w:jc w:val="center"/>
        </w:trPr>
        <w:tc>
          <w:tcPr>
            <w:tcW w:w="1472" w:type="dxa"/>
            <w:vMerge/>
            <w:vAlign w:val="center"/>
          </w:tcPr>
          <w:p w:rsidRPr="00F34EB6" w:rsidR="005006BD" w:rsidP="00774FDB" w:rsidRDefault="005006BD" w14:paraId="52E56223" w14:textId="77777777">
            <w:pPr>
              <w:adjustRightInd w:val="0"/>
              <w:snapToGrid w:val="0"/>
              <w:spacing w:line="240" w:lineRule="atLeast"/>
              <w:jc w:val="center"/>
              <w:rPr>
                <w:rFonts w:eastAsia="標楷體"/>
              </w:rPr>
            </w:pPr>
          </w:p>
        </w:tc>
        <w:tc>
          <w:tcPr>
            <w:tcW w:w="2693" w:type="dxa"/>
            <w:vAlign w:val="center"/>
          </w:tcPr>
          <w:p w:rsidRPr="00F34EB6" w:rsidR="005006BD" w:rsidP="00386B9F" w:rsidRDefault="005006BD" w14:paraId="2F9F514C" w14:textId="77777777">
            <w:pPr>
              <w:jc w:val="both"/>
              <w:rPr>
                <w:rFonts w:eastAsia="標楷體"/>
              </w:rPr>
            </w:pPr>
            <w:r>
              <w:rPr>
                <w:rFonts w:eastAsia="標楷體"/>
              </w:rPr>
              <w:t>逸散性溫室氣體排放源</w:t>
            </w:r>
          </w:p>
        </w:tc>
        <w:tc>
          <w:tcPr>
            <w:tcW w:w="5670" w:type="dxa"/>
            <w:tcBorders>
              <w:top w:val="single" w:color="auto" w:sz="4" w:space="0"/>
              <w:left w:val="nil"/>
              <w:right w:val="single" w:color="auto" w:sz="12" w:space="0"/>
            </w:tcBorders>
            <w:vAlign w:val="center"/>
          </w:tcPr>
          <w:p w:rsidRPr="00F34EB6" w:rsidR="005006BD" w:rsidP="00774FDB" w:rsidRDefault="005006BD" w14:paraId="78A3593A" w14:textId="77777777">
            <w:pPr>
              <w:adjustRightInd w:val="0"/>
              <w:snapToGrid w:val="0"/>
              <w:spacing w:before="36" w:beforeLines="10" w:after="36" w:afterLines="10" w:line="240" w:lineRule="atLeast"/>
              <w:jc w:val="both"/>
              <w:rPr>
                <w:rFonts w:eastAsia="標楷體"/>
              </w:rPr>
            </w:pPr>
            <w:r>
              <w:rPr>
                <w:rFonts w:eastAsia="標楷體"/>
              </w:rPr>
              <w:t xml:space="preserve">1. 冷氣、冰箱、飲水機</w:t>
            </w:r>
            <w:r>
              <w:rPr>
                <w:rFonts w:hint="eastAsia" w:eastAsia="標楷體"/>
              </w:rPr>
              <w:t>、車輛、製程設備</w:t>
            </w:r>
            <w:r>
              <w:rPr>
                <w:rFonts w:eastAsia="標楷體"/>
              </w:rPr>
              <w:t>之冷媒</w:t>
            </w:r>
          </w:p>
          <w:p w:rsidR="005006BD" w:rsidP="00774FDB" w:rsidRDefault="66ED9BA8" w14:paraId="31B53038" w14:textId="588B1A3B">
            <w:pPr>
              <w:adjustRightInd w:val="0"/>
              <w:snapToGrid w:val="0"/>
              <w:spacing w:before="36" w:beforeLines="10" w:after="36" w:afterLines="10" w:line="240" w:lineRule="atLeast"/>
              <w:jc w:val="both"/>
              <w:rPr>
                <w:rFonts w:eastAsia="標楷體"/>
              </w:rPr>
            </w:pPr>
            <w:r>
              <w:rPr>
                <w:rFonts w:eastAsia="標楷體"/>
              </w:rPr>
              <w:t xml:space="preserve">2. 滅火器(CO</w:t>
            </w:r>
            <w:r>
              <w:rPr>
                <w:rFonts w:eastAsia="標楷體"/>
                <w:vertAlign w:val="subscript"/>
              </w:rPr>
              <w:t>2</w:t>
            </w:r>
            <w:r>
              <w:rPr>
                <w:rFonts w:eastAsia="標楷體"/>
              </w:rPr>
              <w:t>、HFC-227ea(FM200))</w:t>
            </w:r>
          </w:p>
          <w:p w:rsidR="005006BD" w:rsidP="00774FDB" w:rsidRDefault="005006BD" w14:paraId="65F2B945" w14:textId="77777777">
            <w:pPr>
              <w:adjustRightInd w:val="0"/>
              <w:snapToGrid w:val="0"/>
              <w:spacing w:before="36" w:beforeLines="10" w:after="36" w:afterLines="10" w:line="240" w:lineRule="atLeast"/>
              <w:jc w:val="both"/>
              <w:rPr>
                <w:rFonts w:eastAsia="標楷體"/>
              </w:rPr>
            </w:pPr>
            <w:r>
              <w:rPr>
                <w:rFonts w:hint="eastAsia" w:eastAsia="標楷體"/>
              </w:rPr>
              <w:t>3</w:t>
            </w:r>
            <w:r>
              <w:rPr>
                <w:rFonts w:eastAsia="標楷體"/>
              </w:rPr>
              <w:t xml:space="preserve">. </w:t>
            </w:r>
            <w:r>
              <w:rPr>
                <w:rFonts w:hint="eastAsia" w:eastAsia="標楷體"/>
              </w:rPr>
              <w:t>化糞池</w:t>
            </w:r>
          </w:p>
          <w:p w:rsidRPr="00F34EB6" w:rsidR="009350FA" w:rsidP="00774FDB" w:rsidRDefault="009350FA" w14:paraId="4E92DF22" w14:textId="77777777">
            <w:pPr>
              <w:adjustRightInd w:val="0"/>
              <w:snapToGrid w:val="0"/>
              <w:spacing w:before="36" w:beforeLines="10" w:after="36" w:afterLines="10" w:line="240" w:lineRule="atLeast"/>
              <w:jc w:val="both"/>
              <w:rPr>
                <w:rFonts w:eastAsia="標楷體"/>
              </w:rPr>
            </w:pPr>
            <w:r>
              <w:rPr>
                <w:rFonts w:hint="eastAsia" w:eastAsia="標楷體"/>
              </w:rPr>
              <w:t>4</w:t>
            </w:r>
            <w:r>
              <w:rPr>
                <w:rFonts w:eastAsia="標楷體"/>
              </w:rPr>
              <w:t>.</w:t>
            </w:r>
            <w:r>
              <w:rPr>
                <w:rFonts w:hint="eastAsia" w:eastAsia="標楷體"/>
              </w:rPr>
              <w:t xml:space="preserve"> 高壓電斷路器</w:t>
            </w:r>
          </w:p>
        </w:tc>
      </w:tr>
      <w:tr w:rsidRPr="00F34EB6" w:rsidR="003E15A2" w:rsidTr="041464F8" w14:paraId="538F5FAC" w14:textId="77777777">
        <w:trPr>
          <w:trHeight w:val="431"/>
          <w:jc w:val="center"/>
        </w:trPr>
        <w:tc>
          <w:tcPr>
            <w:tcW w:w="1472" w:type="dxa"/>
            <w:vAlign w:val="center"/>
          </w:tcPr>
          <w:p w:rsidRPr="00F34EB6" w:rsidR="003E15A2" w:rsidP="00E34F75" w:rsidRDefault="003E15A2" w14:paraId="450452FC" w14:textId="77777777">
            <w:pPr>
              <w:adjustRightInd w:val="0"/>
              <w:snapToGrid w:val="0"/>
              <w:spacing w:line="240" w:lineRule="atLeast"/>
              <w:jc w:val="center"/>
              <w:rPr>
                <w:rFonts w:eastAsia="標楷體"/>
              </w:rPr>
            </w:pPr>
            <w:r>
              <w:rPr>
                <w:rFonts w:eastAsia="標楷體"/>
              </w:rPr>
              <w:t>輸入能源之間接溫室氣體排放</w:t>
            </w:r>
          </w:p>
          <w:p w:rsidRPr="00F34EB6" w:rsidR="003E15A2" w:rsidP="00E34F75" w:rsidRDefault="003E15A2" w14:paraId="154A78FA" w14:textId="77777777">
            <w:pPr>
              <w:adjustRightInd w:val="0"/>
              <w:snapToGrid w:val="0"/>
              <w:spacing w:line="240" w:lineRule="atLeast"/>
              <w:jc w:val="center"/>
              <w:rPr>
                <w:rFonts w:eastAsia="標楷體"/>
              </w:rPr>
            </w:pPr>
            <w:r>
              <w:rPr>
                <w:rFonts w:eastAsia="標楷體"/>
              </w:rPr>
              <w:t>（第2類</w:t>
            </w:r>
            <w:r>
              <w:rPr>
                <w:rFonts w:eastAsia="標楷體"/>
                <w:spacing w:val="20"/>
                <w:lang w:val="zh-CN"/>
              </w:rPr>
              <w:t>）</w:t>
            </w:r>
          </w:p>
        </w:tc>
        <w:tc>
          <w:tcPr>
            <w:tcW w:w="2693" w:type="dxa"/>
            <w:vAlign w:val="center"/>
          </w:tcPr>
          <w:p w:rsidRPr="00F34EB6" w:rsidR="003E15A2" w:rsidP="00D37EFA" w:rsidRDefault="003E15A2" w14:paraId="0963C171" w14:textId="77777777">
            <w:pPr>
              <w:adjustRightInd w:val="0"/>
              <w:snapToGrid w:val="0"/>
              <w:spacing w:line="240" w:lineRule="atLeast"/>
              <w:jc w:val="both"/>
              <w:rPr>
                <w:rFonts w:eastAsia="標楷體"/>
              </w:rPr>
            </w:pPr>
            <w:r>
              <w:rPr>
                <w:rFonts w:eastAsia="標楷體"/>
              </w:rPr>
              <w:t>來自於外購的電力、熱、蒸汽或其它化石燃料衍生能源所產生之溫室氣體排放</w:t>
            </w:r>
          </w:p>
        </w:tc>
        <w:tc>
          <w:tcPr>
            <w:tcW w:w="5670" w:type="dxa"/>
            <w:tcBorders>
              <w:top w:val="single" w:color="auto" w:sz="6" w:space="0"/>
            </w:tcBorders>
            <w:vAlign w:val="center"/>
          </w:tcPr>
          <w:p w:rsidR="003E15A2" w:rsidP="0020266B" w:rsidRDefault="003E15A2" w14:paraId="164F92A5" w14:textId="77777777">
            <w:pPr>
              <w:numPr>
                <w:ilvl w:val="0"/>
                <w:numId w:val="37"/>
              </w:numPr>
              <w:adjustRightInd w:val="0"/>
              <w:snapToGrid w:val="0"/>
              <w:spacing w:before="36" w:beforeLines="10" w:after="36" w:afterLines="10" w:line="240" w:lineRule="atLeast"/>
              <w:jc w:val="both"/>
              <w:rPr>
                <w:rFonts w:eastAsia="標楷體"/>
              </w:rPr>
            </w:pPr>
            <w:r>
              <w:rPr>
                <w:rFonts w:eastAsia="標楷體"/>
              </w:rPr>
              <w:t>使用電力之機械設備【包括：製程設備、馬達、空調</w:t>
            </w:r>
            <w:r>
              <w:rPr>
                <w:rFonts w:hint="eastAsia" w:eastAsia="標楷體"/>
              </w:rPr>
              <w:t>/除濕</w:t>
            </w:r>
            <w:r>
              <w:rPr>
                <w:rFonts w:eastAsia="標楷體"/>
              </w:rPr>
              <w:t>、照明、儀器、消防泵浦、供水泵浦、生活家電】</w:t>
            </w:r>
          </w:p>
          <w:p w:rsidRPr="00086466" w:rsidR="0020266B" w:rsidP="0020266B" w:rsidRDefault="0020266B" w14:paraId="40EF3B07" w14:textId="77777777">
            <w:pPr>
              <w:numPr>
                <w:ilvl w:val="0"/>
                <w:numId w:val="37"/>
              </w:numPr>
              <w:adjustRightInd w:val="0"/>
              <w:snapToGrid w:val="0"/>
              <w:spacing w:before="36" w:beforeLines="10" w:after="36" w:afterLines="10" w:line="240" w:lineRule="atLeast"/>
              <w:jc w:val="both"/>
              <w:rPr>
                <w:rFonts w:eastAsia="標楷體"/>
              </w:rPr>
            </w:pPr>
            <w:r>
              <w:rPr>
                <w:rFonts w:hint="eastAsia" w:eastAsia="標楷體"/>
              </w:rPr>
              <w:t>太陽能設備</w:t>
            </w:r>
          </w:p>
        </w:tc>
      </w:tr>
      <w:tr w:rsidRPr="00F34EB6" w:rsidR="00D37EFA" w:rsidTr="041464F8" w14:paraId="5E4AFDF7" w14:textId="77777777">
        <w:trPr>
          <w:trHeight w:val="763"/>
          <w:jc w:val="center"/>
        </w:trPr>
        <w:tc>
          <w:tcPr>
            <w:tcW w:w="1472" w:type="dxa"/>
            <w:vMerge w:val="restart"/>
            <w:vAlign w:val="center"/>
          </w:tcPr>
          <w:p w:rsidRPr="00F34EB6" w:rsidR="00D37EFA" w:rsidP="000076C5" w:rsidRDefault="00D37EFA" w14:paraId="0F67C13B" w14:textId="77777777">
            <w:pPr>
              <w:adjustRightInd w:val="0"/>
              <w:snapToGrid w:val="0"/>
              <w:spacing w:line="240" w:lineRule="atLeast"/>
              <w:jc w:val="center"/>
              <w:rPr>
                <w:rFonts w:eastAsia="標楷體"/>
              </w:rPr>
            </w:pPr>
            <w:r>
              <w:rPr>
                <w:rFonts w:eastAsia="標楷體"/>
              </w:rPr>
              <w:t>運輸造成之溫室氣體排放（第3類</w:t>
            </w:r>
            <w:r>
              <w:rPr>
                <w:rFonts w:eastAsia="標楷體"/>
                <w:spacing w:val="20"/>
                <w:lang w:val="zh-CN"/>
              </w:rPr>
              <w:t>）</w:t>
            </w:r>
          </w:p>
        </w:tc>
        <w:tc>
          <w:tcPr>
            <w:tcW w:w="2693" w:type="dxa"/>
            <w:vAlign w:val="center"/>
          </w:tcPr>
          <w:p w:rsidRPr="007D571D" w:rsidR="00D37EFA" w:rsidP="00D37EFA" w:rsidRDefault="00D37EFA" w14:paraId="05717C33" w14:textId="77777777">
            <w:pPr>
              <w:adjustRightInd w:val="0"/>
              <w:snapToGrid w:val="0"/>
              <w:spacing w:line="240" w:lineRule="atLeast"/>
              <w:jc w:val="both"/>
              <w:rPr>
                <w:rFonts w:eastAsia="標楷體"/>
              </w:rPr>
            </w:pPr>
            <w:r>
              <w:rPr>
                <w:rFonts w:hint="eastAsia" w:eastAsia="標楷體"/>
              </w:rPr>
              <w:t>(</w:t>
            </w:r>
            <w:r>
              <w:rPr>
                <w:rFonts w:eastAsia="標楷體"/>
              </w:rPr>
              <w:t>3-1</w:t>
            </w:r>
            <w:r>
              <w:rPr>
                <w:rFonts w:hint="eastAsia" w:eastAsia="標楷體"/>
              </w:rPr>
              <w:t>)</w:t>
            </w:r>
            <w:r>
              <w:rPr>
                <w:rFonts w:hint="eastAsia"/>
              </w:rPr>
              <w:t xml:space="preserve"> </w:t>
            </w:r>
            <w:r>
              <w:rPr>
                <w:rFonts w:hint="eastAsia" w:eastAsia="標楷體"/>
              </w:rPr>
              <w:t>上游運輸及配送產生的排放量</w:t>
            </w:r>
          </w:p>
        </w:tc>
        <w:tc>
          <w:tcPr>
            <w:tcW w:w="5670" w:type="dxa"/>
            <w:vAlign w:val="center"/>
          </w:tcPr>
          <w:p w:rsidRPr="008B0F56" w:rsidR="008B0F56" w:rsidP="008B0F56" w:rsidRDefault="008B0F56" w14:paraId="3E9507AD" w14:textId="77777777">
            <w:pPr>
              <w:adjustRightInd w:val="0"/>
              <w:snapToGrid w:val="0"/>
              <w:spacing w:before="36" w:beforeLines="10" w:after="36" w:afterLines="10"/>
              <w:jc w:val="both"/>
              <w:rPr>
                <w:rFonts w:eastAsia="標楷體"/>
                <w:szCs w:val="20"/>
              </w:rPr>
            </w:pPr>
            <w:r>
              <w:rPr>
                <w:rFonts w:hint="eastAsia" w:eastAsia="標楷體"/>
                <w:szCs w:val="20"/>
              </w:rPr>
              <w:t>‧</w:t>
              <w:tab/>
              <w:t>樣布運輸（</w:t>
              <w:tab/>
              <w:t>3.5-7.5噸卡車）</w:t>
            </w:r>
          </w:p>
          <w:p w:rsidRPr="007D571D" w:rsidR="004C06C8" w:rsidP="008B0F56" w:rsidRDefault="008B0F56" w14:paraId="333CA83E" w14:textId="77777777">
            <w:pPr>
              <w:adjustRightInd w:val="0"/>
              <w:snapToGrid w:val="0"/>
              <w:spacing w:before="36" w:beforeLines="10" w:after="36" w:afterLines="10"/>
              <w:jc w:val="both"/>
              <w:rPr>
                <w:rFonts w:eastAsia="標楷體"/>
                <w:szCs w:val="20"/>
              </w:rPr>
            </w:pPr>
            <w:r>
              <w:rPr>
                <w:rFonts w:hint="eastAsia" w:eastAsia="標楷體"/>
                <w:szCs w:val="20"/>
              </w:rPr>
              <w:t>‧</w:t>
              <w:tab/>
              <w:t xml:space="preserve">主副料運輸 (貨車/卡車/貨櫃車/飛機/船)</w:t>
            </w:r>
          </w:p>
        </w:tc>
      </w:tr>
      <w:tr w:rsidRPr="00F34EB6" w:rsidR="00D37EFA" w:rsidTr="041464F8" w14:paraId="7C52A535" w14:textId="77777777">
        <w:trPr>
          <w:trHeight w:val="521"/>
          <w:jc w:val="center"/>
        </w:trPr>
        <w:tc>
          <w:tcPr>
            <w:tcW w:w="1472" w:type="dxa"/>
            <w:vMerge/>
            <w:vAlign w:val="center"/>
          </w:tcPr>
          <w:p w:rsidRPr="00F34EB6" w:rsidR="00D37EFA" w:rsidP="000076C5" w:rsidRDefault="00D37EFA" w14:paraId="07547A01" w14:textId="77777777">
            <w:pPr>
              <w:adjustRightInd w:val="0"/>
              <w:snapToGrid w:val="0"/>
              <w:spacing w:line="240" w:lineRule="atLeast"/>
              <w:jc w:val="center"/>
              <w:rPr>
                <w:rFonts w:eastAsia="標楷體"/>
              </w:rPr>
            </w:pPr>
            <w:bookmarkStart w:name="_Hlk104898498" w:id="44"/>
          </w:p>
        </w:tc>
        <w:tc>
          <w:tcPr>
            <w:tcW w:w="2693" w:type="dxa"/>
            <w:vAlign w:val="center"/>
          </w:tcPr>
          <w:p w:rsidRPr="00086466" w:rsidR="00D37EFA" w:rsidP="00D37EFA" w:rsidRDefault="00D37EFA" w14:paraId="0D4DEFD3" w14:textId="77777777">
            <w:pPr>
              <w:adjustRightInd w:val="0"/>
              <w:snapToGrid w:val="0"/>
              <w:spacing w:line="240" w:lineRule="atLeast"/>
              <w:jc w:val="both"/>
              <w:rPr>
                <w:rFonts w:eastAsia="標楷體"/>
              </w:rPr>
            </w:pPr>
            <w:r>
              <w:rPr>
                <w:rFonts w:hint="eastAsia" w:eastAsia="標楷體"/>
              </w:rPr>
              <w:t>(</w:t>
            </w:r>
            <w:r>
              <w:rPr>
                <w:rFonts w:eastAsia="標楷體"/>
              </w:rPr>
              <w:t>3-2)</w:t>
            </w:r>
            <w:r>
              <w:rPr>
                <w:rFonts w:hint="eastAsia" w:eastAsia="標楷體"/>
              </w:rPr>
              <w:t>下游運輸及配送產生的排放量</w:t>
            </w:r>
          </w:p>
        </w:tc>
        <w:tc>
          <w:tcPr>
            <w:tcW w:w="5670" w:type="dxa"/>
            <w:vAlign w:val="center"/>
          </w:tcPr>
          <w:p w:rsidRPr="00086466" w:rsidR="0089307C" w:rsidP="00034E44" w:rsidRDefault="0089307C" w14:paraId="642EB35C" w14:textId="77777777">
            <w:pPr>
              <w:numPr>
                <w:ilvl w:val="0"/>
                <w:numId w:val="25"/>
              </w:numPr>
              <w:adjustRightInd w:val="0"/>
              <w:snapToGrid w:val="0"/>
              <w:spacing w:before="36" w:beforeLines="10" w:after="36" w:afterLines="10"/>
              <w:ind w:left="33" w:firstLine="0"/>
              <w:jc w:val="both"/>
              <w:rPr>
                <w:rFonts w:eastAsia="標楷體"/>
                <w:szCs w:val="20"/>
              </w:rPr>
            </w:pPr>
            <w:r>
              <w:rPr>
                <w:rFonts w:hint="eastAsia" w:eastAsia="標楷體"/>
                <w:szCs w:val="20"/>
              </w:rPr>
              <w:t>0.6、3.5-7.5噸貨車配送</w:t>
            </w:r>
          </w:p>
          <w:p w:rsidRPr="00086466" w:rsidR="008F3B36" w:rsidP="00034E44" w:rsidRDefault="008F3B36" w14:paraId="1EAF3EC2" w14:textId="77777777">
            <w:pPr>
              <w:numPr>
                <w:ilvl w:val="0"/>
                <w:numId w:val="25"/>
              </w:numPr>
              <w:adjustRightInd w:val="0"/>
              <w:snapToGrid w:val="0"/>
              <w:spacing w:before="36" w:beforeLines="10" w:after="36" w:afterLines="10"/>
              <w:ind w:left="33" w:firstLine="0"/>
              <w:jc w:val="both"/>
              <w:rPr>
                <w:rFonts w:eastAsia="標楷體"/>
                <w:szCs w:val="20"/>
              </w:rPr>
            </w:pPr>
            <w:r>
              <w:rPr>
                <w:rFonts w:eastAsia="標楷體"/>
                <w:szCs w:val="20"/>
              </w:rPr>
              <w:t>成品運輸</w:t>
            </w:r>
            <w:r>
              <w:rPr>
                <w:rFonts w:hint="eastAsia" w:eastAsia="標楷體"/>
                <w:szCs w:val="20"/>
              </w:rPr>
              <w:t xml:space="preserve"> </w:t>
            </w:r>
            <w:r>
              <w:rPr>
                <w:rFonts w:eastAsia="標楷體"/>
                <w:szCs w:val="20"/>
              </w:rPr>
              <w:t>(貨櫃車</w:t>
            </w:r>
            <w:r>
              <w:rPr>
                <w:rFonts w:hint="eastAsia" w:eastAsia="標楷體"/>
                <w:szCs w:val="20"/>
              </w:rPr>
              <w:t>)</w:t>
            </w:r>
          </w:p>
          <w:p w:rsidRPr="00086466" w:rsidR="00026CB5" w:rsidP="00034E44" w:rsidRDefault="00026CB5" w14:paraId="49A36394" w14:textId="77777777">
            <w:pPr>
              <w:numPr>
                <w:ilvl w:val="0"/>
                <w:numId w:val="25"/>
              </w:numPr>
              <w:adjustRightInd w:val="0"/>
              <w:snapToGrid w:val="0"/>
              <w:spacing w:before="36" w:beforeLines="10" w:after="36" w:afterLines="10"/>
              <w:ind w:left="33" w:firstLine="0"/>
              <w:jc w:val="both"/>
              <w:rPr>
                <w:rFonts w:eastAsia="標楷體"/>
                <w:szCs w:val="20"/>
              </w:rPr>
            </w:pPr>
            <w:r>
              <w:rPr>
                <w:rFonts w:hint="eastAsia" w:eastAsia="標楷體"/>
                <w:spacing w:val="20"/>
              </w:rPr>
              <w:t>垃圾清運</w:t>
            </w:r>
          </w:p>
        </w:tc>
      </w:tr>
      <w:bookmarkEnd w:id="44"/>
      <w:tr w:rsidRPr="00F34EB6" w:rsidR="00D37EFA" w:rsidTr="041464F8" w14:paraId="4D22374F" w14:textId="77777777">
        <w:trPr>
          <w:trHeight w:val="521"/>
          <w:jc w:val="center"/>
        </w:trPr>
        <w:tc>
          <w:tcPr>
            <w:tcW w:w="1472" w:type="dxa"/>
            <w:vMerge/>
            <w:vAlign w:val="center"/>
          </w:tcPr>
          <w:p w:rsidRPr="00F34EB6" w:rsidR="00D37EFA" w:rsidP="000076C5" w:rsidRDefault="00D37EFA" w14:paraId="5043CB0F" w14:textId="77777777">
            <w:pPr>
              <w:adjustRightInd w:val="0"/>
              <w:snapToGrid w:val="0"/>
              <w:spacing w:line="240" w:lineRule="atLeast"/>
              <w:jc w:val="center"/>
              <w:rPr>
                <w:rFonts w:eastAsia="標楷體"/>
              </w:rPr>
            </w:pPr>
          </w:p>
        </w:tc>
        <w:tc>
          <w:tcPr>
            <w:tcW w:w="2693" w:type="dxa"/>
            <w:vAlign w:val="center"/>
          </w:tcPr>
          <w:p w:rsidRPr="00F34EB6" w:rsidR="00D37EFA" w:rsidP="00D37EFA" w:rsidRDefault="00D37EFA" w14:paraId="0835C47D" w14:textId="77777777">
            <w:pPr>
              <w:adjustRightInd w:val="0"/>
              <w:snapToGrid w:val="0"/>
              <w:spacing w:line="240" w:lineRule="atLeast"/>
              <w:jc w:val="both"/>
              <w:rPr>
                <w:rFonts w:eastAsia="標楷體"/>
              </w:rPr>
            </w:pPr>
            <w:r>
              <w:rPr>
                <w:rFonts w:hint="eastAsia" w:eastAsia="標楷體"/>
              </w:rPr>
              <w:t>(</w:t>
            </w:r>
            <w:r>
              <w:rPr>
                <w:rFonts w:eastAsia="標楷體"/>
              </w:rPr>
              <w:t>3-3)</w:t>
            </w:r>
            <w:r>
              <w:rPr>
                <w:rFonts w:hint="eastAsia"/>
              </w:rPr>
              <w:t xml:space="preserve"> </w:t>
            </w:r>
            <w:r>
              <w:rPr>
                <w:rFonts w:hint="eastAsia" w:eastAsia="標楷體"/>
              </w:rPr>
              <w:t>員工通勤產生的排放量</w:t>
            </w:r>
          </w:p>
        </w:tc>
        <w:tc>
          <w:tcPr>
            <w:tcW w:w="5670" w:type="dxa"/>
            <w:vAlign w:val="center"/>
          </w:tcPr>
          <w:p w:rsidRPr="00DA10EF" w:rsidR="00D37EFA" w:rsidP="7B3F8B99" w:rsidRDefault="0DBF8341" w14:paraId="600957E5" w14:textId="4FF04C73">
            <w:pPr>
              <w:adjustRightInd w:val="0"/>
              <w:snapToGrid w:val="0"/>
              <w:spacing w:before="36" w:beforeLines="10" w:after="36" w:afterLines="10"/>
              <w:jc w:val="both"/>
              <w:rPr>
                <w:rFonts w:eastAsia="標楷體"/>
              </w:rPr>
            </w:pPr>
            <w:r>
              <w:rPr>
                <w:rFonts w:eastAsia="標楷體"/>
              </w:rPr>
              <w:t>公車/客運、台鐵、小客車/電動汽車、自用機車/電動機車、步行/腳踏車、計程車、高鐵、捷運</w:t>
            </w:r>
          </w:p>
        </w:tc>
      </w:tr>
      <w:tr w:rsidRPr="00F34EB6" w:rsidR="00D37EFA" w:rsidTr="041464F8" w14:paraId="38CC3EE1" w14:textId="77777777">
        <w:trPr>
          <w:trHeight w:val="685"/>
          <w:jc w:val="center"/>
        </w:trPr>
        <w:tc>
          <w:tcPr>
            <w:tcW w:w="1472" w:type="dxa"/>
            <w:vMerge/>
            <w:vAlign w:val="center"/>
          </w:tcPr>
          <w:p w:rsidRPr="00F34EB6" w:rsidR="00D37EFA" w:rsidP="000076C5" w:rsidRDefault="00D37EFA" w14:paraId="07459315" w14:textId="77777777">
            <w:pPr>
              <w:adjustRightInd w:val="0"/>
              <w:snapToGrid w:val="0"/>
              <w:spacing w:line="240" w:lineRule="atLeast"/>
              <w:jc w:val="center"/>
              <w:rPr>
                <w:rFonts w:eastAsia="標楷體"/>
              </w:rPr>
            </w:pPr>
          </w:p>
        </w:tc>
        <w:tc>
          <w:tcPr>
            <w:tcW w:w="2693" w:type="dxa"/>
            <w:vAlign w:val="center"/>
          </w:tcPr>
          <w:p w:rsidRPr="00F34EB6" w:rsidR="00D37EFA" w:rsidP="00D37EFA" w:rsidRDefault="00D37EFA" w14:paraId="022530FA" w14:textId="77777777">
            <w:pPr>
              <w:adjustRightInd w:val="0"/>
              <w:snapToGrid w:val="0"/>
              <w:spacing w:line="240" w:lineRule="atLeast"/>
              <w:jc w:val="both"/>
              <w:rPr>
                <w:rFonts w:eastAsia="標楷體"/>
              </w:rPr>
            </w:pPr>
            <w:r>
              <w:rPr>
                <w:rFonts w:hint="eastAsia" w:eastAsia="標楷體"/>
              </w:rPr>
              <w:t>(</w:t>
            </w:r>
            <w:r>
              <w:rPr>
                <w:rFonts w:eastAsia="標楷體"/>
              </w:rPr>
              <w:t>3-5)</w:t>
            </w:r>
            <w:r>
              <w:rPr>
                <w:rFonts w:hint="eastAsia"/>
              </w:rPr>
              <w:t xml:space="preserve"> </w:t>
            </w:r>
            <w:bookmarkStart w:name="_Hlk104897754" w:id="45"/>
            <w:r>
              <w:rPr>
                <w:rFonts w:hint="eastAsia" w:eastAsia="標楷體"/>
              </w:rPr>
              <w:t>商務旅行產生的排放量</w:t>
            </w:r>
            <w:bookmarkEnd w:id="45"/>
          </w:p>
        </w:tc>
        <w:tc>
          <w:tcPr>
            <w:tcW w:w="5670" w:type="dxa"/>
            <w:vAlign w:val="center"/>
          </w:tcPr>
          <w:p w:rsidRPr="00DA10EF" w:rsidR="00D37EFA" w:rsidP="7B3F8B99" w:rsidRDefault="49F63AB7" w14:paraId="6B378330" w14:textId="76671CE8">
            <w:pPr>
              <w:numPr>
                <w:ilvl w:val="0"/>
                <w:numId w:val="25"/>
              </w:numPr>
              <w:adjustRightInd w:val="0"/>
              <w:snapToGrid w:val="0"/>
              <w:spacing w:before="36" w:beforeLines="10" w:after="36" w:afterLines="10"/>
              <w:ind w:left="33" w:firstLine="0"/>
              <w:jc w:val="both"/>
              <w:rPr>
                <w:rFonts w:eastAsia="標楷體"/>
              </w:rPr>
            </w:pPr>
            <w:r>
              <w:rPr>
                <w:rFonts w:eastAsia="標楷體"/>
              </w:rPr>
              <w:t>高鐵、飛機</w:t>
            </w:r>
          </w:p>
        </w:tc>
      </w:tr>
      <w:tr w:rsidRPr="00F34EB6" w:rsidR="00F34EB6" w:rsidTr="041464F8" w14:paraId="6EA111C5" w14:textId="77777777">
        <w:trPr>
          <w:trHeight w:val="521"/>
          <w:jc w:val="center"/>
        </w:trPr>
        <w:tc>
          <w:tcPr>
            <w:tcW w:w="1472" w:type="dxa"/>
            <w:vMerge w:val="restart"/>
            <w:vAlign w:val="center"/>
          </w:tcPr>
          <w:p w:rsidRPr="00F34EB6" w:rsidR="000076C5" w:rsidP="041464F8" w:rsidRDefault="000076C5" w14:paraId="2364E846" w14:textId="58BE0A56">
            <w:pPr>
              <w:adjustRightInd w:val="0"/>
              <w:snapToGrid w:val="0"/>
              <w:spacing w:line="240" w:lineRule="atLeast"/>
              <w:jc w:val="center"/>
              <w:rPr>
                <w:rFonts w:eastAsia="標楷體"/>
                <w:lang w:val="zh-CN"/>
              </w:rPr>
            </w:pPr>
          </w:p>
        </w:tc>
        <w:tc>
          <w:tcPr>
            <w:tcW w:w="2693" w:type="dxa"/>
            <w:vAlign w:val="center"/>
          </w:tcPr>
          <w:p w:rsidRPr="00F34EB6" w:rsidR="000076C5" w:rsidP="00D37EFA" w:rsidRDefault="000076C5" w14:paraId="5F2D35EB" w14:textId="77777777">
            <w:pPr>
              <w:adjustRightInd w:val="0"/>
              <w:snapToGrid w:val="0"/>
              <w:spacing w:line="240" w:lineRule="atLeast"/>
              <w:jc w:val="both"/>
              <w:rPr>
                <w:rFonts w:eastAsia="標楷體"/>
              </w:rPr>
            </w:pPr>
            <w:r>
              <w:rPr>
                <w:rFonts w:eastAsia="標楷體"/>
              </w:rPr>
              <w:t>(4-1)</w:t>
            </w:r>
            <w:bookmarkStart w:name="_Hlk104897804" w:id="46"/>
            <w:r>
              <w:rPr>
                <w:rFonts w:eastAsia="標楷體"/>
              </w:rPr>
              <w:t>採購商品與服務</w:t>
            </w:r>
            <w:r>
              <w:rPr>
                <w:rFonts w:eastAsia="標楷體"/>
                <w:spacing w:val="20"/>
              </w:rPr>
              <w:t>（</w:t>
            </w:r>
            <w:r>
              <w:rPr>
                <w:rFonts w:eastAsia="標楷體"/>
              </w:rPr>
              <w:t>能資源</w:t>
            </w:r>
            <w:r>
              <w:rPr>
                <w:rFonts w:eastAsia="標楷體"/>
                <w:spacing w:val="20"/>
              </w:rPr>
              <w:t>）</w:t>
            </w:r>
            <w:bookmarkEnd w:id="46"/>
          </w:p>
        </w:tc>
        <w:tc>
          <w:tcPr>
            <w:tcW w:w="5670" w:type="dxa"/>
            <w:vAlign w:val="center"/>
          </w:tcPr>
          <w:p w:rsidR="004C06C8" w:rsidP="7B3F8B99" w:rsidRDefault="5C0EC6E1" w14:paraId="39929344" w14:textId="54F32916">
            <w:pPr>
              <w:numPr>
                <w:ilvl w:val="0"/>
                <w:numId w:val="25"/>
              </w:numPr>
              <w:adjustRightInd w:val="0"/>
              <w:snapToGrid w:val="0"/>
              <w:spacing w:before="36" w:beforeLines="10" w:after="36" w:afterLines="10"/>
              <w:ind w:left="33" w:firstLine="0"/>
              <w:jc w:val="both"/>
              <w:rPr>
                <w:rFonts w:eastAsia="標楷體"/>
              </w:rPr>
            </w:pPr>
            <w:r>
              <w:rPr>
                <w:rFonts w:eastAsia="標楷體"/>
              </w:rPr>
              <w:t>實驗室、總務耗材資訊、自來水</w:t>
            </w:r>
          </w:p>
          <w:p w:rsidR="004C06C8" w:rsidP="7B3F8B99" w:rsidRDefault="09AAF037" w14:paraId="1F465DF5" w14:textId="77777777">
            <w:pPr>
              <w:numPr>
                <w:ilvl w:val="0"/>
                <w:numId w:val="25"/>
              </w:numPr>
              <w:adjustRightInd w:val="0"/>
              <w:snapToGrid w:val="0"/>
              <w:spacing w:before="36" w:beforeLines="10" w:after="36" w:afterLines="10"/>
              <w:ind w:left="33" w:firstLine="0"/>
              <w:jc w:val="both"/>
              <w:rPr>
                <w:rFonts w:eastAsia="標楷體"/>
              </w:rPr>
            </w:pPr>
            <w:r>
              <w:rPr>
                <w:rFonts w:eastAsia="標楷體"/>
              </w:rPr>
              <w:t>能資源相關上游活動排放</w:t>
            </w:r>
            <w:r>
              <w:rPr>
                <w:rFonts w:eastAsia="標楷體"/>
                <w:spacing w:val="20"/>
              </w:rPr>
              <w:t>（</w:t>
            </w:r>
            <w:r>
              <w:rPr>
                <w:rFonts w:eastAsia="標楷體"/>
              </w:rPr>
              <w:t>電力）</w:t>
            </w:r>
          </w:p>
          <w:p w:rsidR="004C06C8" w:rsidP="7B3F8B99" w:rsidRDefault="28D00F91" w14:paraId="72AC0379" w14:textId="2B75D831">
            <w:pPr>
              <w:numPr>
                <w:ilvl w:val="0"/>
                <w:numId w:val="25"/>
              </w:numPr>
              <w:adjustRightInd w:val="0"/>
              <w:snapToGrid w:val="0"/>
              <w:spacing w:before="36" w:beforeLines="10" w:after="36" w:afterLines="10"/>
              <w:ind w:left="33" w:firstLine="0"/>
              <w:jc w:val="both"/>
              <w:rPr>
                <w:rFonts w:eastAsia="標楷體"/>
              </w:rPr>
            </w:pPr>
            <w:r>
              <w:rPr>
                <w:rFonts w:eastAsia="標楷體"/>
              </w:rPr>
              <w:t>生產成衣原物料</w:t>
            </w:r>
            <w:r>
              <w:rPr>
                <w:rFonts w:ascii="標楷體" w:hAnsi="標楷體" w:eastAsia="標楷體"/>
              </w:rPr>
              <w:t>(線、布匹、包裝袋、紙箱)</w:t>
            </w:r>
          </w:p>
        </w:tc>
      </w:tr>
      <w:tr w:rsidRPr="00F34EB6" w:rsidR="00F34EB6" w:rsidTr="041464F8" w14:paraId="5E3C66D2" w14:textId="77777777">
        <w:trPr>
          <w:trHeight w:val="964"/>
          <w:jc w:val="center"/>
        </w:trPr>
        <w:tc>
          <w:tcPr>
            <w:tcW w:w="1472" w:type="dxa"/>
            <w:vMerge/>
            <w:vAlign w:val="center"/>
          </w:tcPr>
          <w:p w:rsidRPr="00F34EB6" w:rsidR="000076C5" w:rsidP="000076C5" w:rsidRDefault="000076C5" w14:paraId="6537F28F" w14:textId="77777777">
            <w:pPr>
              <w:adjustRightInd w:val="0"/>
              <w:snapToGrid w:val="0"/>
              <w:spacing w:line="240" w:lineRule="atLeast"/>
              <w:jc w:val="center"/>
              <w:rPr>
                <w:rFonts w:eastAsia="標楷體"/>
              </w:rPr>
            </w:pPr>
          </w:p>
        </w:tc>
        <w:tc>
          <w:tcPr>
            <w:tcW w:w="2693" w:type="dxa"/>
            <w:vAlign w:val="center"/>
          </w:tcPr>
          <w:p w:rsidRPr="00F34EB6" w:rsidR="000076C5" w:rsidP="00D37EFA" w:rsidRDefault="000076C5" w14:paraId="6EEA196E" w14:textId="77777777">
            <w:pPr>
              <w:adjustRightInd w:val="0"/>
              <w:snapToGrid w:val="0"/>
              <w:spacing w:line="240" w:lineRule="atLeast"/>
              <w:jc w:val="both"/>
              <w:rPr>
                <w:rFonts w:eastAsia="標楷體"/>
              </w:rPr>
            </w:pPr>
            <w:r>
              <w:rPr>
                <w:rFonts w:eastAsia="標楷體"/>
              </w:rPr>
              <w:t xml:space="preserve">(4-3) 營運產生之廢棄物</w:t>
            </w:r>
          </w:p>
        </w:tc>
        <w:tc>
          <w:tcPr>
            <w:tcW w:w="5670" w:type="dxa"/>
            <w:vAlign w:val="center"/>
          </w:tcPr>
          <w:p w:rsidRPr="00DA10EF" w:rsidR="000076C5" w:rsidP="00034E44" w:rsidRDefault="00DA10EF" w14:paraId="02BFD99C" w14:textId="77777777">
            <w:pPr>
              <w:numPr>
                <w:ilvl w:val="0"/>
                <w:numId w:val="27"/>
              </w:numPr>
              <w:adjustRightInd w:val="0"/>
              <w:snapToGrid w:val="0"/>
              <w:spacing w:before="36" w:beforeLines="10" w:after="36" w:afterLines="10"/>
              <w:jc w:val="both"/>
              <w:rPr>
                <w:rFonts w:eastAsia="標楷體"/>
                <w:szCs w:val="20"/>
              </w:rPr>
            </w:pPr>
            <w:r>
              <w:rPr>
                <w:rFonts w:hint="eastAsia" w:eastAsia="標楷體"/>
                <w:szCs w:val="20"/>
              </w:rPr>
              <w:t>生活垃圾及其他廢棄物廢棄處理</w:t>
            </w:r>
          </w:p>
          <w:p w:rsidRPr="004C06C8" w:rsidR="009E5425" w:rsidP="004C06C8" w:rsidRDefault="00DA10EF" w14:paraId="748CC0DD" w14:textId="77777777">
            <w:pPr>
              <w:numPr>
                <w:ilvl w:val="0"/>
                <w:numId w:val="27"/>
              </w:numPr>
              <w:adjustRightInd w:val="0"/>
              <w:snapToGrid w:val="0"/>
              <w:spacing w:before="36" w:beforeLines="10" w:after="36" w:afterLines="10"/>
              <w:jc w:val="both"/>
              <w:rPr>
                <w:rFonts w:eastAsia="標楷體"/>
                <w:szCs w:val="20"/>
              </w:rPr>
            </w:pPr>
            <w:r>
              <w:rPr>
                <w:rFonts w:hint="eastAsia" w:eastAsia="標楷體"/>
                <w:szCs w:val="20"/>
              </w:rPr>
              <w:t>生活廢水</w:t>
            </w:r>
          </w:p>
        </w:tc>
      </w:tr>
      <w:bookmarkEnd w:id="43"/>
    </w:tbl>
    <w:p w:rsidR="002B1C2E" w:rsidP="00774FDB" w:rsidRDefault="002B1C2E" w14:paraId="6DFB9E20" w14:textId="77777777">
      <w:pPr>
        <w:spacing w:line="240" w:lineRule="atLeast"/>
        <w:rPr>
          <w:rFonts w:eastAsia="標楷體"/>
          <w:color w:val="000000"/>
        </w:rPr>
      </w:pPr>
    </w:p>
    <w:p w:rsidRPr="003B2740" w:rsidR="50882FA3" w:rsidP="003B2740" w:rsidRDefault="002B1C2E" w14:paraId="33A91397" w14:textId="7F3F8451">
      <w:pPr>
        <w:pStyle w:val="a"/>
        <w:ind w:left="692" w:hanging="482"/>
        <w:rPr/>
      </w:pPr>
      <w:r>
        <w:br w:type="page"/>
      </w:r>
      <w:bookmarkStart w:name="_Toc97033149" w:id="47"/>
      <w:bookmarkStart w:name="_Toc97033199" w:id="48"/>
      <w:bookmarkStart w:name="_Toc97033274" w:id="49"/>
      <w:bookmarkStart w:name="_Toc226682804" w:id="50"/>
      <w:r>
        <w:t>溫室氣體排放源鑑別表</w:t>
      </w:r>
      <w:bookmarkEnd w:id="47"/>
      <w:bookmarkEnd w:id="48"/>
      <w:bookmarkEnd w:id="49"/>
      <w:bookmarkEnd w:id="50"/>
    </w:p>
    <w:p w:rsidRPr="00BF5858" w:rsidR="00661DF8" w:rsidP="003B2740" w:rsidRDefault="50882FA3" w14:paraId="70DF9E56" w14:textId="318778AB">
      <w:pPr>
        <w:pStyle w:val="a"/>
        <w:numPr>
          <w:ilvl w:val="0"/>
          <w:numId w:val="0"/>
        </w:numPr>
        <w:jc w:val="left"/>
      </w:pPr>
      <w:bookmarkStart w:name="_Toc226682805" w:id="51"/>
      <w:r>
        <w:rPr>
          <w:noProof/>
        </w:rPr>
        <w:drawing>
          <wp:anchor distT="0" distB="0" distL="114300" distR="114300" simplePos="0" relativeHeight="251666944" behindDoc="0" locked="0" layoutInCell="1" allowOverlap="1" wp14:anchorId="1A89E203" wp14:editId="580895DD">
            <wp:simplePos x="0" y="0"/>
            <wp:positionH relativeFrom="column">
              <wp:align>left</wp:align>
            </wp:positionH>
            <wp:positionV relativeFrom="paragraph">
              <wp:posOffset>0</wp:posOffset>
            </wp:positionV>
            <wp:extent cx="6619799" cy="2724513"/>
            <wp:effectExtent l="0" t="0" r="0" b="0"/>
            <wp:wrapSquare wrapText="bothSides"/>
            <wp:docPr id="19238195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819583" name="Picture 1923819583"/>
                    <pic:cNvPicPr/>
                  </pic:nvPicPr>
                  <pic:blipFill>
                    <a:blip r:embed="rId39">
                      <a:extLst>
                        <a:ext uri="{28A0092B-C50C-407E-A947-70E740481C1C}">
                          <a14:useLocalDpi xmlns:a14="http://schemas.microsoft.com/office/drawing/2010/main"/>
                        </a:ext>
                      </a:extLst>
                    </a:blip>
                    <a:stretch>
                      <a:fillRect/>
                    </a:stretch>
                  </pic:blipFill>
                  <pic:spPr>
                    <a:xfrm>
                      <a:off x="0" y="0"/>
                      <a:ext cx="6619799" cy="2724513"/>
                    </a:xfrm>
                    <a:prstGeom prst="rect">
                      <a:avLst/>
                    </a:prstGeom>
                  </pic:spPr>
                </pic:pic>
              </a:graphicData>
            </a:graphic>
            <wp14:sizeRelH relativeFrom="page">
              <wp14:pctWidth>0</wp14:pctWidth>
            </wp14:sizeRelH>
            <wp14:sizeRelV relativeFrom="page">
              <wp14:pctHeight>0</wp14:pctHeight>
            </wp14:sizeRelV>
          </wp:anchor>
        </w:drawing>
      </w:r>
      <w:bookmarkEnd w:id="51"/>
    </w:p>
    <w:p w:rsidR="00DB299D" w:rsidP="52A75730" w:rsidRDefault="637013A3" w14:paraId="44E871BC" w14:textId="3E951014">
      <w:pPr>
        <w:pStyle w:val="Normal0"/>
        <w:jc w:val="center"/>
      </w:pPr>
      <w:r>
        <w:rPr>
          <w:noProof/>
        </w:rPr>
        <w:drawing>
          <wp:inline distT="0" distB="0" distL="0" distR="0" wp14:anchorId="0D1F1C74" wp14:editId="36CA2855">
            <wp:extent cx="6638993" cy="3368877"/>
            <wp:effectExtent l="0" t="0" r="0" b="0"/>
            <wp:docPr id="6960063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006345" name="Picture 696006345"/>
                    <pic:cNvPicPr/>
                  </pic:nvPicPr>
                  <pic:blipFill>
                    <a:blip r:embed="rId40">
                      <a:extLst>
                        <a:ext uri="{28A0092B-C50C-407E-A947-70E740481C1C}">
                          <a14:useLocalDpi xmlns:a14="http://schemas.microsoft.com/office/drawing/2010/main"/>
                        </a:ext>
                      </a:extLst>
                    </a:blip>
                    <a:stretch>
                      <a:fillRect/>
                    </a:stretch>
                  </pic:blipFill>
                  <pic:spPr>
                    <a:xfrm>
                      <a:off x="0" y="0"/>
                      <a:ext cx="6638993" cy="3368877"/>
                    </a:xfrm>
                    <a:prstGeom prst="rect">
                      <a:avLst/>
                    </a:prstGeom>
                  </pic:spPr>
                </pic:pic>
              </a:graphicData>
            </a:graphic>
          </wp:inline>
        </w:drawing>
      </w:r>
    </w:p>
    <w:p w:rsidRPr="002C2ADC" w:rsidR="00844C7A" w:rsidP="00027B5B" w:rsidRDefault="00844C7A" w14:paraId="144A5D23" w14:textId="77777777">
      <w:pPr>
        <w:pStyle w:val="a"/>
        <w:numPr>
          <w:ilvl w:val="0"/>
          <w:numId w:val="0"/>
        </w:numPr>
        <w:ind w:left="210"/>
      </w:pPr>
    </w:p>
    <w:p w:rsidRPr="002C2ADC" w:rsidR="00F63EAB" w:rsidRDefault="00E34F75" w14:paraId="0089F5EA" w14:textId="77777777">
      <w:pPr>
        <w:pStyle w:val="2"/>
        <w:spacing w:line="240" w:lineRule="atLeast"/>
        <w:rPr>
          <w:rFonts w:ascii="Times New Roman" w:hAnsi="Times New Roman"/>
          <w:color w:val="000000"/>
          <w:sz w:val="24"/>
          <w:szCs w:val="24"/>
        </w:rPr>
      </w:pPr>
      <w:bookmarkStart w:name="_Toc195476432" w:id="52"/>
      <w:r>
        <w:rPr>
          <w:rFonts w:ascii="Times New Roman" w:hAnsi="Times New Roman"/>
          <w:color w:val="000000"/>
          <w:sz w:val="24"/>
          <w:szCs w:val="24"/>
        </w:rPr>
        <w:t xml:space="preserve">3.4 直接溫室氣體排放(第1類)</w:t>
      </w:r>
      <w:bookmarkEnd w:id="52"/>
    </w:p>
    <w:p w:rsidRPr="002C2ADC" w:rsidR="00F63EAB" w:rsidP="003B2740" w:rsidRDefault="007F1C13" w14:paraId="7C296460" w14:textId="77777777">
      <w:pPr>
        <w:spacing w:line="240" w:lineRule="atLeast"/>
        <w:ind w:left="851" w:right="110" w:rightChars="46" w:hanging="709"/>
        <w:rPr>
          <w:rFonts w:eastAsia="標楷體"/>
          <w:color w:val="000000"/>
          <w:spacing w:val="20"/>
        </w:rPr>
      </w:pPr>
      <w:r>
        <w:rPr>
          <w:rFonts w:eastAsia="標楷體"/>
          <w:color w:val="000000"/>
          <w:spacing w:val="20"/>
        </w:rPr>
        <w:t>3.4.1定義：由本公司所擁有或控管的排放源所產生的溫室氣體排放量。</w:t>
      </w:r>
    </w:p>
    <w:p w:rsidRPr="002C2ADC" w:rsidR="000013FF" w:rsidP="003B2740" w:rsidRDefault="007F1C13" w14:paraId="24987B86" w14:textId="77777777">
      <w:pPr>
        <w:spacing w:line="240" w:lineRule="atLeast"/>
        <w:ind w:left="180" w:right="110" w:rightChars="46" w:hanging="38"/>
        <w:jc w:val="both"/>
        <w:rPr>
          <w:rFonts w:eastAsia="標楷體"/>
          <w:color w:val="000000"/>
          <w:spacing w:val="20"/>
        </w:rPr>
      </w:pPr>
      <w:r>
        <w:rPr>
          <w:rFonts w:eastAsia="標楷體"/>
          <w:color w:val="000000"/>
          <w:spacing w:val="20"/>
        </w:rPr>
        <w:t>3.4.2直接的排放源有下列項目：</w:t>
      </w:r>
    </w:p>
    <w:p w:rsidR="007D571D" w:rsidP="007D571D" w:rsidRDefault="007D571D" w14:paraId="37B2F8E9" w14:textId="77777777">
      <w:pPr>
        <w:spacing w:line="240" w:lineRule="atLeast"/>
        <w:ind w:left="1417" w:leftChars="413" w:hanging="426" w:hangingChars="152"/>
        <w:rPr>
          <w:rFonts w:eastAsia="標楷體"/>
          <w:color w:val="000000"/>
          <w:spacing w:val="20"/>
        </w:rPr>
      </w:pPr>
      <w:r>
        <w:rPr>
          <w:rFonts w:eastAsia="標楷體"/>
          <w:color w:val="000000"/>
          <w:spacing w:val="20"/>
        </w:rPr>
        <w:t>(1).固定式燃燒的排放源：</w:t>
      </w:r>
    </w:p>
    <w:p w:rsidR="007D571D" w:rsidP="00034E44" w:rsidRDefault="00217C1D" w14:paraId="352193BC" w14:textId="77777777">
      <w:pPr>
        <w:numPr>
          <w:ilvl w:val="0"/>
          <w:numId w:val="22"/>
        </w:numPr>
        <w:spacing w:line="240" w:lineRule="atLeast"/>
        <w:ind w:left="1418" w:hanging="288"/>
        <w:rPr>
          <w:rFonts w:eastAsia="標楷體"/>
          <w:color w:val="000000"/>
          <w:spacing w:val="20"/>
        </w:rPr>
      </w:pPr>
      <w:r>
        <w:rPr>
          <w:rFonts w:hint="eastAsia" w:eastAsia="標楷體"/>
          <w:color w:val="000000"/>
          <w:spacing w:val="20"/>
        </w:rPr>
        <w:t>發電機（柴油）</w:t>
      </w:r>
    </w:p>
    <w:p w:rsidR="00217C1D" w:rsidP="00034E44" w:rsidRDefault="0071583E" w14:paraId="295453BE" w14:textId="77777777">
      <w:pPr>
        <w:numPr>
          <w:ilvl w:val="0"/>
          <w:numId w:val="22"/>
        </w:numPr>
        <w:spacing w:line="240" w:lineRule="atLeast"/>
        <w:ind w:left="1418" w:hanging="288"/>
        <w:rPr>
          <w:rFonts w:eastAsia="標楷體"/>
          <w:color w:val="000000"/>
          <w:spacing w:val="20"/>
        </w:rPr>
      </w:pPr>
      <w:r>
        <w:rPr>
          <w:rFonts w:eastAsia="標楷體"/>
          <w:color w:val="000000"/>
          <w:spacing w:val="20"/>
        </w:rPr>
        <w:t>廚房瓦斯爐</w:t>
      </w:r>
      <w:r>
        <w:rPr>
          <w:rFonts w:hint="eastAsia" w:eastAsia="標楷體"/>
          <w:color w:val="000000"/>
          <w:spacing w:val="20"/>
        </w:rPr>
        <w:t>（</w:t>
      </w:r>
      <w:r>
        <w:rPr>
          <w:rFonts w:eastAsia="標楷體"/>
          <w:color w:val="000000"/>
          <w:spacing w:val="20"/>
        </w:rPr>
        <w:t>液態石油氣）</w:t>
      </w:r>
    </w:p>
    <w:p w:rsidR="00217C1D" w:rsidP="00034E44" w:rsidRDefault="62D690E6" w14:paraId="699BF6BC" w14:textId="06718895">
      <w:pPr>
        <w:numPr>
          <w:ilvl w:val="0"/>
          <w:numId w:val="22"/>
        </w:numPr>
        <w:spacing w:line="240" w:lineRule="atLeast"/>
        <w:ind w:left="1418" w:hanging="288"/>
        <w:rPr>
          <w:rFonts w:eastAsia="標楷體"/>
          <w:color w:val="000000"/>
          <w:spacing w:val="20"/>
        </w:rPr>
      </w:pPr>
      <w:r>
        <w:rPr>
          <w:rFonts w:eastAsia="標楷體"/>
          <w:color w:val="000000"/>
          <w:spacing w:val="20"/>
        </w:rPr>
        <w:t>鍋爐（</w:t>
      </w:r>
      <w:r>
        <w:rPr>
          <w:rFonts w:eastAsia="標楷體"/>
          <w:color w:val="000000" w:themeColor="text1"/>
        </w:rPr>
        <w:t>柴油、</w:t>
      </w:r>
      <w:r>
        <w:rPr>
          <w:rFonts w:eastAsia="標楷體"/>
          <w:color w:val="000000"/>
          <w:spacing w:val="20"/>
        </w:rPr>
        <w:t>木頭、廢布）</w:t>
      </w:r>
    </w:p>
    <w:p w:rsidR="0071583E" w:rsidP="004E1301" w:rsidRDefault="004E1301" w14:paraId="438320DA" w14:textId="77777777">
      <w:pPr>
        <w:numPr>
          <w:ilvl w:val="0"/>
          <w:numId w:val="22"/>
        </w:numPr>
        <w:spacing w:line="240" w:lineRule="atLeast"/>
        <w:ind w:left="1418" w:hanging="288"/>
        <w:rPr>
          <w:rFonts w:eastAsia="標楷體"/>
          <w:color w:val="000000"/>
          <w:spacing w:val="20"/>
        </w:rPr>
      </w:pPr>
      <w:r>
        <w:rPr>
          <w:rFonts w:hint="eastAsia" w:eastAsia="標楷體"/>
          <w:color w:val="000000"/>
          <w:spacing w:val="20"/>
        </w:rPr>
        <w:t>實驗室燃燒測試設備(甲烷鋼瓶)</w:t>
      </w:r>
    </w:p>
    <w:p w:rsidR="00D14E50" w:rsidP="00D14E50" w:rsidRDefault="00D14E50" w14:paraId="4802CC05" w14:textId="77777777">
      <w:pPr>
        <w:numPr>
          <w:ilvl w:val="0"/>
          <w:numId w:val="22"/>
        </w:numPr>
        <w:spacing w:line="240" w:lineRule="atLeast"/>
        <w:ind w:left="1418" w:hanging="288"/>
        <w:rPr>
          <w:rFonts w:eastAsia="標楷體"/>
          <w:color w:val="000000"/>
          <w:spacing w:val="20"/>
        </w:rPr>
      </w:pPr>
      <w:r>
        <w:rPr>
          <w:rFonts w:hint="eastAsia" w:eastAsia="標楷體"/>
          <w:color w:val="000000"/>
          <w:spacing w:val="20"/>
        </w:rPr>
        <w:t>消防幫浦(汽油、柴油)</w:t>
      </w:r>
    </w:p>
    <w:p w:rsidRPr="00D14E50" w:rsidR="00D14E50" w:rsidP="00D14E50" w:rsidRDefault="00D14E50" w14:paraId="747D325B" w14:textId="77777777">
      <w:pPr>
        <w:numPr>
          <w:ilvl w:val="0"/>
          <w:numId w:val="22"/>
        </w:numPr>
        <w:spacing w:line="240" w:lineRule="atLeast"/>
        <w:ind w:left="1418" w:hanging="288"/>
        <w:rPr>
          <w:rFonts w:eastAsia="標楷體"/>
          <w:color w:val="000000"/>
          <w:spacing w:val="20"/>
        </w:rPr>
      </w:pPr>
      <w:r>
        <w:rPr>
          <w:rFonts w:hint="eastAsia" w:eastAsia="標楷體"/>
          <w:color w:val="000000"/>
          <w:spacing w:val="20"/>
        </w:rPr>
        <w:t>割草機(汽油)</w:t>
      </w:r>
    </w:p>
    <w:p w:rsidR="007D571D" w:rsidP="007D571D" w:rsidRDefault="007D571D" w14:paraId="3AD2DA0C" w14:textId="77777777">
      <w:pPr>
        <w:spacing w:line="240" w:lineRule="atLeast"/>
        <w:ind w:left="1417" w:leftChars="413" w:hanging="426" w:hangingChars="152"/>
        <w:rPr>
          <w:rFonts w:eastAsia="標楷體"/>
          <w:color w:val="000000"/>
          <w:spacing w:val="20"/>
        </w:rPr>
      </w:pPr>
      <w:r>
        <w:rPr>
          <w:rFonts w:eastAsia="標楷體"/>
          <w:color w:val="000000"/>
          <w:spacing w:val="20"/>
        </w:rPr>
        <w:t>(2).移動式燃燒的排放源：</w:t>
      </w:r>
    </w:p>
    <w:p w:rsidR="007D571D" w:rsidP="00034E44" w:rsidRDefault="007D571D" w14:paraId="31413AF9" w14:textId="77777777">
      <w:pPr>
        <w:numPr>
          <w:ilvl w:val="0"/>
          <w:numId w:val="22"/>
        </w:numPr>
        <w:spacing w:line="240" w:lineRule="atLeast"/>
        <w:ind w:left="1418" w:hanging="288"/>
        <w:rPr>
          <w:rFonts w:eastAsia="標楷體"/>
          <w:color w:val="000000"/>
          <w:spacing w:val="20"/>
        </w:rPr>
      </w:pPr>
      <w:r>
        <w:rPr>
          <w:rFonts w:hint="eastAsia" w:eastAsia="標楷體"/>
          <w:color w:val="000000"/>
          <w:spacing w:val="20"/>
        </w:rPr>
        <w:t>公務車（柴油、汽油）</w:t>
      </w:r>
      <w:r>
        <w:rPr>
          <w:rFonts w:eastAsia="標楷體"/>
          <w:color w:val="000000"/>
          <w:spacing w:val="20"/>
        </w:rPr>
        <w:t>。</w:t>
      </w:r>
    </w:p>
    <w:p w:rsidR="00D14E50" w:rsidP="00D14E50" w:rsidRDefault="0071583E" w14:paraId="72066CE1" w14:textId="77777777">
      <w:pPr>
        <w:numPr>
          <w:ilvl w:val="0"/>
          <w:numId w:val="22"/>
        </w:numPr>
        <w:spacing w:line="240" w:lineRule="atLeast"/>
        <w:ind w:left="1418" w:hanging="288"/>
        <w:rPr>
          <w:rFonts w:eastAsia="標楷體"/>
          <w:color w:val="000000"/>
          <w:spacing w:val="20"/>
        </w:rPr>
      </w:pPr>
      <w:r>
        <w:rPr>
          <w:rFonts w:eastAsia="標楷體"/>
          <w:color w:val="000000"/>
          <w:spacing w:val="20"/>
        </w:rPr>
        <w:t>堆高車</w:t>
      </w:r>
      <w:r>
        <w:rPr>
          <w:rFonts w:hint="eastAsia" w:eastAsia="標楷體"/>
          <w:color w:val="000000"/>
          <w:spacing w:val="20"/>
        </w:rPr>
        <w:t xml:space="preserve"> （柴油）</w:t>
      </w:r>
    </w:p>
    <w:p w:rsidRPr="00661DF8" w:rsidR="00661DF8" w:rsidP="003B2740" w:rsidRDefault="1123357C" w14:paraId="000A47D5" w14:textId="77777777">
      <w:pPr>
        <w:spacing w:line="240" w:lineRule="atLeast"/>
        <w:ind w:firstLine="993"/>
        <w:rPr>
          <w:rFonts w:eastAsia="標楷體"/>
          <w:color w:val="000000"/>
          <w:spacing w:val="20"/>
        </w:rPr>
      </w:pPr>
      <w:r>
        <w:rPr>
          <w:rFonts w:eastAsia="標楷體"/>
          <w:color w:val="000000"/>
          <w:spacing w:val="20"/>
        </w:rPr>
        <w:t>(3).製程的排放源：</w:t>
      </w:r>
    </w:p>
    <w:p w:rsidRPr="00661DF8" w:rsidR="00661DF8" w:rsidP="1C1B9C47" w:rsidRDefault="1123357C" w14:paraId="2D7AE890" w14:textId="77777777">
      <w:pPr>
        <w:numPr>
          <w:ilvl w:val="0"/>
          <w:numId w:val="46"/>
        </w:numPr>
        <w:spacing w:line="240" w:lineRule="atLeast"/>
        <w:ind w:hanging="337"/>
        <w:rPr>
          <w:rFonts w:eastAsia="標楷體"/>
          <w:color w:val="000000"/>
          <w:spacing w:val="20"/>
        </w:rPr>
      </w:pPr>
      <w:r>
        <w:rPr>
          <w:rFonts w:eastAsia="標楷體"/>
          <w:color w:val="000000"/>
          <w:spacing w:val="20"/>
        </w:rPr>
        <w:t xml:space="preserve">焊接機 (焊條)</w:t>
      </w:r>
    </w:p>
    <w:p w:rsidR="007F01B6" w:rsidP="007F01B6" w:rsidRDefault="000013FF" w14:paraId="0FD40029" w14:textId="77777777">
      <w:pPr>
        <w:spacing w:line="240" w:lineRule="atLeast"/>
        <w:ind w:left="1417" w:leftChars="413" w:hanging="426" w:hangingChars="152"/>
        <w:rPr>
          <w:rFonts w:eastAsia="標楷體"/>
          <w:color w:val="000000"/>
          <w:spacing w:val="20"/>
        </w:rPr>
      </w:pPr>
      <w:r>
        <w:rPr>
          <w:rFonts w:eastAsia="標楷體"/>
          <w:color w:val="000000"/>
          <w:spacing w:val="20"/>
        </w:rPr>
        <w:t>(4).逸散性的排放源：</w:t>
      </w:r>
    </w:p>
    <w:p w:rsidR="007F01B6" w:rsidP="00034E44" w:rsidRDefault="388D4580" w14:paraId="1999F3A5" w14:textId="77777777">
      <w:pPr>
        <w:numPr>
          <w:ilvl w:val="0"/>
          <w:numId w:val="22"/>
        </w:numPr>
        <w:spacing w:line="240" w:lineRule="atLeast"/>
        <w:ind w:left="1418" w:hanging="288"/>
        <w:rPr>
          <w:rFonts w:eastAsia="標楷體"/>
          <w:color w:val="000000"/>
          <w:spacing w:val="20"/>
        </w:rPr>
      </w:pPr>
      <w:r>
        <w:rPr>
          <w:rFonts w:eastAsia="標楷體"/>
          <w:color w:val="000000"/>
          <w:spacing w:val="20"/>
        </w:rPr>
        <w:t>冷媒：包括空調冷藏設備(R134a、R410A、R32</w:t>
      </w:r>
      <w:r>
        <w:t xml:space="preserve"> </w:t>
      </w:r>
      <w:r>
        <w:rPr>
          <w:rFonts w:eastAsia="標楷體"/>
          <w:color w:val="000000"/>
          <w:spacing w:val="20"/>
        </w:rPr>
        <w:t>)、飲水機冷媒(R134、R134a)及實驗室設備（R410A、R507恆溫恆濕機）、車輛(R134a)。</w:t>
      </w:r>
    </w:p>
    <w:p w:rsidR="007F01B6" w:rsidP="00034E44" w:rsidRDefault="388D4580" w14:paraId="3083C24A" w14:textId="01B9B4AC">
      <w:pPr>
        <w:numPr>
          <w:ilvl w:val="0"/>
          <w:numId w:val="22"/>
        </w:numPr>
        <w:spacing w:line="240" w:lineRule="atLeast"/>
        <w:rPr>
          <w:rFonts w:eastAsia="標楷體"/>
          <w:color w:val="000000"/>
          <w:spacing w:val="20"/>
        </w:rPr>
      </w:pPr>
      <w:r>
        <w:rPr>
          <w:rFonts w:eastAsia="標楷體"/>
          <w:color w:val="000000"/>
          <w:spacing w:val="20"/>
        </w:rPr>
        <w:t>滅火器：HFC-227ea(FM200)及二氧化碳滅火器。</w:t>
      </w:r>
    </w:p>
    <w:p w:rsidR="00D14E50" w:rsidP="00034E44" w:rsidRDefault="006C143C" w14:paraId="5D499117" w14:textId="77777777">
      <w:pPr>
        <w:numPr>
          <w:ilvl w:val="0"/>
          <w:numId w:val="22"/>
        </w:numPr>
        <w:spacing w:line="240" w:lineRule="atLeast"/>
        <w:rPr>
          <w:rFonts w:eastAsia="標楷體"/>
          <w:color w:val="000000"/>
          <w:spacing w:val="20"/>
        </w:rPr>
      </w:pPr>
      <w:r>
        <w:rPr>
          <w:rFonts w:eastAsia="標楷體"/>
          <w:color w:val="000000"/>
          <w:spacing w:val="20"/>
        </w:rPr>
        <w:t>GCB</w:t>
      </w:r>
      <w:r>
        <w:rPr>
          <w:rFonts w:hint="eastAsia" w:eastAsia="標楷體"/>
          <w:color w:val="000000"/>
          <w:spacing w:val="20"/>
        </w:rPr>
        <w:t>高壓電斷路器(S</w:t>
      </w:r>
      <w:r>
        <w:rPr>
          <w:rFonts w:eastAsia="標楷體"/>
          <w:color w:val="000000"/>
          <w:spacing w:val="20"/>
        </w:rPr>
        <w:t>F</w:t>
      </w:r>
      <w:r>
        <w:rPr>
          <w:rFonts w:eastAsia="標楷體"/>
          <w:color w:val="000000"/>
          <w:spacing w:val="20"/>
          <w:sz w:val="18"/>
          <w:szCs w:val="18"/>
        </w:rPr>
        <w:t>6</w:t>
      </w:r>
      <w:r>
        <w:rPr>
          <w:rFonts w:eastAsia="標楷體"/>
          <w:color w:val="000000"/>
          <w:spacing w:val="20"/>
        </w:rPr>
        <w:t>)</w:t>
      </w:r>
    </w:p>
    <w:p w:rsidR="006C143C" w:rsidP="006C143C" w:rsidRDefault="006C143C" w14:paraId="738610EB" w14:textId="77777777">
      <w:pPr>
        <w:spacing w:line="240" w:lineRule="atLeast"/>
        <w:ind w:left="1610"/>
        <w:rPr>
          <w:rFonts w:eastAsia="標楷體"/>
          <w:color w:val="000000"/>
          <w:spacing w:val="20"/>
        </w:rPr>
      </w:pPr>
    </w:p>
    <w:p w:rsidRPr="0094697A" w:rsidR="0020365B" w:rsidP="1C1B9C47" w:rsidRDefault="4CCA9439" w14:paraId="53E821A5" w14:textId="051E2D39">
      <w:pPr>
        <w:tabs>
          <w:tab w:val="left" w:pos="360"/>
        </w:tabs>
        <w:autoSpaceDE w:val="0"/>
        <w:autoSpaceDN w:val="0"/>
        <w:adjustRightInd w:val="0"/>
        <w:spacing w:line="240" w:lineRule="atLeast"/>
        <w:ind w:left="1274" w:hanging="1274" w:hangingChars="455"/>
        <w:rPr>
          <w:rFonts w:eastAsia="標楷體"/>
          <w:color w:val="000000"/>
          <w:spacing w:val="20"/>
        </w:rPr>
      </w:pPr>
      <w:r>
        <w:rPr>
          <w:rFonts w:eastAsia="標楷體"/>
          <w:color w:val="000000"/>
          <w:spacing w:val="20"/>
        </w:rPr>
        <w:t xml:space="preserve">   3.4.3 本公司直接溫室氣</w:t>
      </w:r>
      <w:r>
        <w:rPr>
          <w:rFonts w:eastAsia="標楷體"/>
          <w:spacing w:val="20"/>
        </w:rPr>
        <w:t>體排放（第1類）之</w:t>
      </w:r>
      <w:r>
        <w:rPr>
          <w:rFonts w:eastAsia="標楷體"/>
          <w:color w:val="000000"/>
          <w:spacing w:val="20"/>
        </w:rPr>
        <w:t>盤查結果為</w:t>
      </w:r>
      <w:r>
        <w:rPr>
          <w:rFonts w:eastAsia="標楷體"/>
          <w:color w:val="FF0000"/>
        </w:rPr>
        <w:t xml:space="preserve">{{scope1_total}}  </w:t>
      </w:r>
      <w:r>
        <w:rPr>
          <w:rFonts w:eastAsia="標楷體"/>
        </w:rPr>
        <w:t>噸</w:t>
      </w:r>
      <w:r>
        <w:rPr>
          <w:rFonts w:eastAsia="標楷體"/>
          <w:color w:val="000000" w:themeColor="text1" w:themeTint="FF" w:themeShade="FF"/>
        </w:rPr>
        <w:t>CO</w:t>
      </w:r>
      <w:r>
        <w:rPr>
          <w:rFonts w:eastAsia="標楷體"/>
          <w:color w:val="000000" w:themeColor="text1" w:themeTint="FF" w:themeShade="FF"/>
          <w:vertAlign w:val="subscript"/>
        </w:rPr>
        <w:t>2</w:t>
      </w:r>
      <w:r>
        <w:rPr>
          <w:rFonts w:eastAsia="標楷體"/>
          <w:color w:val="000000" w:themeColor="text1" w:themeTint="FF" w:themeShade="FF"/>
        </w:rPr>
        <w:t>e，約佔本公司總排放量之</w:t>
      </w:r>
      <w:r>
        <w:rPr>
          <w:rFonts w:eastAsia="標楷體"/>
          <w:color w:val="FF0000"/>
        </w:rPr>
        <w:t>{{scope1_pct}}</w:t>
      </w:r>
      <w:r>
        <w:rPr>
          <w:rFonts w:eastAsia="標楷體"/>
          <w:color w:val="000000" w:themeColor="text1" w:themeTint="FF" w:themeShade="FF"/>
        </w:rPr>
        <w:t>。此盤查結果已扣除生質碳排放量。</w:t>
      </w:r>
    </w:p>
    <w:p w:rsidRPr="00D15253" w:rsidR="00D15253" w:rsidP="7B3F8B99" w:rsidRDefault="444C9B45" w14:paraId="2D004C28" w14:textId="32A4E208">
      <w:pPr>
        <w:tabs>
          <w:tab w:val="left" w:pos="360"/>
        </w:tabs>
        <w:autoSpaceDE w:val="0"/>
        <w:autoSpaceDN w:val="0"/>
        <w:adjustRightInd w:val="0"/>
        <w:spacing w:line="240" w:lineRule="atLeast"/>
        <w:ind w:left="848" w:hanging="848" w:hangingChars="303"/>
        <w:rPr>
          <w:rFonts w:eastAsia="標楷體"/>
          <w:color w:val="000000"/>
          <w:spacing w:val="20"/>
        </w:rPr>
      </w:pPr>
      <w:r>
        <w:rPr>
          <w:rFonts w:eastAsia="標楷體"/>
          <w:color w:val="000000"/>
          <w:spacing w:val="20"/>
        </w:rPr>
        <w:t xml:space="preserve">            3.4.4 本公司直接溫室氣</w:t>
      </w:r>
      <w:r>
        <w:rPr>
          <w:rFonts w:eastAsia="標楷體"/>
          <w:spacing w:val="20"/>
        </w:rPr>
        <w:t>體排放（第1類）生質碳排放量</w:t>
      </w:r>
      <w:r>
        <w:rPr>
          <w:rFonts w:eastAsia="標楷體"/>
          <w:color w:val="FF0000"/>
        </w:rPr>
        <w:t>{{scope1_biomass_co2}}</w:t>
      </w:r>
      <w:r>
        <w:rPr>
          <w:rFonts w:eastAsia="標楷體"/>
          <w:color w:val="000000" w:themeColor="text1" w:themeTint="FF" w:themeShade="FF"/>
        </w:rPr>
        <w:t>公噸CO</w:t>
      </w:r>
      <w:r>
        <w:rPr>
          <w:rFonts w:eastAsia="標楷體"/>
          <w:color w:val="000000" w:themeColor="text1" w:themeTint="FF" w:themeShade="FF"/>
          <w:vertAlign w:val="subscript"/>
        </w:rPr>
        <w:t>2</w:t>
      </w:r>
      <w:r>
        <w:rPr>
          <w:rFonts w:eastAsia="標楷體"/>
          <w:color w:val="000000" w:themeColor="text1" w:themeTint="FF" w:themeShade="FF"/>
        </w:rPr>
        <w:t>e。</w:t>
      </w:r>
    </w:p>
    <w:p w:rsidRPr="00D15253" w:rsidR="00D15253" w:rsidP="1C1B9C47" w:rsidRDefault="591A0D9A" w14:paraId="1FB004E3" w14:textId="77777777">
      <w:pPr>
        <w:numPr>
          <w:ilvl w:val="0"/>
          <w:numId w:val="45"/>
        </w:numPr>
        <w:tabs>
          <w:tab w:val="left" w:pos="360"/>
        </w:tabs>
        <w:autoSpaceDE w:val="0"/>
        <w:autoSpaceDN w:val="0"/>
        <w:adjustRightInd w:val="0"/>
        <w:spacing w:line="240" w:lineRule="atLeast"/>
        <w:rPr>
          <w:rFonts w:eastAsia="標楷體"/>
          <w:color w:val="000000"/>
          <w:spacing w:val="20"/>
        </w:rPr>
      </w:pPr>
      <w:r>
        <w:rPr>
          <w:rFonts w:eastAsia="標楷體"/>
          <w:spacing w:val="20"/>
        </w:rPr>
        <w:t xml:space="preserve">生質碳排放源: </w:t>
      </w:r>
      <w:r>
        <w:rPr>
          <w:rFonts w:hint="eastAsia" w:eastAsia="標楷體"/>
          <w:spacing w:val="20"/>
          <w:lang w:val="zh-CN"/>
        </w:rPr>
        <w:tab/>
      </w:r>
      <w:r>
        <w:rPr>
          <w:rFonts w:eastAsia="標楷體"/>
          <w:spacing w:val="20"/>
          <w:lang w:val="zh-CN"/>
        </w:rPr>
        <w:t>鍋爐（木頭）、B</w:t>
      </w:r>
      <w:r>
        <w:rPr>
          <w:rFonts w:eastAsia="DengXian"/>
          <w:spacing w:val="20"/>
          <w:lang w:val="zh-CN" w:eastAsia="zh-CN"/>
        </w:rPr>
        <w:t>35</w:t>
      </w:r>
      <w:r>
        <w:rPr>
          <w:rFonts w:eastAsia="標楷體"/>
          <w:spacing w:val="20"/>
          <w:lang w:val="zh-CN"/>
        </w:rPr>
        <w:t>生質柴油</w:t>
      </w:r>
      <w:bookmarkStart w:name="_Toc195476433" w:id="53"/>
    </w:p>
    <w:p w:rsidRPr="00D15253" w:rsidR="00D15253" w:rsidP="00D15253" w:rsidRDefault="00D15253" w14:paraId="637805D2" w14:textId="77777777">
      <w:pPr>
        <w:tabs>
          <w:tab w:val="left" w:pos="360"/>
        </w:tabs>
        <w:autoSpaceDE w:val="0"/>
        <w:autoSpaceDN w:val="0"/>
        <w:adjustRightInd w:val="0"/>
        <w:spacing w:line="240" w:lineRule="atLeast"/>
        <w:ind w:left="1480"/>
        <w:rPr>
          <w:rFonts w:eastAsia="標楷體"/>
          <w:color w:val="000000"/>
          <w:spacing w:val="20"/>
        </w:rPr>
      </w:pPr>
    </w:p>
    <w:p w:rsidRPr="002C2ADC" w:rsidR="00F63EAB" w:rsidRDefault="00F63EAB" w14:paraId="1856C622" w14:textId="77777777">
      <w:pPr>
        <w:pStyle w:val="2"/>
        <w:spacing w:line="240" w:lineRule="atLeast"/>
        <w:rPr>
          <w:rFonts w:ascii="Times New Roman" w:hAnsi="Times New Roman"/>
          <w:color w:val="000000"/>
          <w:sz w:val="24"/>
          <w:szCs w:val="24"/>
        </w:rPr>
      </w:pPr>
      <w:r>
        <w:rPr>
          <w:rFonts w:ascii="Times New Roman" w:hAnsi="Times New Roman"/>
          <w:color w:val="000000"/>
          <w:sz w:val="24"/>
          <w:szCs w:val="24"/>
        </w:rPr>
        <w:t xml:space="preserve">3.5 能源間接溫室氣體排放(第2類)</w:t>
      </w:r>
      <w:bookmarkEnd w:id="53"/>
    </w:p>
    <w:p w:rsidRPr="002C2ADC" w:rsidR="00F63EAB" w:rsidP="1B71330A" w:rsidRDefault="31D76188" w14:paraId="127BF477" w14:textId="77777777">
      <w:pPr>
        <w:autoSpaceDE w:val="0"/>
        <w:autoSpaceDN w:val="0"/>
        <w:adjustRightInd w:val="0"/>
        <w:spacing w:line="240" w:lineRule="atLeast"/>
        <w:ind w:left="360"/>
        <w:rPr>
          <w:rFonts w:ascii="DFKai-SB" w:hAnsi="DFKai-SB" w:eastAsia="DFKai-SB" w:cs="DFKai-SB"/>
          <w:color w:val="000000"/>
          <w:kern w:val="0"/>
        </w:rPr>
      </w:pPr>
      <w:r>
        <w:rPr>
          <w:rFonts w:ascii="DFKai-SB" w:hAnsi="DFKai-SB" w:eastAsia="DFKai-SB" w:cs="DFKai-SB"/>
          <w:color w:val="000000"/>
          <w:kern w:val="0"/>
        </w:rPr>
        <w:t xml:space="preserve">3.5.1 定義：</w:t>
      </w:r>
    </w:p>
    <w:p w:rsidR="68249332" w:rsidP="1B71330A" w:rsidRDefault="68249332" w14:paraId="55BDFD46" w14:textId="46F6A0DC">
      <w:pPr>
        <w:pStyle w:val="a3"/>
        <w:spacing w:line="240" w:lineRule="atLeast"/>
        <w:ind w:left="708" w:leftChars="295" w:right="110" w:rightChars="46" w:firstLine="560" w:firstLineChars="200"/>
        <w:jc w:val="both"/>
        <w:rPr>
          <w:rFonts w:ascii="DFKai-SB" w:hAnsi="DFKai-SB" w:eastAsia="DFKai-SB" w:cs="DFKai-SB"/>
        </w:rPr>
      </w:pPr>
      <w:r>
        <w:rPr>
          <w:rFonts w:ascii="DFKai-SB" w:hAnsi="DFKai-SB" w:eastAsia="DFKai-SB" w:cs="DFKai-SB"/>
        </w:rPr>
        <w:t>能源間接排放量（第2類）係指組織自外部採購電力、熱或蒸汽等能源，於產生過程中所形成的間接溫室氣體排放。本公司之第2類排放源主要為外購自台灣電力公司（台電）及各海外據點當地電網所供應之電力。</w:t>
      </w:r>
    </w:p>
    <w:p w:rsidR="1B71330A" w:rsidP="1B71330A" w:rsidRDefault="1B71330A" w14:paraId="0A71ABDD" w14:textId="12F9309B">
      <w:pPr>
        <w:pStyle w:val="a3"/>
        <w:spacing w:line="240" w:lineRule="atLeast"/>
        <w:ind w:left="708" w:leftChars="295" w:right="110" w:rightChars="46" w:firstLine="560" w:firstLineChars="200"/>
        <w:jc w:val="both"/>
        <w:rPr>
          <w:rFonts w:ascii="DFKai-SB" w:hAnsi="DFKai-SB" w:eastAsia="DFKai-SB" w:cs="DFKai-SB"/>
        </w:rPr>
      </w:pPr>
    </w:p>
    <w:p w:rsidR="68249332" w:rsidP="1B71330A" w:rsidRDefault="68249332" w14:paraId="410313AD" w14:textId="091E7A1B">
      <w:pPr>
        <w:pStyle w:val="a3"/>
        <w:suppressLineNumbers w:val="0"/>
        <w:bidi w:val="0"/>
        <w:spacing w:beforeLines="0" w:beforeAutospacing="off" w:afterLines="0" w:afterAutospacing="off" w:line="240" w:lineRule="atLeast"/>
        <w:ind w:left="360" w:rightChars="0"/>
        <w:jc w:val="left"/>
        <w:rPr>
          <w:rFonts w:ascii="DFKai-SB" w:hAnsi="DFKai-SB" w:eastAsia="DFKai-SB" w:cs="DFKai-SB"/>
          <w:color w:val="000000" w:themeColor="text1" w:themeTint="FF" w:themeShade="FF"/>
        </w:rPr>
      </w:pPr>
      <w:r>
        <w:rPr>
          <w:rFonts w:ascii="DFKai-SB" w:hAnsi="DFKai-SB" w:eastAsia="DFKai-SB" w:cs="DFKai-SB"/>
          <w:color w:val="000000" w:themeColor="text1" w:themeTint="FF" w:themeShade="FF"/>
        </w:rPr>
        <w:t>3.5.2 2025年盤查量化結果:</w:t>
      </w:r>
    </w:p>
    <w:p w:rsidR="68249332" w:rsidP="1B71330A" w:rsidRDefault="68249332" w14:paraId="06478B1E" w14:textId="635101C2">
      <w:pPr>
        <w:pStyle w:val="afffc"/>
        <w:numPr>
          <w:ilvl w:val="0"/>
          <w:numId w:val="49"/>
        </w:numPr>
        <w:spacing w:line="240" w:lineRule="atLeast"/>
        <w:ind w:leftChars="0" w:right="110" w:rightChars="46"/>
        <w:jc w:val="both"/>
        <w:rPr>
          <w:rFonts w:ascii="DFKai-SB" w:hAnsi="DFKai-SB" w:eastAsia="DFKai-SB" w:cs="DFKai-SB"/>
          <w:lang w:val="en-US"/>
        </w:rPr>
      </w:pPr>
      <w:r>
        <w:rPr>
          <w:rFonts w:ascii="DFKai-SB" w:hAnsi="DFKai-SB" w:eastAsia="DFKai-SB" w:cs="DFKai-SB"/>
          <w:lang w:val="en-US"/>
        </w:rPr>
        <w:t>地區基準法總排放量 (Location-based)： {{scope2_location_total}} 公噸 CO2e/年（約占全公司總排放量之 {{scope2_location_pct}}）。</w:t>
      </w:r>
    </w:p>
    <w:p w:rsidR="68249332" w:rsidP="1B71330A" w:rsidRDefault="68249332" w14:paraId="324856A1" w14:textId="54BD1B33">
      <w:pPr>
        <w:pStyle w:val="afffc"/>
        <w:numPr>
          <w:ilvl w:val="0"/>
          <w:numId w:val="49"/>
        </w:numPr>
        <w:spacing w:line="240" w:lineRule="atLeast"/>
        <w:ind w:leftChars="0" w:right="110" w:rightChars="46"/>
        <w:jc w:val="both"/>
        <w:rPr>
          <w:rFonts w:ascii="DFKai-SB" w:hAnsi="DFKai-SB" w:eastAsia="DFKai-SB" w:cs="DFKai-SB"/>
          <w:lang w:val="en-US"/>
        </w:rPr>
      </w:pPr>
      <w:r>
        <w:rPr>
          <w:rFonts w:ascii="DFKai-SB" w:hAnsi="DFKai-SB" w:eastAsia="DFKai-SB" w:cs="DFKai-SB"/>
          <w:lang w:val="en-US"/>
        </w:rPr>
        <w:t>市場基準法淨排放量 (Market-based)： 經扣除綠電憑證減量後，最終盤查結果為 {{scope2_market_total}} 公噸 CO2e/年。</w:t>
      </w:r>
    </w:p>
    <w:p w:rsidR="1B71330A" w:rsidP="1B71330A" w:rsidRDefault="1B71330A" w14:paraId="1360ECA4" w14:textId="6445CF7D">
      <w:pPr>
        <w:pStyle w:val="afffc"/>
        <w:spacing w:line="240" w:lineRule="atLeast"/>
        <w:ind w:left="1470" w:right="110" w:rightChars="46"/>
        <w:jc w:val="both"/>
        <w:rPr>
          <w:rFonts w:ascii="DFKai-SB" w:hAnsi="DFKai-SB" w:eastAsia="DFKai-SB" w:cs="DFKai-SB"/>
          <w:lang w:val="en-US"/>
        </w:rPr>
      </w:pPr>
    </w:p>
    <w:p w:rsidR="70BD3508" w:rsidP="1B71330A" w:rsidRDefault="70BD3508" w14:paraId="630170CE" w14:textId="1EBF7E0E">
      <w:pPr>
        <w:pStyle w:val="a3"/>
        <w:spacing w:line="240" w:lineRule="atLeast"/>
        <w:ind w:left="400" w:right="110" w:rightChars="46"/>
        <w:jc w:val="both"/>
        <w:rPr>
          <w:rFonts w:ascii="DFKai-SB" w:hAnsi="DFKai-SB" w:eastAsia="DFKai-SB" w:cs="DFKai-SB"/>
          <w:lang w:val="en-US"/>
        </w:rPr>
      </w:pPr>
      <w:r>
        <w:rPr>
          <w:rFonts w:ascii="DFKai-SB" w:hAnsi="DFKai-SB" w:eastAsia="DFKai-SB" w:cs="DFKai-SB"/>
          <w:lang w:val="en-US"/>
        </w:rPr>
        <w:t xml:space="preserve">3.5.3 綠電憑證 (iREC) 扣減方法說明:</w:t>
      </w:r>
    </w:p>
    <w:p w:rsidR="70BD3508" w:rsidP="1B71330A" w:rsidRDefault="70BD3508" w14:paraId="1F8C25DD" w14:textId="74E68DA2">
      <w:pPr>
        <w:pStyle w:val="a3"/>
        <w:spacing w:line="240" w:lineRule="atLeast"/>
        <w:ind w:left="400" w:right="110" w:rightChars="46"/>
        <w:jc w:val="both"/>
        <w:rPr>
          <w:rFonts w:ascii="DFKai-SB" w:hAnsi="DFKai-SB" w:eastAsia="DFKai-SB" w:cs="DFKai-SB"/>
          <w:lang w:val="en-US"/>
        </w:rPr>
      </w:pPr>
      <w:r>
        <w:rPr>
          <w:rFonts w:ascii="DFKai-SB" w:hAnsi="DFKai-SB" w:eastAsia="DFKai-SB" w:cs="DFKai-SB"/>
          <w:lang w:val="en-US"/>
        </w:rPr>
        <w:t>聚陽於 2025 年積極投入再生能源採購，實際購買綠電憑證總額為 {{rec_total_mwh}} MWh。本公司遵循市場基準法原則，並針對各產區之法規與係數公告標準，採以下兩套邏輯進行計算：</w:t>
      </w:r>
    </w:p>
    <w:p w:rsidR="70BD3508" w:rsidP="1B71330A" w:rsidRDefault="70BD3508" w14:paraId="4A07804E" w14:textId="53629CA7">
      <w:pPr>
        <w:pStyle w:val="a3"/>
        <w:spacing w:line="240" w:lineRule="atLeast"/>
        <w:ind w:left="1100" w:right="110" w:rightChars="46"/>
        <w:jc w:val="both"/>
        <w:rPr>
          <w:rFonts w:ascii="DFKai-SB" w:hAnsi="DFKai-SB" w:eastAsia="DFKai-SB" w:cs="DFKai-SB"/>
          <w:lang w:val="en-US"/>
        </w:rPr>
      </w:pPr>
      <w:r>
        <w:rPr>
          <w:rFonts w:ascii="DFKai-SB" w:hAnsi="DFKai-SB" w:eastAsia="DFKai-SB" w:cs="DFKai-SB"/>
          <w:lang w:val="en-US"/>
        </w:rPr>
        <w:t xml:space="preserve">1. 中國產區：採「市場剩餘電力」綜合法，依據當地規範，優先抵減憑證後，針對剩餘用電量進行碳排計算。</w:t>
      </w:r>
    </w:p>
    <w:p w:rsidR="70BD3508" w:rsidP="1B71330A" w:rsidRDefault="70BD3508" w14:paraId="5B0A7923" w14:textId="2DC2FA36">
      <w:pPr>
        <w:pStyle w:val="afffc"/>
        <w:numPr>
          <w:ilvl w:val="0"/>
          <w:numId w:val="50"/>
        </w:numPr>
        <w:spacing w:line="240" w:lineRule="atLeast"/>
        <w:ind w:leftChars="0" w:right="110" w:rightChars="46"/>
        <w:jc w:val="both"/>
        <w:rPr>
          <w:rFonts w:ascii="DFKai-SB" w:hAnsi="DFKai-SB" w:eastAsia="DFKai-SB" w:cs="DFKai-SB"/>
          <w:lang w:val="en-US"/>
        </w:rPr>
      </w:pPr>
      <w:r>
        <w:rPr>
          <w:rFonts w:ascii="DFKai-SB" w:hAnsi="DFKai-SB" w:eastAsia="DFKai-SB" w:cs="DFKai-SB"/>
          <w:lang w:val="en-US"/>
        </w:rPr>
        <w:t>計算邏輯： （實際用電 {{cn_elec_mwh}} MWh － 購買憑證 {{cn_rec_mwh}} MWh）× 市場剩餘電力排放係數 0.6096 tCO2e/MWh。</w:t>
      </w:r>
    </w:p>
    <w:p w:rsidR="70BD3508" w:rsidP="1B71330A" w:rsidRDefault="70BD3508" w14:paraId="32A41FC7" w14:textId="22F55B87">
      <w:pPr>
        <w:pStyle w:val="afffc"/>
        <w:numPr>
          <w:ilvl w:val="0"/>
          <w:numId w:val="50"/>
        </w:numPr>
        <w:spacing w:line="240" w:lineRule="atLeast"/>
        <w:ind w:leftChars="0" w:right="110" w:rightChars="46"/>
        <w:jc w:val="both"/>
        <w:rPr>
          <w:rFonts w:ascii="DFKai-SB" w:hAnsi="DFKai-SB" w:eastAsia="DFKai-SB" w:cs="DFKai-SB"/>
          <w:lang w:val="en-US"/>
        </w:rPr>
      </w:pPr>
      <w:r>
        <w:rPr>
          <w:rFonts w:ascii="DFKai-SB" w:hAnsi="DFKai-SB" w:eastAsia="DFKai-SB" w:cs="DFKai-SB"/>
          <w:lang w:val="en-US"/>
        </w:rPr>
        <w:t>計算結果： 最終產生之淨排放量為 310.5397 公噸 CO2e。</w:t>
      </w:r>
    </w:p>
    <w:p w:rsidR="70BD3508" w:rsidP="1B71330A" w:rsidRDefault="70BD3508" w14:paraId="15E5C8F0" w14:textId="56E07995">
      <w:pPr>
        <w:pStyle w:val="afffc"/>
        <w:numPr>
          <w:ilvl w:val="0"/>
          <w:numId w:val="50"/>
        </w:numPr>
        <w:spacing w:line="240" w:lineRule="atLeast"/>
        <w:ind w:leftChars="0" w:right="110" w:rightChars="46"/>
        <w:jc w:val="both"/>
        <w:rPr>
          <w:rFonts w:ascii="DFKai-SB" w:hAnsi="DFKai-SB" w:eastAsia="DFKai-SB" w:cs="DFKai-SB"/>
          <w:lang w:val="en-US"/>
        </w:rPr>
      </w:pPr>
      <w:r>
        <w:rPr>
          <w:rFonts w:ascii="DFKai-SB" w:hAnsi="DFKai-SB" w:eastAsia="DFKai-SB" w:cs="DFKai-SB"/>
          <w:lang w:val="en-US"/>
        </w:rPr>
        <w:t>係數來源： 採用中國官方 2025 年發布之 2023 年市場剩餘電力排放係數。</w:t>
      </w:r>
    </w:p>
    <w:p w:rsidR="70BD3508" w:rsidP="1B71330A" w:rsidRDefault="70BD3508" w14:paraId="33D8BFE2" w14:textId="68DB2144">
      <w:pPr>
        <w:pStyle w:val="a3"/>
        <w:spacing w:line="240" w:lineRule="atLeast"/>
        <w:ind w:left="1100" w:right="110" w:rightChars="46"/>
        <w:jc w:val="both"/>
        <w:rPr>
          <w:rFonts w:ascii="DFKai-SB" w:hAnsi="DFKai-SB" w:eastAsia="DFKai-SB" w:cs="DFKai-SB"/>
          <w:lang w:val="en-US"/>
        </w:rPr>
      </w:pPr>
      <w:r>
        <w:rPr>
          <w:rFonts w:ascii="DFKai-SB" w:hAnsi="DFKai-SB" w:eastAsia="DFKai-SB" w:cs="DFKai-SB"/>
          <w:lang w:val="en-US"/>
        </w:rPr>
        <w:t>2. 其他海外產區 (越南、印尼)：採「當地電力係數」抵減法 2025 年於此區域實際購買綠電憑證共計 {{sea_rec_mwh}} MWh。</w:t>
      </w:r>
    </w:p>
    <w:p w:rsidR="70BD3508" w:rsidP="1B71330A" w:rsidRDefault="70BD3508" w14:paraId="76A35702" w14:textId="4CEB694F">
      <w:pPr>
        <w:pStyle w:val="afffc"/>
        <w:numPr>
          <w:ilvl w:val="0"/>
          <w:numId w:val="51"/>
        </w:numPr>
        <w:spacing w:line="240" w:lineRule="atLeast"/>
        <w:ind w:leftChars="0" w:right="110" w:rightChars="46"/>
        <w:jc w:val="both"/>
        <w:rPr>
          <w:rFonts w:ascii="DFKai-SB" w:hAnsi="DFKai-SB" w:eastAsia="DFKai-SB" w:cs="DFKai-SB"/>
          <w:lang w:val="en-US"/>
        </w:rPr>
      </w:pPr>
      <w:r>
        <w:rPr>
          <w:rFonts w:ascii="DFKai-SB" w:hAnsi="DFKai-SB" w:eastAsia="DFKai-SB" w:cs="DFKai-SB"/>
          <w:lang w:val="en-US"/>
        </w:rPr>
        <w:t>計算邏輯： 依據各海外廠區實際分配之憑證電量，乘以當地電力排放係數進行減量計算。</w:t>
      </w:r>
    </w:p>
    <w:p w:rsidR="1B71330A" w:rsidP="1B71330A" w:rsidRDefault="1B71330A" w14:paraId="333F496F" w14:textId="5D29A8F7">
      <w:pPr>
        <w:pStyle w:val="a3"/>
        <w:spacing w:line="240" w:lineRule="atLeast"/>
        <w:ind w:left="1100" w:right="110" w:rightChars="46"/>
        <w:jc w:val="both"/>
        <w:rPr>
          <w:rFonts w:ascii="DFKai-SB" w:hAnsi="DFKai-SB" w:eastAsia="DFKai-SB" w:cs="DFKai-SB"/>
          <w:lang w:val="en-US"/>
        </w:rPr>
      </w:pPr>
    </w:p>
    <w:p w:rsidR="70BD3508" w:rsidP="1B71330A" w:rsidRDefault="70BD3508" w14:paraId="667339D2" w14:textId="4E534752">
      <w:pPr>
        <w:pStyle w:val="a3"/>
        <w:spacing w:line="240" w:lineRule="atLeast"/>
        <w:ind w:left="1100" w:right="110" w:rightChars="46"/>
        <w:jc w:val="both"/>
        <w:rPr>
          <w:rFonts w:ascii="DFKai-SB" w:hAnsi="DFKai-SB" w:eastAsia="DFKai-SB" w:cs="DFKai-SB"/>
          <w:lang w:val="en-US"/>
        </w:rPr>
      </w:pPr>
      <w:r>
        <w:rPr>
          <w:rFonts w:ascii="DFKai-SB" w:hAnsi="DFKai-SB" w:eastAsia="DFKai-SB" w:cs="DFKai-SB"/>
          <w:lang w:val="en-US"/>
        </w:rPr>
        <w:t>減量成效： 透過憑證之應用，共計達成</w:t>
      </w:r>
      <w:r>
        <w:rPr>
          <w:rFonts w:ascii="DFKai-SB" w:hAnsi="DFKai-SB" w:eastAsia="DFKai-SB" w:cs="DFKai-SB"/>
          <w:color w:val="FF0000"/>
          <w:lang w:val="en-US"/>
        </w:rPr>
        <w:t xml:space="preserve"> 22,360.6349 </w:t>
      </w:r>
      <w:r>
        <w:rPr>
          <w:rFonts w:ascii="DFKai-SB" w:hAnsi="DFKai-SB" w:eastAsia="DFKai-SB" w:cs="DFKai-SB"/>
          <w:lang w:val="en-US"/>
        </w:rPr>
        <w:t xml:space="preserve">公噸 CO2e 之排放減量。</w:t>
      </w:r>
    </w:p>
    <w:p w:rsidR="1B71330A" w:rsidP="1B71330A" w:rsidRDefault="1B71330A" w14:paraId="58CEB911" w14:textId="048DD36E">
      <w:pPr>
        <w:pStyle w:val="afffc"/>
        <w:ind w:left="1188"/>
        <w:rPr>
          <w:sz w:val="24"/>
          <w:szCs w:val="24"/>
        </w:rPr>
      </w:pPr>
    </w:p>
    <w:p w:rsidR="1B71330A" w:rsidP="1B71330A" w:rsidRDefault="1B71330A" w14:paraId="4ADB5C0D" w14:textId="6F330480">
      <w:pPr>
        <w:spacing w:line="240" w:lineRule="atLeast"/>
        <w:ind w:left="1050" w:right="110" w:rightChars="46"/>
        <w:jc w:val="both"/>
        <w:rPr>
          <w:rFonts w:eastAsia="標楷體"/>
        </w:rPr>
      </w:pPr>
    </w:p>
    <w:p w:rsidRPr="0020266B" w:rsidR="006C143C" w:rsidRDefault="006C143C" w14:paraId="463F29E8" w14:textId="77777777">
      <w:pPr>
        <w:spacing w:line="240" w:lineRule="atLeast"/>
        <w:ind w:right="110" w:rightChars="46"/>
        <w:jc w:val="both"/>
        <w:rPr>
          <w:rFonts w:eastAsia="標楷體"/>
          <w:color w:val="000000"/>
          <w:spacing w:val="20"/>
        </w:rPr>
      </w:pPr>
    </w:p>
    <w:p w:rsidRPr="002C2ADC" w:rsidR="00A344DD" w:rsidRDefault="00F63EAB" w14:paraId="2E5187A2" w14:textId="77777777">
      <w:pPr>
        <w:pStyle w:val="2"/>
        <w:spacing w:line="240" w:lineRule="atLeast"/>
        <w:rPr>
          <w:rFonts w:ascii="Times New Roman" w:hAnsi="Times New Roman"/>
          <w:color w:val="000000"/>
          <w:sz w:val="24"/>
          <w:szCs w:val="24"/>
        </w:rPr>
      </w:pPr>
      <w:bookmarkStart w:name="_Toc195476434" w:id="54"/>
      <w:r>
        <w:rPr>
          <w:rFonts w:ascii="Times New Roman" w:hAnsi="Times New Roman"/>
          <w:color w:val="000000"/>
          <w:sz w:val="24"/>
          <w:szCs w:val="24"/>
        </w:rPr>
        <w:t xml:space="preserve">3.6 其他間接溫室氣體排放(第3類~第6類)</w:t>
      </w:r>
      <w:bookmarkEnd w:id="54"/>
    </w:p>
    <w:p w:rsidRPr="00F34EB6" w:rsidR="00A344DD" w:rsidP="7B3F8B99" w:rsidRDefault="62CC681D" w14:paraId="19925FB6" w14:textId="7F0993B9">
      <w:pPr>
        <w:pStyle w:val="a"/>
        <w:numPr>
          <w:ilvl w:val="0"/>
          <w:numId w:val="0"/>
        </w:numPr>
        <w:ind w:left="600"/>
      </w:pPr>
      <w:bookmarkStart w:name="_Toc97033150" w:id="55"/>
      <w:bookmarkStart w:name="_Toc97033200" w:id="56"/>
      <w:bookmarkStart w:name="_Toc97033275" w:id="57"/>
      <w:bookmarkStart w:name="_Toc226682806" w:id="58"/>
      <w:bookmarkStart w:name="_Hlk95903721" w:id="59"/>
      <w:r>
        <w:t xml:space="preserve">表3-6 第3類間接溫室氣體項目排放量統計表</w:t>
      </w:r>
      <w:bookmarkEnd w:id="55"/>
      <w:bookmarkEnd w:id="56"/>
      <w:bookmarkEnd w:id="57"/>
      <w:bookmarkEnd w:id="58"/>
    </w:p>
    <w:tbl>
      <w:tblPr>
        <w:tblW w:w="1010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263"/>
        <w:gridCol w:w="4111"/>
        <w:gridCol w:w="3734"/>
      </w:tblGrid>
      <w:tr w:rsidRPr="00F34EB6" w:rsidR="00E84357" w:rsidTr="1B71330A" w14:paraId="4B45447D" w14:textId="77777777">
        <w:trPr>
          <w:trHeight w:val="375"/>
          <w:jc w:val="center"/>
        </w:trPr>
        <w:tc>
          <w:tcPr>
            <w:tcW w:w="2263" w:type="dxa"/>
            <w:tcMar/>
            <w:vAlign w:val="center"/>
          </w:tcPr>
          <w:p w:rsidRPr="00F34EB6" w:rsidR="00A344DD" w:rsidP="00A344DD" w:rsidRDefault="00A344DD" w14:paraId="0A910946" w14:textId="77777777">
            <w:pPr>
              <w:adjustRightInd w:val="0"/>
              <w:snapToGrid w:val="0"/>
              <w:spacing w:line="240" w:lineRule="atLeast"/>
              <w:jc w:val="both"/>
              <w:rPr>
                <w:rFonts w:eastAsia="標楷體"/>
                <w:spacing w:val="20"/>
                <w:lang w:val="zh-CN"/>
              </w:rPr>
            </w:pPr>
            <w:bookmarkStart w:name="_Hlk32837065" w:id="60"/>
            <w:r>
              <w:rPr>
                <w:rFonts w:eastAsia="標楷體"/>
                <w:spacing w:val="20"/>
                <w:lang w:val="zh-CN"/>
              </w:rPr>
              <w:t>類別</w:t>
            </w:r>
          </w:p>
        </w:tc>
        <w:tc>
          <w:tcPr>
            <w:tcW w:w="4111" w:type="dxa"/>
            <w:tcMar/>
            <w:vAlign w:val="center"/>
          </w:tcPr>
          <w:p w:rsidRPr="00F34EB6" w:rsidR="00A344DD" w:rsidP="00A344DD" w:rsidRDefault="00A344DD" w14:paraId="0944535F" w14:textId="77777777">
            <w:pPr>
              <w:adjustRightInd w:val="0"/>
              <w:snapToGrid w:val="0"/>
              <w:spacing w:line="240" w:lineRule="atLeast"/>
              <w:jc w:val="both"/>
              <w:rPr>
                <w:rFonts w:eastAsia="標楷體"/>
                <w:spacing w:val="20"/>
                <w:lang w:val="zh-CN"/>
              </w:rPr>
            </w:pPr>
            <w:r>
              <w:rPr>
                <w:rFonts w:eastAsia="標楷體"/>
                <w:lang w:val="zh-CN"/>
              </w:rPr>
              <w:t>子類別之</w:t>
            </w:r>
            <w:r>
              <w:rPr>
                <w:rFonts w:eastAsia="標楷體"/>
                <w:spacing w:val="20"/>
                <w:lang w:val="zh-CN"/>
              </w:rPr>
              <w:t>盤查項目</w:t>
            </w:r>
          </w:p>
        </w:tc>
        <w:tc>
          <w:tcPr>
            <w:tcW w:w="3734" w:type="dxa"/>
            <w:tcMar/>
            <w:vAlign w:val="center"/>
          </w:tcPr>
          <w:p w:rsidRPr="00F34EB6" w:rsidR="00A344DD" w:rsidP="00A344DD" w:rsidRDefault="00A344DD" w14:paraId="7D7DD21C" w14:textId="77777777">
            <w:pPr>
              <w:adjustRightInd w:val="0"/>
              <w:snapToGrid w:val="0"/>
              <w:spacing w:line="240" w:lineRule="atLeast"/>
              <w:jc w:val="both"/>
              <w:rPr>
                <w:rFonts w:eastAsia="標楷體"/>
                <w:spacing w:val="20"/>
                <w:lang w:val="zh-CN"/>
              </w:rPr>
            </w:pPr>
            <w:r>
              <w:rPr>
                <w:rFonts w:eastAsia="標楷體"/>
                <w:spacing w:val="20"/>
                <w:lang w:val="zh-CN"/>
              </w:rPr>
              <w:t>碳排放量（</w:t>
            </w:r>
            <w:r>
              <w:rPr>
                <w:rFonts w:eastAsia="標楷體"/>
                <w:spacing w:val="20"/>
                <w:lang w:val="zh-CN" w:eastAsia="zh-CN"/>
              </w:rPr>
              <w:t>公噸CO</w:t>
            </w:r>
            <w:r>
              <w:rPr>
                <w:rFonts w:eastAsia="標楷體"/>
                <w:spacing w:val="20"/>
                <w:vertAlign w:val="subscript"/>
                <w:lang w:val="zh-CN" w:eastAsia="zh-CN"/>
              </w:rPr>
              <w:t>2</w:t>
            </w:r>
            <w:r>
              <w:rPr>
                <w:rFonts w:eastAsia="標楷體"/>
                <w:spacing w:val="20"/>
                <w:lang w:val="zh-CN" w:eastAsia="zh-CN"/>
              </w:rPr>
              <w:t>e</w:t>
            </w:r>
            <w:r>
              <w:rPr>
                <w:rFonts w:eastAsia="標楷體"/>
                <w:spacing w:val="20"/>
                <w:lang w:val="zh-CN"/>
              </w:rPr>
              <w:t>）</w:t>
            </w:r>
          </w:p>
        </w:tc>
      </w:tr>
      <w:tr w:rsidRPr="00AF2D14" w:rsidR="00E84357" w:rsidTr="1B71330A" w14:paraId="4C007B3D" w14:textId="77777777">
        <w:trPr>
          <w:trHeight w:val="300"/>
          <w:jc w:val="center"/>
        </w:trPr>
        <w:tc>
          <w:tcPr>
            <w:tcW w:w="2263" w:type="dxa"/>
            <w:vMerge w:val="restart"/>
            <w:tcMar/>
            <w:vAlign w:val="center"/>
          </w:tcPr>
          <w:p w:rsidRPr="00AF2D14" w:rsidR="00A344DD" w:rsidP="00A344DD" w:rsidRDefault="722281D1" w14:paraId="7E7525AB" w14:textId="407132B0">
            <w:pPr>
              <w:adjustRightInd w:val="0"/>
              <w:snapToGrid w:val="0"/>
              <w:spacing w:line="240" w:lineRule="atLeast"/>
              <w:jc w:val="both"/>
              <w:rPr>
                <w:rFonts w:eastAsia="標楷體"/>
                <w:spacing w:val="20"/>
                <w:lang w:val="zh-CN"/>
              </w:rPr>
            </w:pPr>
            <w:r>
              <w:rPr>
                <w:rFonts w:eastAsia="標楷體"/>
                <w:spacing w:val="20"/>
                <w:lang w:val="zh-CN"/>
              </w:rPr>
              <w:t>其他間接溫室氣體排放</w:t>
            </w:r>
          </w:p>
          <w:p w:rsidRPr="00AF2D14" w:rsidR="00A344DD" w:rsidP="00A344DD" w:rsidRDefault="6F0D7B24" w14:paraId="09EA50BC" w14:textId="77777777">
            <w:pPr>
              <w:adjustRightInd w:val="0"/>
              <w:snapToGrid w:val="0"/>
              <w:spacing w:line="240" w:lineRule="atLeast"/>
              <w:jc w:val="both"/>
              <w:rPr>
                <w:rFonts w:eastAsia="標楷體"/>
                <w:spacing w:val="20"/>
                <w:lang w:val="zh-CN"/>
              </w:rPr>
            </w:pPr>
            <w:r>
              <w:rPr>
                <w:rFonts w:eastAsia="標楷體"/>
                <w:spacing w:val="20"/>
                <w:lang w:val="zh-CN"/>
              </w:rPr>
              <w:t>（第3類）</w:t>
            </w:r>
          </w:p>
        </w:tc>
        <w:tc>
          <w:tcPr>
            <w:tcW w:w="4111" w:type="dxa"/>
            <w:tcMar/>
          </w:tcPr>
          <w:p w:rsidRPr="00AF2D14" w:rsidR="00A344DD" w:rsidP="7B3F8B99" w:rsidRDefault="1F3EDF6F" w14:paraId="02E78ECD" w14:textId="56BD7E3F">
            <w:pPr>
              <w:adjustRightInd w:val="0"/>
              <w:snapToGrid w:val="0"/>
              <w:spacing w:line="240" w:lineRule="atLeast"/>
              <w:jc w:val="both"/>
              <w:rPr>
                <w:rFonts w:eastAsia="標楷體"/>
                <w:spacing w:val="20"/>
                <w:lang w:val="zh-CN"/>
              </w:rPr>
            </w:pPr>
            <w:r>
              <w:rPr>
                <w:rFonts w:eastAsia="標楷體"/>
                <w:spacing w:val="20"/>
                <w:lang w:val="zh-CN"/>
              </w:rPr>
              <w:t>(</w:t>
            </w:r>
            <w:r>
              <w:rPr>
                <w:rFonts w:eastAsia="SimSun"/>
                <w:spacing w:val="20"/>
                <w:lang w:val="zh-CN" w:eastAsia="zh-CN"/>
              </w:rPr>
              <w:t>3-1</w:t>
            </w:r>
            <w:r>
              <w:rPr>
                <w:rFonts w:eastAsia="標楷體"/>
                <w:spacing w:val="20"/>
                <w:lang w:val="zh-CN"/>
              </w:rPr>
              <w:t>)</w:t>
            </w:r>
            <w:r>
              <w:rPr>
                <w:rFonts w:eastAsia="標楷體"/>
                <w:lang w:val="zh-CN"/>
              </w:rPr>
              <w:t xml:space="preserve"> 採購商品與服務</w:t>
            </w:r>
          </w:p>
        </w:tc>
        <w:tc>
          <w:tcPr>
            <w:tcW w:w="3734" w:type="dxa"/>
            <w:tcMar/>
          </w:tcPr>
          <w:p w:rsidRPr="00D47149" w:rsidR="00A344DD" w:rsidP="7B3F8B99" w:rsidRDefault="002B76E6" w14:paraId="44376945" w14:textId="7C8C716A">
            <w:pPr>
              <w:spacing w:line="240" w:lineRule="atLeast"/>
              <w:jc w:val="both"/>
            </w:pPr>
            <w:r>
              <w:rPr>
                <w:rFonts w:eastAsia="SimSun"/>
                <w:color w:val="FF0000"/>
                <w:lang w:val="zh-CN" w:eastAsia="zh-CN"/>
              </w:rPr>
              <w:t>{{scope3_31}}</w:t>
            </w:r>
          </w:p>
        </w:tc>
      </w:tr>
      <w:tr w:rsidRPr="00AF2D14" w:rsidR="00E84357" w:rsidTr="1B71330A" w14:paraId="37D0B67E" w14:textId="77777777">
        <w:trPr>
          <w:trHeight w:val="315"/>
          <w:jc w:val="center"/>
        </w:trPr>
        <w:tc>
          <w:tcPr>
            <w:tcW w:w="2263" w:type="dxa"/>
            <w:vMerge/>
            <w:tcMar/>
            <w:vAlign w:val="center"/>
          </w:tcPr>
          <w:p w:rsidRPr="00AF2D14" w:rsidR="00A344DD" w:rsidP="00A344DD" w:rsidRDefault="00A344DD" w14:paraId="3B7B4B86" w14:textId="77777777">
            <w:pPr>
              <w:adjustRightInd w:val="0"/>
              <w:snapToGrid w:val="0"/>
              <w:spacing w:line="240" w:lineRule="atLeast"/>
              <w:jc w:val="both"/>
              <w:rPr>
                <w:rFonts w:eastAsia="標楷體"/>
                <w:spacing w:val="20"/>
                <w:lang w:val="zh-CN"/>
              </w:rPr>
            </w:pPr>
          </w:p>
        </w:tc>
        <w:tc>
          <w:tcPr>
            <w:tcW w:w="4111" w:type="dxa"/>
            <w:tcMar/>
          </w:tcPr>
          <w:p w:rsidRPr="00AF2D14" w:rsidR="00A344DD" w:rsidP="7B3F8B99" w:rsidRDefault="1F3EDF6F" w14:paraId="511BE321" w14:textId="7B90766C">
            <w:pPr>
              <w:adjustRightInd w:val="0"/>
              <w:snapToGrid w:val="0"/>
              <w:spacing w:line="240" w:lineRule="atLeast"/>
              <w:jc w:val="both"/>
              <w:rPr>
                <w:rFonts w:eastAsia="標楷體"/>
                <w:spacing w:val="20"/>
                <w:lang w:val="zh-CN"/>
              </w:rPr>
            </w:pPr>
            <w:r>
              <w:rPr>
                <w:rFonts w:eastAsia="標楷體"/>
                <w:spacing w:val="20"/>
                <w:lang w:val="zh-CN"/>
              </w:rPr>
              <w:t>(</w:t>
            </w:r>
            <w:r>
              <w:rPr>
                <w:rFonts w:eastAsia="SimSun"/>
                <w:spacing w:val="20"/>
                <w:lang w:val="zh-CN" w:eastAsia="zh-CN"/>
              </w:rPr>
              <w:t>3-</w:t>
            </w:r>
            <w:r>
              <w:rPr>
                <w:rFonts w:eastAsia="標楷體"/>
                <w:spacing w:val="20"/>
                <w:lang w:val="zh-CN"/>
              </w:rPr>
              <w:t>2)</w:t>
            </w:r>
            <w:r>
              <w:rPr>
                <w:rFonts w:eastAsia="標楷體"/>
                <w:lang w:val="zh-CN"/>
              </w:rPr>
              <w:t xml:space="preserve"> 資本財</w:t>
            </w:r>
          </w:p>
        </w:tc>
        <w:tc>
          <w:tcPr>
            <w:tcW w:w="3734" w:type="dxa"/>
            <w:tcMar/>
          </w:tcPr>
          <w:p w:rsidRPr="00D47149" w:rsidR="00617D28" w:rsidP="7B3F8B99" w:rsidRDefault="2BD4C932" w14:paraId="5E91CA3F" w14:textId="77777777">
            <w:pPr>
              <w:adjustRightInd w:val="0"/>
              <w:snapToGrid w:val="0"/>
              <w:spacing w:line="240" w:lineRule="atLeast"/>
              <w:jc w:val="both"/>
              <w:rPr>
                <w:rFonts w:eastAsia="SimSun"/>
                <w:spacing w:val="20"/>
                <w:lang w:val="zh-CN" w:eastAsia="zh-CN"/>
              </w:rPr>
            </w:pPr>
            <w:r>
              <w:rPr>
                <w:rFonts w:eastAsia="SimSun"/>
                <w:spacing w:val="20"/>
                <w:lang w:val="zh-CN" w:eastAsia="zh-CN"/>
              </w:rPr>
              <w:t>-</w:t>
            </w:r>
          </w:p>
        </w:tc>
      </w:tr>
      <w:tr w:rsidRPr="00AF2D14" w:rsidR="00E84357" w:rsidTr="1B71330A" w14:paraId="3D248CD4" w14:textId="77777777">
        <w:trPr>
          <w:trHeight w:val="315"/>
          <w:jc w:val="center"/>
        </w:trPr>
        <w:tc>
          <w:tcPr>
            <w:tcW w:w="2263" w:type="dxa"/>
            <w:vMerge/>
            <w:tcMar/>
            <w:vAlign w:val="center"/>
          </w:tcPr>
          <w:p w:rsidRPr="00AF2D14" w:rsidR="00A344DD" w:rsidP="00A344DD" w:rsidRDefault="00A344DD" w14:paraId="3A0FF5F2" w14:textId="77777777">
            <w:pPr>
              <w:adjustRightInd w:val="0"/>
              <w:snapToGrid w:val="0"/>
              <w:spacing w:line="240" w:lineRule="atLeast"/>
              <w:jc w:val="both"/>
              <w:rPr>
                <w:rFonts w:eastAsia="標楷體"/>
                <w:spacing w:val="20"/>
                <w:lang w:val="zh-CN"/>
              </w:rPr>
            </w:pPr>
          </w:p>
        </w:tc>
        <w:tc>
          <w:tcPr>
            <w:tcW w:w="4111" w:type="dxa"/>
            <w:tcMar/>
          </w:tcPr>
          <w:p w:rsidRPr="00AF2D14" w:rsidR="00A344DD" w:rsidP="7B3F8B99" w:rsidRDefault="1F3EDF6F" w14:paraId="43A3C12B" w14:textId="08B4BAAE">
            <w:pPr>
              <w:adjustRightInd w:val="0"/>
              <w:snapToGrid w:val="0"/>
              <w:spacing w:line="240" w:lineRule="atLeast"/>
              <w:jc w:val="both"/>
              <w:rPr>
                <w:rFonts w:eastAsia="SimSun"/>
                <w:spacing w:val="20"/>
                <w:lang w:val="zh-CN"/>
              </w:rPr>
            </w:pPr>
            <w:r>
              <w:rPr>
                <w:rFonts w:eastAsia="標楷體"/>
                <w:spacing w:val="20"/>
                <w:lang w:val="zh-CN"/>
              </w:rPr>
              <w:t>(3-3)</w:t>
            </w:r>
            <w:r>
              <w:rPr>
                <w:rFonts w:eastAsia="標楷體"/>
                <w:lang w:val="zh-CN"/>
              </w:rPr>
              <w:t xml:space="preserve"> 與燃料及能源相關活動（未納入範疇 1 或範疇 2）</w:t>
            </w:r>
          </w:p>
        </w:tc>
        <w:tc>
          <w:tcPr>
            <w:tcW w:w="3734" w:type="dxa"/>
            <w:tcMar/>
          </w:tcPr>
          <w:p w:rsidRPr="00D47149" w:rsidR="00A344DD" w:rsidP="001127E6" w:rsidRDefault="002B76E6" w14:paraId="7A840939" w14:textId="0782F77B">
            <w:pPr>
              <w:widowControl w:val="1"/>
              <w:jc w:val="both"/>
              <w:rPr>
                <w:color w:val="FF0000"/>
                <w:kern w:val="0"/>
              </w:rPr>
            </w:pPr>
            <w:r>
              <w:rPr>
                <w:color w:val="FF0000"/>
              </w:rPr>
              <w:t>{{scope3_33}}</w:t>
            </w:r>
          </w:p>
        </w:tc>
      </w:tr>
      <w:tr w:rsidRPr="00AF2D14" w:rsidR="00E84357" w:rsidTr="1B71330A" w14:paraId="03E943B5" w14:textId="77777777">
        <w:trPr>
          <w:trHeight w:val="315"/>
          <w:jc w:val="center"/>
        </w:trPr>
        <w:tc>
          <w:tcPr>
            <w:tcW w:w="2263" w:type="dxa"/>
            <w:vMerge/>
            <w:tcMar/>
            <w:vAlign w:val="center"/>
          </w:tcPr>
          <w:p w:rsidRPr="00AF2D14" w:rsidR="00A344DD" w:rsidP="00A344DD" w:rsidRDefault="00A344DD" w14:paraId="5630AD66" w14:textId="77777777">
            <w:pPr>
              <w:adjustRightInd w:val="0"/>
              <w:snapToGrid w:val="0"/>
              <w:spacing w:line="240" w:lineRule="atLeast"/>
              <w:jc w:val="both"/>
              <w:rPr>
                <w:rFonts w:eastAsia="標楷體"/>
                <w:spacing w:val="20"/>
                <w:lang w:val="zh-CN"/>
              </w:rPr>
            </w:pPr>
          </w:p>
        </w:tc>
        <w:tc>
          <w:tcPr>
            <w:tcW w:w="4111" w:type="dxa"/>
            <w:tcMar/>
          </w:tcPr>
          <w:p w:rsidRPr="00AF2D14" w:rsidR="00A344DD" w:rsidP="7B3F8B99" w:rsidRDefault="1F3EDF6F" w14:paraId="297E8404" w14:textId="75AFCB5A">
            <w:pPr>
              <w:adjustRightInd w:val="0"/>
              <w:snapToGrid w:val="0"/>
              <w:spacing w:line="240" w:lineRule="atLeast"/>
              <w:jc w:val="both"/>
              <w:rPr>
                <w:rFonts w:eastAsia="Times New Roman"/>
                <w:spacing w:val="20"/>
                <w:lang w:eastAsia="zh-CN"/>
              </w:rPr>
            </w:pPr>
            <w:r>
              <w:rPr>
                <w:rFonts w:eastAsia="標楷體"/>
                <w:spacing w:val="20"/>
                <w:lang w:val="zh-CN"/>
              </w:rPr>
              <w:t>(</w:t>
            </w:r>
            <w:r>
              <w:rPr>
                <w:rFonts w:eastAsia="SimSun"/>
                <w:spacing w:val="20"/>
                <w:lang w:val="zh-CN" w:eastAsia="zh-CN"/>
              </w:rPr>
              <w:t>3-</w:t>
            </w:r>
            <w:r>
              <w:rPr>
                <w:rFonts w:eastAsia="標楷體"/>
                <w:spacing w:val="20"/>
                <w:lang w:val="zh-CN"/>
              </w:rPr>
              <w:t>4)</w:t>
            </w:r>
            <w:r>
              <w:rPr>
                <w:rFonts w:ascii="標楷體" w:hAnsi="標楷體" w:eastAsia="標楷體" w:cs="標楷體"/>
                <w:lang w:eastAsia="zh-CN"/>
              </w:rPr>
              <w:t xml:space="preserve"> 上游運輸及配送</w:t>
            </w:r>
          </w:p>
        </w:tc>
        <w:tc>
          <w:tcPr>
            <w:tcW w:w="3734" w:type="dxa"/>
            <w:tcMar/>
          </w:tcPr>
          <w:p w:rsidRPr="00D47149" w:rsidR="00A344DD" w:rsidP="00A344DD" w:rsidRDefault="002B76E6" w14:paraId="6A09E912" w14:textId="50C17082">
            <w:pPr>
              <w:adjustRightInd w:val="0"/>
              <w:snapToGrid w:val="0"/>
              <w:spacing w:line="240" w:lineRule="atLeast"/>
              <w:jc w:val="both"/>
              <w:rPr>
                <w:color w:val="FF0000"/>
                <w:spacing w:val="20"/>
                <w:lang w:val="zh-CN"/>
              </w:rPr>
            </w:pPr>
            <w:r>
              <w:rPr>
                <w:color w:val="FF0000"/>
                <w:lang w:val="zh-CN"/>
              </w:rPr>
              <w:t>{{scope3_34}}</w:t>
            </w:r>
          </w:p>
        </w:tc>
      </w:tr>
      <w:tr w:rsidRPr="00AF2D14" w:rsidR="00E84357" w:rsidTr="1B71330A" w14:paraId="1DDFCB2E" w14:textId="77777777">
        <w:trPr>
          <w:trHeight w:val="315"/>
          <w:jc w:val="center"/>
        </w:trPr>
        <w:tc>
          <w:tcPr>
            <w:tcW w:w="2263" w:type="dxa"/>
            <w:vMerge/>
            <w:tcMar/>
            <w:vAlign w:val="center"/>
          </w:tcPr>
          <w:p w:rsidRPr="00AF2D14" w:rsidR="00A344DD" w:rsidP="00A344DD" w:rsidRDefault="00A344DD" w14:paraId="61829076" w14:textId="77777777">
            <w:pPr>
              <w:adjustRightInd w:val="0"/>
              <w:snapToGrid w:val="0"/>
              <w:spacing w:line="240" w:lineRule="atLeast"/>
              <w:jc w:val="both"/>
              <w:rPr>
                <w:rFonts w:eastAsia="標楷體"/>
                <w:spacing w:val="20"/>
                <w:lang w:val="zh-CN"/>
              </w:rPr>
            </w:pPr>
          </w:p>
        </w:tc>
        <w:tc>
          <w:tcPr>
            <w:tcW w:w="4111" w:type="dxa"/>
            <w:tcMar/>
          </w:tcPr>
          <w:p w:rsidRPr="00AF2D14" w:rsidR="00A344DD" w:rsidP="7B3F8B99" w:rsidRDefault="1F3EDF6F" w14:paraId="367DF003" w14:textId="6D522117">
            <w:pPr>
              <w:adjustRightInd w:val="0"/>
              <w:snapToGrid w:val="0"/>
              <w:spacing w:line="240" w:lineRule="atLeast"/>
              <w:jc w:val="both"/>
              <w:rPr>
                <w:rFonts w:eastAsia="Times New Roman"/>
                <w:spacing w:val="20"/>
              </w:rPr>
            </w:pPr>
            <w:r>
              <w:rPr>
                <w:rFonts w:eastAsia="標楷體"/>
                <w:spacing w:val="20"/>
                <w:lang w:val="zh-CN"/>
              </w:rPr>
              <w:t>(</w:t>
            </w:r>
            <w:r>
              <w:rPr>
                <w:rFonts w:eastAsia="SimSun"/>
                <w:spacing w:val="20"/>
                <w:lang w:val="zh-CN" w:eastAsia="zh-CN"/>
              </w:rPr>
              <w:t>3-</w:t>
            </w:r>
            <w:r>
              <w:rPr>
                <w:spacing w:val="20"/>
                <w:lang w:val="zh-CN"/>
              </w:rPr>
              <w:t>5</w:t>
            </w:r>
            <w:r>
              <w:rPr>
                <w:rFonts w:eastAsia="標楷體"/>
                <w:spacing w:val="20"/>
                <w:lang w:val="zh-CN"/>
              </w:rPr>
              <w:t>)</w:t>
            </w:r>
            <w:r>
              <w:rPr>
                <w:rFonts w:ascii="標楷體" w:hAnsi="標楷體" w:eastAsia="標楷體" w:cs="標楷體"/>
              </w:rPr>
              <w:t xml:space="preserve"> 營運產生之廢棄物</w:t>
            </w:r>
          </w:p>
        </w:tc>
        <w:tc>
          <w:tcPr>
            <w:tcW w:w="3734" w:type="dxa"/>
            <w:tcMar/>
          </w:tcPr>
          <w:p w:rsidRPr="00D47149" w:rsidR="00A344DD" w:rsidP="007E5D99" w:rsidRDefault="002B76E6" w14:paraId="0D552B62" w14:textId="49BFE879">
            <w:pPr>
              <w:widowControl w:val="1"/>
              <w:jc w:val="both"/>
              <w:rPr>
                <w:color w:val="FF0000"/>
                <w:kern w:val="0"/>
              </w:rPr>
            </w:pPr>
            <w:r>
              <w:rPr>
                <w:color w:val="FF0000"/>
              </w:rPr>
              <w:t>{{scope3_35}}</w:t>
            </w:r>
          </w:p>
        </w:tc>
      </w:tr>
      <w:tr w:rsidR="7B3F8B99" w:rsidTr="1B71330A" w14:paraId="168CDEC6" w14:textId="77777777">
        <w:trPr>
          <w:trHeight w:val="315"/>
          <w:jc w:val="center"/>
        </w:trPr>
        <w:tc>
          <w:tcPr>
            <w:tcW w:w="2263" w:type="dxa"/>
            <w:tcMar/>
            <w:vAlign w:val="center"/>
          </w:tcPr>
          <w:p w:rsidR="7B3F8B99" w:rsidP="7B3F8B99" w:rsidRDefault="7B3F8B99" w14:paraId="4FE06012" w14:textId="50BC5711">
            <w:pPr>
              <w:spacing w:line="240" w:lineRule="atLeast"/>
              <w:jc w:val="both"/>
              <w:rPr>
                <w:rFonts w:eastAsia="標楷體"/>
                <w:lang w:val="zh-CN"/>
              </w:rPr>
            </w:pPr>
          </w:p>
        </w:tc>
        <w:tc>
          <w:tcPr>
            <w:tcW w:w="4111" w:type="dxa"/>
            <w:tcMar/>
          </w:tcPr>
          <w:p w:rsidR="7B3F8B99" w:rsidP="7B3F8B99" w:rsidRDefault="7B3F8B99" w14:paraId="22C12043" w14:textId="2DB90DE8">
            <w:pPr>
              <w:spacing w:line="240" w:lineRule="atLeast"/>
              <w:jc w:val="both"/>
              <w:rPr>
                <w:rFonts w:ascii="標楷體" w:hAnsi="標楷體" w:eastAsia="標楷體" w:cs="標楷體"/>
              </w:rPr>
            </w:pPr>
            <w:r>
              <w:rPr>
                <w:rFonts w:eastAsia="標楷體"/>
                <w:lang w:val="zh-CN"/>
              </w:rPr>
              <w:t>(</w:t>
            </w:r>
            <w:r>
              <w:rPr>
                <w:rFonts w:eastAsia="SimSun"/>
                <w:lang w:val="zh-CN" w:eastAsia="zh-CN"/>
              </w:rPr>
              <w:t>3-6</w:t>
            </w:r>
            <w:r>
              <w:rPr>
                <w:rFonts w:eastAsia="標楷體"/>
                <w:lang w:val="zh-CN"/>
              </w:rPr>
              <w:t xml:space="preserve">) </w:t>
            </w:r>
            <w:r>
              <w:rPr>
                <w:rFonts w:ascii="標楷體" w:hAnsi="標楷體" w:eastAsia="標楷體" w:cs="標楷體"/>
              </w:rPr>
              <w:t>商務旅行</w:t>
            </w:r>
          </w:p>
        </w:tc>
        <w:tc>
          <w:tcPr>
            <w:tcW w:w="3734" w:type="dxa"/>
            <w:tcMar/>
          </w:tcPr>
          <w:p w:rsidR="3F6B6D90" w:rsidP="7B3F8B99" w:rsidRDefault="002B76E6" w14:paraId="65769B53" w14:textId="4C0C55F3">
            <w:pPr>
              <w:jc w:val="both"/>
              <w:rPr>
                <w:color w:val="FF0000"/>
              </w:rPr>
            </w:pPr>
            <w:r>
              <w:rPr>
                <w:color w:val="FF0000"/>
              </w:rPr>
              <w:t>{{scope3_36}}</w:t>
            </w:r>
          </w:p>
        </w:tc>
      </w:tr>
      <w:tr w:rsidR="7B3F8B99" w:rsidTr="1B71330A" w14:paraId="4FCA7945" w14:textId="77777777">
        <w:trPr>
          <w:trHeight w:val="315"/>
          <w:jc w:val="center"/>
        </w:trPr>
        <w:tc>
          <w:tcPr>
            <w:tcW w:w="2263" w:type="dxa"/>
            <w:tcMar/>
            <w:vAlign w:val="center"/>
          </w:tcPr>
          <w:p w:rsidR="7B3F8B99" w:rsidP="7B3F8B99" w:rsidRDefault="7B3F8B99" w14:paraId="62374130" w14:textId="12D5D23E">
            <w:pPr>
              <w:spacing w:line="240" w:lineRule="atLeast"/>
              <w:jc w:val="both"/>
              <w:rPr>
                <w:rFonts w:eastAsia="標楷體"/>
                <w:lang w:val="zh-CN"/>
              </w:rPr>
            </w:pPr>
          </w:p>
        </w:tc>
        <w:tc>
          <w:tcPr>
            <w:tcW w:w="4111" w:type="dxa"/>
            <w:tcMar/>
          </w:tcPr>
          <w:p w:rsidR="7B3F8B99" w:rsidP="7B3F8B99" w:rsidRDefault="7B3F8B99" w14:paraId="7A99A2CD" w14:textId="0749BB7E">
            <w:pPr>
              <w:spacing w:line="240" w:lineRule="atLeast"/>
              <w:jc w:val="both"/>
              <w:rPr>
                <w:rFonts w:ascii="標楷體" w:hAnsi="標楷體" w:eastAsia="標楷體" w:cs="標楷體"/>
              </w:rPr>
            </w:pPr>
            <w:r>
              <w:rPr>
                <w:rFonts w:eastAsia="標楷體"/>
                <w:lang w:val="zh-CN"/>
              </w:rPr>
              <w:t>(</w:t>
            </w:r>
            <w:r>
              <w:rPr>
                <w:rFonts w:eastAsia="SimSun"/>
                <w:lang w:val="zh-CN" w:eastAsia="zh-CN"/>
              </w:rPr>
              <w:t>3-7</w:t>
            </w:r>
            <w:r>
              <w:rPr>
                <w:rFonts w:eastAsia="標楷體"/>
                <w:lang w:val="zh-CN"/>
              </w:rPr>
              <w:t xml:space="preserve">) </w:t>
            </w:r>
            <w:r>
              <w:rPr>
                <w:rFonts w:ascii="標楷體" w:hAnsi="標楷體" w:eastAsia="標楷體" w:cs="標楷體"/>
              </w:rPr>
              <w:t>員工通勤</w:t>
            </w:r>
          </w:p>
        </w:tc>
        <w:tc>
          <w:tcPr>
            <w:tcW w:w="3734" w:type="dxa"/>
            <w:tcMar/>
          </w:tcPr>
          <w:p w:rsidR="0613AFA9" w:rsidP="7B3F8B99" w:rsidRDefault="002B76E6" w14:paraId="1BF21024" w14:textId="2FAF944D">
            <w:pPr>
              <w:jc w:val="both"/>
              <w:rPr>
                <w:color w:val="FF0000"/>
              </w:rPr>
            </w:pPr>
            <w:r>
              <w:rPr>
                <w:color w:val="FF0000"/>
              </w:rPr>
              <w:t>{{scope3_37}}</w:t>
            </w:r>
          </w:p>
        </w:tc>
      </w:tr>
      <w:tr w:rsidR="7B3F8B99" w:rsidTr="1B71330A" w14:paraId="28353D5D" w14:textId="77777777">
        <w:trPr>
          <w:trHeight w:val="315"/>
          <w:jc w:val="center"/>
        </w:trPr>
        <w:tc>
          <w:tcPr>
            <w:tcW w:w="2263" w:type="dxa"/>
            <w:tcMar/>
            <w:vAlign w:val="center"/>
          </w:tcPr>
          <w:p w:rsidR="7B3F8B99" w:rsidP="7B3F8B99" w:rsidRDefault="7B3F8B99" w14:paraId="666A4C2D" w14:textId="113DB12E">
            <w:pPr>
              <w:spacing w:line="240" w:lineRule="atLeast"/>
              <w:jc w:val="both"/>
              <w:rPr>
                <w:rFonts w:eastAsia="標楷體"/>
                <w:lang w:val="zh-CN"/>
              </w:rPr>
            </w:pPr>
          </w:p>
        </w:tc>
        <w:tc>
          <w:tcPr>
            <w:tcW w:w="4111" w:type="dxa"/>
            <w:tcMar/>
          </w:tcPr>
          <w:p w:rsidR="7B3F8B99" w:rsidP="7B3F8B99" w:rsidRDefault="7B3F8B99" w14:paraId="23869726" w14:textId="363D74CB">
            <w:pPr>
              <w:spacing w:line="240" w:lineRule="atLeast"/>
              <w:jc w:val="both"/>
              <w:rPr>
                <w:rFonts w:ascii="標楷體" w:hAnsi="標楷體" w:eastAsia="標楷體" w:cs="標楷體"/>
              </w:rPr>
            </w:pPr>
            <w:r>
              <w:rPr>
                <w:rFonts w:eastAsia="標楷體"/>
                <w:lang w:val="zh-CN"/>
              </w:rPr>
              <w:t xml:space="preserve">(3-8) </w:t>
            </w:r>
            <w:r>
              <w:rPr>
                <w:rFonts w:ascii="標楷體" w:hAnsi="標楷體" w:eastAsia="標楷體" w:cs="標楷體"/>
              </w:rPr>
              <w:t>上游資產租賃</w:t>
            </w:r>
          </w:p>
        </w:tc>
        <w:tc>
          <w:tcPr>
            <w:tcW w:w="3734" w:type="dxa"/>
            <w:tcMar/>
          </w:tcPr>
          <w:p w:rsidR="6286B81A" w:rsidP="7B3F8B99" w:rsidRDefault="6286B81A" w14:paraId="19D0CFBF" w14:textId="2EFBA35C">
            <w:pPr>
              <w:jc w:val="both"/>
            </w:pPr>
            <w:r>
              <w:t>-</w:t>
            </w:r>
          </w:p>
        </w:tc>
      </w:tr>
      <w:tr w:rsidR="7B3F8B99" w:rsidTr="1B71330A" w14:paraId="031FD1E1" w14:textId="77777777">
        <w:trPr>
          <w:trHeight w:val="315"/>
          <w:jc w:val="center"/>
        </w:trPr>
        <w:tc>
          <w:tcPr>
            <w:tcW w:w="2263" w:type="dxa"/>
            <w:tcMar/>
            <w:vAlign w:val="center"/>
          </w:tcPr>
          <w:p w:rsidR="7B3F8B99" w:rsidP="7B3F8B99" w:rsidRDefault="7B3F8B99" w14:paraId="1631947D" w14:textId="7D32E95D">
            <w:pPr>
              <w:spacing w:line="240" w:lineRule="atLeast"/>
              <w:jc w:val="both"/>
              <w:rPr>
                <w:rFonts w:eastAsia="標楷體"/>
                <w:lang w:val="zh-CN"/>
              </w:rPr>
            </w:pPr>
          </w:p>
        </w:tc>
        <w:tc>
          <w:tcPr>
            <w:tcW w:w="4111" w:type="dxa"/>
            <w:tcMar/>
          </w:tcPr>
          <w:p w:rsidR="7B3F8B99" w:rsidP="7B3F8B99" w:rsidRDefault="7B3F8B99" w14:paraId="138FEE8D" w14:textId="38CA7055">
            <w:pPr>
              <w:spacing w:line="240" w:lineRule="atLeast"/>
              <w:jc w:val="both"/>
              <w:rPr>
                <w:rFonts w:eastAsia="Times New Roman"/>
                <w:lang w:eastAsia="zh-CN"/>
              </w:rPr>
            </w:pPr>
            <w:r>
              <w:rPr>
                <w:rFonts w:eastAsia="標楷體"/>
                <w:lang w:val="zh-CN"/>
              </w:rPr>
              <w:t>(</w:t>
            </w:r>
            <w:r>
              <w:rPr>
                <w:rFonts w:eastAsia="SimSun"/>
                <w:lang w:val="zh-CN" w:eastAsia="zh-CN"/>
              </w:rPr>
              <w:t>3-9</w:t>
            </w:r>
            <w:r>
              <w:rPr>
                <w:rFonts w:eastAsia="標楷體"/>
                <w:lang w:val="zh-CN"/>
              </w:rPr>
              <w:t>)</w:t>
            </w:r>
            <w:r>
              <w:rPr>
                <w:rFonts w:ascii="標楷體" w:hAnsi="標楷體" w:eastAsia="標楷體" w:cs="標楷體"/>
                <w:lang w:eastAsia="zh-CN"/>
              </w:rPr>
              <w:t xml:space="preserve"> 下游運輸及配送</w:t>
            </w:r>
          </w:p>
        </w:tc>
        <w:tc>
          <w:tcPr>
            <w:tcW w:w="3734" w:type="dxa"/>
            <w:tcMar/>
          </w:tcPr>
          <w:p w:rsidR="7F5B89FC" w:rsidP="7B3F8B99" w:rsidRDefault="002B76E6" w14:paraId="664BFBFF" w14:textId="6E8ADF2F">
            <w:pPr>
              <w:jc w:val="both"/>
              <w:rPr>
                <w:color w:val="FF0000"/>
              </w:rPr>
            </w:pPr>
            <w:r>
              <w:rPr>
                <w:color w:val="FF0000"/>
              </w:rPr>
              <w:t>{{scope3_39}}</w:t>
            </w:r>
          </w:p>
        </w:tc>
      </w:tr>
      <w:tr w:rsidR="7B3F8B99" w:rsidTr="1B71330A" w14:paraId="2A44296F" w14:textId="77777777">
        <w:trPr>
          <w:trHeight w:val="315"/>
          <w:jc w:val="center"/>
        </w:trPr>
        <w:tc>
          <w:tcPr>
            <w:tcW w:w="2263" w:type="dxa"/>
            <w:tcMar/>
            <w:vAlign w:val="center"/>
          </w:tcPr>
          <w:p w:rsidR="7B3F8B99" w:rsidP="7B3F8B99" w:rsidRDefault="7B3F8B99" w14:paraId="0251395D" w14:textId="1177A98B">
            <w:pPr>
              <w:spacing w:line="240" w:lineRule="atLeast"/>
              <w:jc w:val="both"/>
              <w:rPr>
                <w:rFonts w:eastAsia="標楷體"/>
                <w:lang w:val="zh-CN"/>
              </w:rPr>
            </w:pPr>
          </w:p>
        </w:tc>
        <w:tc>
          <w:tcPr>
            <w:tcW w:w="4111" w:type="dxa"/>
            <w:tcMar/>
          </w:tcPr>
          <w:p w:rsidR="7B3F8B99" w:rsidP="7B3F8B99" w:rsidRDefault="7B3F8B99" w14:paraId="2E1077C7" w14:textId="3476D0E8">
            <w:pPr>
              <w:spacing w:line="240" w:lineRule="atLeast"/>
              <w:jc w:val="both"/>
              <w:rPr>
                <w:rFonts w:eastAsia="Times New Roman"/>
              </w:rPr>
            </w:pPr>
            <w:r>
              <w:rPr>
                <w:rFonts w:eastAsia="標楷體"/>
                <w:lang w:val="zh-CN"/>
              </w:rPr>
              <w:t>(</w:t>
            </w:r>
            <w:r>
              <w:rPr>
                <w:rFonts w:eastAsia="SimSun"/>
                <w:lang w:val="zh-CN" w:eastAsia="zh-CN"/>
              </w:rPr>
              <w:t>3-10</w:t>
            </w:r>
            <w:r>
              <w:rPr>
                <w:rFonts w:eastAsia="標楷體"/>
                <w:lang w:val="zh-CN"/>
              </w:rPr>
              <w:t>)</w:t>
            </w:r>
            <w:r>
              <w:rPr>
                <w:rFonts w:ascii="標楷體" w:hAnsi="標楷體" w:eastAsia="標楷體" w:cs="標楷體"/>
              </w:rPr>
              <w:t>售出產品的加工</w:t>
            </w:r>
          </w:p>
        </w:tc>
        <w:tc>
          <w:tcPr>
            <w:tcW w:w="3734" w:type="dxa"/>
            <w:tcMar/>
          </w:tcPr>
          <w:p w:rsidR="35CB728C" w:rsidP="7B3F8B99" w:rsidRDefault="35CB728C" w14:paraId="48EC05A6" w14:textId="7A981CC2">
            <w:pPr>
              <w:jc w:val="both"/>
            </w:pPr>
            <w:r>
              <w:t>-</w:t>
            </w:r>
          </w:p>
        </w:tc>
      </w:tr>
      <w:tr w:rsidR="7B3F8B99" w:rsidTr="1B71330A" w14:paraId="7E7D9097" w14:textId="77777777">
        <w:trPr>
          <w:trHeight w:val="315"/>
          <w:jc w:val="center"/>
        </w:trPr>
        <w:tc>
          <w:tcPr>
            <w:tcW w:w="2263" w:type="dxa"/>
            <w:tcMar/>
            <w:vAlign w:val="center"/>
          </w:tcPr>
          <w:p w:rsidR="7B3F8B99" w:rsidP="7B3F8B99" w:rsidRDefault="7B3F8B99" w14:paraId="16397952" w14:textId="4977B8B3">
            <w:pPr>
              <w:spacing w:line="240" w:lineRule="atLeast"/>
              <w:jc w:val="both"/>
              <w:rPr>
                <w:rFonts w:eastAsia="標楷體"/>
                <w:lang w:val="zh-CN"/>
              </w:rPr>
            </w:pPr>
          </w:p>
        </w:tc>
        <w:tc>
          <w:tcPr>
            <w:tcW w:w="4111" w:type="dxa"/>
            <w:tcMar/>
          </w:tcPr>
          <w:p w:rsidR="7B3F8B99" w:rsidP="7B3F8B99" w:rsidRDefault="7B3F8B99" w14:paraId="09C4085C" w14:textId="365613E3">
            <w:pPr>
              <w:spacing w:line="240" w:lineRule="atLeast"/>
              <w:jc w:val="both"/>
              <w:rPr>
                <w:rFonts w:ascii="標楷體" w:hAnsi="標楷體" w:eastAsia="標楷體" w:cs="標楷體"/>
              </w:rPr>
            </w:pPr>
            <w:r>
              <w:rPr>
                <w:rFonts w:eastAsia="標楷體"/>
                <w:lang w:val="zh-CN"/>
              </w:rPr>
              <w:t>(</w:t>
            </w:r>
            <w:r>
              <w:rPr>
                <w:rFonts w:eastAsia="SimSun"/>
                <w:lang w:val="zh-CN" w:eastAsia="zh-CN"/>
              </w:rPr>
              <w:t>3-11</w:t>
            </w:r>
            <w:r>
              <w:rPr>
                <w:rFonts w:eastAsia="標楷體"/>
                <w:lang w:val="zh-CN"/>
              </w:rPr>
              <w:t xml:space="preserve">) </w:t>
            </w:r>
            <w:r>
              <w:rPr>
                <w:rFonts w:ascii="標楷體" w:hAnsi="標楷體" w:eastAsia="標楷體" w:cs="標楷體"/>
              </w:rPr>
              <w:t>銷售產品之使用</w:t>
            </w:r>
          </w:p>
        </w:tc>
        <w:tc>
          <w:tcPr>
            <w:tcW w:w="3734" w:type="dxa"/>
            <w:tcMar/>
          </w:tcPr>
          <w:p w:rsidR="6BC372E6" w:rsidP="7B3F8B99" w:rsidRDefault="6BC372E6" w14:paraId="2A4C4B70" w14:textId="3A55CC0D">
            <w:pPr>
              <w:jc w:val="both"/>
            </w:pPr>
            <w:r>
              <w:t>-</w:t>
            </w:r>
          </w:p>
        </w:tc>
      </w:tr>
      <w:tr w:rsidR="7B3F8B99" w:rsidTr="1B71330A" w14:paraId="413F0B13" w14:textId="77777777">
        <w:trPr>
          <w:trHeight w:val="315"/>
          <w:jc w:val="center"/>
        </w:trPr>
        <w:tc>
          <w:tcPr>
            <w:tcW w:w="2263" w:type="dxa"/>
            <w:tcMar/>
            <w:vAlign w:val="center"/>
          </w:tcPr>
          <w:p w:rsidR="7B3F8B99" w:rsidP="7B3F8B99" w:rsidRDefault="7B3F8B99" w14:paraId="4DDF735C" w14:textId="7E6D09B6">
            <w:pPr>
              <w:spacing w:line="240" w:lineRule="atLeast"/>
              <w:jc w:val="both"/>
              <w:rPr>
                <w:rFonts w:eastAsia="標楷體"/>
                <w:lang w:val="zh-CN"/>
              </w:rPr>
            </w:pPr>
          </w:p>
        </w:tc>
        <w:tc>
          <w:tcPr>
            <w:tcW w:w="4111" w:type="dxa"/>
            <w:tcMar/>
          </w:tcPr>
          <w:p w:rsidR="7B3F8B99" w:rsidP="7B3F8B99" w:rsidRDefault="7B3F8B99" w14:paraId="472B47F9" w14:textId="1CD91A97">
            <w:pPr>
              <w:spacing w:line="240" w:lineRule="atLeast"/>
              <w:jc w:val="both"/>
              <w:rPr>
                <w:rFonts w:ascii="標楷體" w:hAnsi="標楷體" w:eastAsia="標楷體" w:cs="標楷體"/>
              </w:rPr>
            </w:pPr>
            <w:r>
              <w:rPr>
                <w:rFonts w:eastAsia="標楷體"/>
                <w:lang w:val="zh-CN"/>
              </w:rPr>
              <w:t>(</w:t>
            </w:r>
            <w:r>
              <w:rPr>
                <w:rFonts w:eastAsia="SimSun"/>
                <w:lang w:val="zh-CN" w:eastAsia="zh-CN"/>
              </w:rPr>
              <w:t>3-12</w:t>
            </w:r>
            <w:r>
              <w:rPr>
                <w:rFonts w:eastAsia="標楷體"/>
                <w:lang w:val="zh-CN"/>
              </w:rPr>
              <w:t xml:space="preserve">) </w:t>
            </w:r>
            <w:r>
              <w:rPr>
                <w:rFonts w:ascii="標楷體" w:hAnsi="標楷體" w:eastAsia="標楷體" w:cs="標楷體"/>
              </w:rPr>
              <w:t>銷售產品使用壽命終端處理</w:t>
            </w:r>
          </w:p>
        </w:tc>
        <w:tc>
          <w:tcPr>
            <w:tcW w:w="3734" w:type="dxa"/>
            <w:tcMar/>
          </w:tcPr>
          <w:p w:rsidR="4012A4CC" w:rsidP="7B3F8B99" w:rsidRDefault="4012A4CC" w14:paraId="05B8AA84" w14:textId="263B1AB8">
            <w:pPr>
              <w:jc w:val="both"/>
            </w:pPr>
            <w:r>
              <w:t>-</w:t>
            </w:r>
          </w:p>
        </w:tc>
      </w:tr>
      <w:tr w:rsidR="7B3F8B99" w:rsidTr="1B71330A" w14:paraId="76C8E157" w14:textId="77777777">
        <w:trPr>
          <w:trHeight w:val="315"/>
          <w:jc w:val="center"/>
        </w:trPr>
        <w:tc>
          <w:tcPr>
            <w:tcW w:w="2263" w:type="dxa"/>
            <w:tcMar/>
            <w:vAlign w:val="center"/>
          </w:tcPr>
          <w:p w:rsidR="7B3F8B99" w:rsidP="7B3F8B99" w:rsidRDefault="7B3F8B99" w14:paraId="27FC02B1" w14:textId="7BFCBB29">
            <w:pPr>
              <w:spacing w:line="240" w:lineRule="atLeast"/>
              <w:jc w:val="both"/>
              <w:rPr>
                <w:rFonts w:eastAsia="標楷體"/>
                <w:lang w:val="zh-CN"/>
              </w:rPr>
            </w:pPr>
          </w:p>
        </w:tc>
        <w:tc>
          <w:tcPr>
            <w:tcW w:w="4111" w:type="dxa"/>
            <w:tcMar/>
          </w:tcPr>
          <w:p w:rsidR="7B3F8B99" w:rsidP="7B3F8B99" w:rsidRDefault="7B3F8B99" w14:paraId="470565EC" w14:textId="61C580DF">
            <w:pPr>
              <w:spacing w:line="240" w:lineRule="atLeast"/>
              <w:jc w:val="both"/>
              <w:rPr>
                <w:rFonts w:ascii="標楷體" w:hAnsi="標楷體" w:eastAsia="標楷體" w:cs="標楷體"/>
              </w:rPr>
            </w:pPr>
            <w:r>
              <w:rPr>
                <w:rFonts w:eastAsia="標楷體"/>
                <w:lang w:val="zh-CN"/>
              </w:rPr>
              <w:t xml:space="preserve">(3-13) </w:t>
            </w:r>
            <w:r>
              <w:rPr>
                <w:rFonts w:ascii="標楷體" w:hAnsi="標楷體" w:eastAsia="標楷體" w:cs="標楷體"/>
              </w:rPr>
              <w:t>下游資產租賃</w:t>
            </w:r>
          </w:p>
        </w:tc>
        <w:tc>
          <w:tcPr>
            <w:tcW w:w="3734" w:type="dxa"/>
            <w:tcMar/>
          </w:tcPr>
          <w:p w:rsidR="71EC32BF" w:rsidP="7B3F8B99" w:rsidRDefault="71EC32BF" w14:paraId="53F69B21" w14:textId="023069B3">
            <w:pPr>
              <w:jc w:val="both"/>
            </w:pPr>
            <w:r>
              <w:t>-</w:t>
            </w:r>
          </w:p>
        </w:tc>
      </w:tr>
      <w:tr w:rsidR="7B3F8B99" w:rsidTr="1B71330A" w14:paraId="3F3015F4" w14:textId="77777777">
        <w:trPr>
          <w:trHeight w:val="315"/>
          <w:jc w:val="center"/>
        </w:trPr>
        <w:tc>
          <w:tcPr>
            <w:tcW w:w="2263" w:type="dxa"/>
            <w:tcMar/>
            <w:vAlign w:val="center"/>
          </w:tcPr>
          <w:p w:rsidR="7B3F8B99" w:rsidP="7B3F8B99" w:rsidRDefault="7B3F8B99" w14:paraId="1F17417E" w14:textId="60FB9E62">
            <w:pPr>
              <w:spacing w:line="240" w:lineRule="atLeast"/>
              <w:jc w:val="both"/>
              <w:rPr>
                <w:rFonts w:eastAsia="標楷體"/>
                <w:lang w:val="zh-CN"/>
              </w:rPr>
            </w:pPr>
          </w:p>
        </w:tc>
        <w:tc>
          <w:tcPr>
            <w:tcW w:w="4111" w:type="dxa"/>
            <w:tcMar/>
          </w:tcPr>
          <w:p w:rsidR="7B3F8B99" w:rsidP="7B3F8B99" w:rsidRDefault="7B3F8B99" w14:paraId="095AAEA4" w14:textId="56C08176">
            <w:pPr>
              <w:spacing w:line="240" w:lineRule="atLeast"/>
              <w:jc w:val="both"/>
              <w:rPr>
                <w:rFonts w:ascii="標楷體" w:hAnsi="標楷體" w:eastAsia="標楷體" w:cs="標楷體"/>
                <w:lang w:eastAsia="zh-CN"/>
              </w:rPr>
            </w:pPr>
            <w:r>
              <w:rPr>
                <w:rFonts w:eastAsia="標楷體"/>
                <w:lang w:val="zh-CN"/>
              </w:rPr>
              <w:t>(</w:t>
            </w:r>
            <w:r>
              <w:rPr>
                <w:rFonts w:eastAsia="SimSun"/>
                <w:lang w:val="zh-CN" w:eastAsia="zh-CN"/>
              </w:rPr>
              <w:t>3-14</w:t>
            </w:r>
            <w:r>
              <w:rPr>
                <w:rFonts w:eastAsia="標楷體"/>
                <w:lang w:val="zh-CN"/>
              </w:rPr>
              <w:t>)</w:t>
            </w:r>
            <w:r>
              <w:rPr>
                <w:rFonts w:ascii="標楷體" w:hAnsi="標楷體" w:eastAsia="標楷體" w:cs="標楷體"/>
                <w:lang w:eastAsia="zh-CN"/>
              </w:rPr>
              <w:t xml:space="preserve"> 加盟</w:t>
            </w:r>
          </w:p>
        </w:tc>
        <w:tc>
          <w:tcPr>
            <w:tcW w:w="3734" w:type="dxa"/>
            <w:tcMar/>
          </w:tcPr>
          <w:p w:rsidR="71EC32BF" w:rsidP="7B3F8B99" w:rsidRDefault="71EC32BF" w14:paraId="6B27DBE7" w14:textId="7D4A1136">
            <w:pPr>
              <w:jc w:val="both"/>
            </w:pPr>
            <w:r>
              <w:t>-</w:t>
            </w:r>
          </w:p>
        </w:tc>
      </w:tr>
      <w:tr w:rsidR="7B3F8B99" w:rsidTr="1B71330A" w14:paraId="1CAA7F76" w14:textId="77777777">
        <w:trPr>
          <w:trHeight w:val="315"/>
          <w:jc w:val="center"/>
        </w:trPr>
        <w:tc>
          <w:tcPr>
            <w:tcW w:w="2263" w:type="dxa"/>
            <w:tcMar/>
            <w:vAlign w:val="center"/>
          </w:tcPr>
          <w:p w:rsidR="7B3F8B99" w:rsidP="7B3F8B99" w:rsidRDefault="7B3F8B99" w14:paraId="700BA2C7" w14:textId="4185A985">
            <w:pPr>
              <w:spacing w:line="240" w:lineRule="atLeast"/>
              <w:jc w:val="both"/>
              <w:rPr>
                <w:rFonts w:eastAsia="標楷體"/>
                <w:lang w:val="zh-CN"/>
              </w:rPr>
            </w:pPr>
          </w:p>
        </w:tc>
        <w:tc>
          <w:tcPr>
            <w:tcW w:w="4111" w:type="dxa"/>
            <w:tcMar/>
          </w:tcPr>
          <w:p w:rsidR="7B3F8B99" w:rsidP="7B3F8B99" w:rsidRDefault="7B3F8B99" w14:paraId="6F595545" w14:textId="01468224">
            <w:pPr>
              <w:spacing w:line="240" w:lineRule="atLeast"/>
              <w:jc w:val="both"/>
              <w:rPr>
                <w:rFonts w:eastAsia="Times New Roman"/>
              </w:rPr>
            </w:pPr>
            <w:r>
              <w:rPr>
                <w:rFonts w:eastAsia="標楷體"/>
                <w:lang w:val="zh-CN"/>
              </w:rPr>
              <w:t>(</w:t>
            </w:r>
            <w:r>
              <w:rPr>
                <w:rFonts w:eastAsia="SimSun"/>
                <w:lang w:val="zh-CN" w:eastAsia="zh-CN"/>
              </w:rPr>
              <w:t>3-15</w:t>
            </w:r>
            <w:r>
              <w:rPr>
                <w:rFonts w:eastAsia="標楷體"/>
                <w:lang w:val="zh-CN"/>
              </w:rPr>
              <w:t>)</w:t>
            </w:r>
            <w:r>
              <w:rPr>
                <w:rFonts w:ascii="標楷體" w:hAnsi="標楷體" w:eastAsia="標楷體" w:cs="標楷體"/>
              </w:rPr>
              <w:t xml:space="preserve"> 投資</w:t>
            </w:r>
          </w:p>
        </w:tc>
        <w:tc>
          <w:tcPr>
            <w:tcW w:w="3734" w:type="dxa"/>
            <w:tcMar/>
          </w:tcPr>
          <w:p w:rsidR="229E730C" w:rsidP="7B3F8B99" w:rsidRDefault="229E730C" w14:paraId="28DCC23E" w14:textId="1B861E0E">
            <w:pPr>
              <w:jc w:val="both"/>
            </w:pPr>
            <w:r>
              <w:t>-</w:t>
            </w:r>
          </w:p>
        </w:tc>
      </w:tr>
      <w:tr w:rsidRPr="00AF2D14" w:rsidR="00386B9F" w:rsidTr="1B71330A" w14:paraId="30E91D5B" w14:textId="77777777">
        <w:trPr>
          <w:trHeight w:val="164"/>
          <w:jc w:val="center"/>
        </w:trPr>
        <w:tc>
          <w:tcPr>
            <w:tcW w:w="6374" w:type="dxa"/>
            <w:gridSpan w:val="2"/>
            <w:tcMar/>
            <w:vAlign w:val="center"/>
          </w:tcPr>
          <w:p w:rsidRPr="00AF2D14" w:rsidR="00386B9F" w:rsidP="00A344DD" w:rsidRDefault="01085F6E" w14:paraId="22F9F2B7" w14:textId="77777777">
            <w:pPr>
              <w:adjustRightInd w:val="0"/>
              <w:snapToGrid w:val="0"/>
              <w:spacing w:line="240" w:lineRule="atLeast"/>
              <w:jc w:val="both"/>
              <w:rPr>
                <w:rFonts w:eastAsia="標楷體"/>
                <w:spacing w:val="20"/>
                <w:lang w:val="zh-CN"/>
              </w:rPr>
            </w:pPr>
            <w:r>
              <w:rPr>
                <w:rFonts w:eastAsia="標楷體"/>
                <w:spacing w:val="20"/>
                <w:lang w:val="zh-CN"/>
              </w:rPr>
              <w:t>合計</w:t>
            </w:r>
            <w:bookmarkEnd w:id="60"/>
          </w:p>
        </w:tc>
        <w:tc>
          <w:tcPr>
            <w:tcW w:w="3734" w:type="dxa"/>
            <w:tcMar/>
            <w:vAlign w:val="center"/>
          </w:tcPr>
          <w:p w:rsidRPr="00D47149" w:rsidR="00386B9F" w:rsidP="7B3F8B99" w:rsidRDefault="002B76E6" w14:paraId="509021BD" w14:textId="27E5C9A4">
            <w:pPr>
              <w:adjustRightInd w:val="0"/>
              <w:snapToGrid w:val="0"/>
              <w:spacing w:line="240" w:lineRule="atLeast"/>
              <w:jc w:val="both"/>
              <w:rPr>
                <w:rFonts w:eastAsia="SimSun"/>
                <w:b w:val="1"/>
                <w:bCs w:val="1"/>
                <w:color w:val="FF0000"/>
                <w:spacing w:val="20"/>
                <w:lang w:val="zh-CN" w:eastAsia="zh-CN"/>
              </w:rPr>
            </w:pPr>
            <w:r>
              <w:rPr>
                <w:rFonts w:eastAsia="SimSun"/>
                <w:b w:val="1"/>
                <w:bCs w:val="1"/>
                <w:color w:val="FF0000"/>
                <w:lang w:val="zh-CN" w:eastAsia="zh-CN"/>
              </w:rPr>
              <w:t>{{scope3_total}}</w:t>
            </w:r>
          </w:p>
        </w:tc>
      </w:tr>
    </w:tbl>
    <w:p w:rsidRPr="002C2ADC" w:rsidR="00A344DD" w:rsidP="00E84357" w:rsidRDefault="00A344DD" w14:paraId="680A4E5D" w14:textId="77777777">
      <w:pPr>
        <w:rPr>
          <w:color w:val="FF0000"/>
        </w:rPr>
      </w:pPr>
      <w:bookmarkStart w:name="_Toc97033153" w:id="61"/>
      <w:bookmarkStart w:name="_Toc97033203" w:id="62"/>
      <w:bookmarkStart w:name="_Toc97033278" w:id="63"/>
      <w:bookmarkEnd w:id="61"/>
      <w:bookmarkEnd w:id="62"/>
      <w:bookmarkEnd w:id="63"/>
    </w:p>
    <w:p w:rsidRPr="002C2ADC" w:rsidR="00F63EAB" w:rsidRDefault="00A344DD" w14:paraId="7B6ED7E5" w14:textId="77777777">
      <w:pPr>
        <w:pStyle w:val="2"/>
        <w:spacing w:line="240" w:lineRule="atLeast"/>
        <w:rPr>
          <w:rFonts w:ascii="Times New Roman" w:hAnsi="Times New Roman"/>
          <w:color w:val="000000"/>
          <w:sz w:val="24"/>
          <w:szCs w:val="24"/>
        </w:rPr>
      </w:pPr>
      <w:bookmarkStart w:name="_Toc195476435" w:id="64"/>
      <w:bookmarkEnd w:id="59"/>
      <w:r>
        <w:rPr>
          <w:rFonts w:ascii="Times New Roman" w:hAnsi="Times New Roman"/>
          <w:color w:val="000000"/>
          <w:sz w:val="24"/>
          <w:szCs w:val="24"/>
        </w:rPr>
        <w:t xml:space="preserve">3.7 溫室氣體總排放量</w:t>
      </w:r>
      <w:bookmarkEnd w:id="64"/>
    </w:p>
    <w:p w:rsidR="00027B5B" w:rsidP="00BF098D" w:rsidRDefault="680A8ED7" w14:paraId="20BEE00E" w14:textId="186B76E0">
      <w:pPr>
        <w:spacing w:after="180" w:afterLines="50" w:line="240" w:lineRule="atLeast"/>
        <w:ind w:left="180" w:leftChars="75" w:right="110" w:rightChars="46" w:firstLine="560" w:firstLineChars="200"/>
        <w:jc w:val="both"/>
        <w:rPr>
          <w:rFonts w:eastAsia="標楷體"/>
          <w:color w:val="000000"/>
          <w:spacing w:val="20"/>
        </w:rPr>
      </w:pPr>
      <w:r>
        <w:rPr>
          <w:rFonts w:eastAsia="標楷體"/>
          <w:color w:val="000000"/>
          <w:spacing w:val="20"/>
        </w:rPr>
        <w:t>本公司之溫室氣體總排放量（第1類~第3類）</w:t>
      </w:r>
      <w:r>
        <w:rPr>
          <w:rFonts w:eastAsia="標楷體"/>
          <w:spacing w:val="20"/>
        </w:rPr>
        <w:t>地區別排放量為</w:t>
      </w:r>
      <w:r>
        <w:rPr>
          <w:rFonts w:eastAsia="標楷體"/>
          <w:color w:val="FF0000"/>
          <w:spacing w:val="20"/>
        </w:rPr>
        <w:t>{{total_location}}</w:t>
      </w:r>
      <w:r>
        <w:rPr>
          <w:rFonts w:eastAsia="標楷體"/>
        </w:rPr>
        <w:t>公噸CO</w:t>
      </w:r>
      <w:r>
        <w:rPr>
          <w:rFonts w:eastAsia="標楷體"/>
          <w:vertAlign w:val="subscript"/>
        </w:rPr>
        <w:t>2</w:t>
      </w:r>
      <w:r>
        <w:rPr>
          <w:rFonts w:eastAsia="標楷體"/>
        </w:rPr>
        <w:t>e/年，市場別排放量為</w:t>
      </w:r>
      <w:r>
        <w:rPr>
          <w:rFonts w:eastAsia="標楷體"/>
          <w:color w:val="FF0000"/>
        </w:rPr>
        <w:t>{{total_market}}</w:t>
      </w:r>
      <w:r>
        <w:rPr>
          <w:rFonts w:eastAsia="標楷體"/>
          <w:color w:val="000000" w:themeColor="text1" w:themeTint="FF" w:themeShade="FF"/>
        </w:rPr>
        <w:t>公噸CO</w:t>
      </w:r>
      <w:r>
        <w:rPr>
          <w:rFonts w:eastAsia="標楷體"/>
          <w:color w:val="000000" w:themeColor="text1" w:themeTint="FF" w:themeShade="FF"/>
          <w:vertAlign w:val="subscript"/>
        </w:rPr>
        <w:t>2</w:t>
      </w:r>
      <w:r>
        <w:rPr>
          <w:rFonts w:eastAsia="標楷體"/>
          <w:color w:val="000000" w:themeColor="text1" w:themeTint="FF" w:themeShade="FF"/>
        </w:rPr>
        <w:t>e/年。如表3-6所示。</w:t>
      </w:r>
    </w:p>
    <w:p w:rsidRPr="0020266B" w:rsidR="00B007E7" w:rsidP="7B3F8B99" w:rsidRDefault="60AA92B7" w14:paraId="5B419E0C" w14:textId="6133452F">
      <w:pPr>
        <w:pStyle w:val="a"/>
        <w:numPr>
          <w:ilvl w:val="0"/>
          <w:numId w:val="0"/>
        </w:numPr>
        <w:ind w:left="2970" w:hanging="2790"/>
        <w:rPr>
          <w:rFonts w:ascii="system-ui" w:hAnsi="system-ui" w:eastAsia="system-ui" w:cs="system-ui"/>
        </w:rPr>
      </w:pPr>
      <w:bookmarkStart w:name="_Toc97033154" w:id="65"/>
      <w:bookmarkStart w:name="_Toc97033204" w:id="66"/>
      <w:bookmarkStart w:name="_Toc97033279" w:id="67"/>
      <w:bookmarkStart w:name="_Toc226682807" w:id="68"/>
      <w:r>
        <w:rPr>
          <w:rFonts w:ascii="system-ui" w:hAnsi="system-ui" w:eastAsia="system-ui" w:cs="system-ui"/>
        </w:rPr>
        <w:t xml:space="preserve">表3-7 溫室氣體盤查排放清冊</w:t>
      </w:r>
      <w:bookmarkEnd w:id="65"/>
      <w:bookmarkEnd w:id="66"/>
      <w:bookmarkEnd w:id="67"/>
      <w:bookmarkEnd w:id="68"/>
    </w:p>
    <w:p w:rsidR="6902F46D" w:rsidP="7B3F8B99" w:rsidRDefault="002B76E6" w14:paraId="55A2598F" w14:textId="7643F22C">
      <w:pPr>
        <w:spacing w:line="240" w:lineRule="atLeast"/>
      </w:pPr>
      <w:r>
        <w:drawing>
          <wp:inline distT="0" distB="0" distL="0" distR="0" wp14:anchorId="6538C35D" wp14:editId="4E8C2E23">
            <wp:extent cx="5759450" cy="1920875"/>
            <wp:effectExtent l="0" t="0" r="0" b="3175"/>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59450" cy="1920875"/>
                    </a:xfrm>
                    <a:prstGeom prst="rect">
                      <a:avLst/>
                    </a:prstGeom>
                  </pic:spPr>
                </pic:pic>
              </a:graphicData>
            </a:graphic>
          </wp:inline>
        </w:drawing>
      </w:r>
    </w:p>
    <w:p w:rsidR="002B76E6" w:rsidP="7B3F8B99" w:rsidRDefault="002B76E6" w14:paraId="27AE7C92" w14:textId="0133A542">
      <w:pPr>
        <w:spacing w:line="240" w:lineRule="atLeast"/>
      </w:pPr>
      <w:r>
        <w:drawing>
          <wp:inline distT="0" distB="0" distL="0" distR="0" wp14:anchorId="6296B87B" wp14:editId="178F9F45">
            <wp:extent cx="5759450" cy="2367915"/>
            <wp:effectExtent l="0" t="0" r="0" b="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59450" cy="2367915"/>
                    </a:xfrm>
                    <a:prstGeom prst="rect">
                      <a:avLst/>
                    </a:prstGeom>
                  </pic:spPr>
                </pic:pic>
              </a:graphicData>
            </a:graphic>
          </wp:inline>
        </w:drawing>
      </w:r>
    </w:p>
    <w:p w:rsidR="002B76E6" w:rsidP="7B3F8B99" w:rsidRDefault="002B76E6" w14:paraId="35577C51" w14:textId="0C2C39E8">
      <w:pPr>
        <w:spacing w:line="240" w:lineRule="atLeast"/>
        <w:rPr>
          <w:rFonts w:hint="eastAsia"/>
        </w:rPr>
      </w:pPr>
      <w:r>
        <w:drawing>
          <wp:inline distT="0" distB="0" distL="0" distR="0" wp14:anchorId="17B62425" wp14:editId="771027A5">
            <wp:extent cx="5759450" cy="1340485"/>
            <wp:effectExtent l="0" t="0" r="0"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59450" cy="1340485"/>
                    </a:xfrm>
                    <a:prstGeom prst="rect">
                      <a:avLst/>
                    </a:prstGeom>
                  </pic:spPr>
                </pic:pic>
              </a:graphicData>
            </a:graphic>
          </wp:inline>
        </w:drawing>
      </w:r>
    </w:p>
    <w:p w:rsidR="002B76E6" w:rsidP="7B3F8B99" w:rsidRDefault="002B76E6" w14:paraId="7F4A8127" w14:textId="77777777">
      <w:pPr>
        <w:spacing w:line="240" w:lineRule="atLeast"/>
        <w:rPr>
          <w:rFonts w:hint="eastAsia"/>
        </w:rPr>
      </w:pPr>
    </w:p>
    <w:p w:rsidRPr="002C2ADC" w:rsidR="00F63EAB" w:rsidRDefault="00F63EAB" w14:paraId="364CAFF1" w14:textId="77777777">
      <w:pPr>
        <w:pStyle w:val="2"/>
        <w:spacing w:line="240" w:lineRule="atLeast"/>
        <w:rPr>
          <w:rFonts w:ascii="Times New Roman" w:hAnsi="Times New Roman"/>
          <w:color w:val="000000"/>
          <w:sz w:val="24"/>
          <w:szCs w:val="24"/>
        </w:rPr>
      </w:pPr>
      <w:bookmarkStart w:name="_Toc195476436" w:id="69"/>
      <w:r>
        <w:rPr>
          <w:rFonts w:ascii="Times New Roman" w:hAnsi="Times New Roman"/>
          <w:color w:val="000000"/>
          <w:sz w:val="24"/>
          <w:szCs w:val="24"/>
        </w:rPr>
        <w:t xml:space="preserve">3.8 溫室氣體排放量盤查排除事項</w:t>
      </w:r>
      <w:bookmarkEnd w:id="69"/>
    </w:p>
    <w:p w:rsidRPr="002C2ADC" w:rsidR="00047349" w:rsidP="00EC272D" w:rsidRDefault="00047349" w14:paraId="1231BE67" w14:textId="77777777">
      <w:pPr>
        <w:spacing w:line="240" w:lineRule="atLeast"/>
        <w:ind w:left="992" w:leftChars="60" w:right="110" w:rightChars="46" w:hanging="848" w:hangingChars="303"/>
        <w:jc w:val="both"/>
        <w:rPr>
          <w:rFonts w:eastAsia="標楷體"/>
          <w:bCs/>
          <w:color w:val="000000"/>
          <w:spacing w:val="20"/>
        </w:rPr>
      </w:pPr>
    </w:p>
    <w:p w:rsidRPr="002C2ADC" w:rsidR="00EC272D" w:rsidP="003E15A2" w:rsidRDefault="00F63EAB" w14:paraId="5A4029AF" w14:textId="77777777">
      <w:pPr>
        <w:spacing w:line="240" w:lineRule="atLeast"/>
        <w:ind w:left="708" w:right="110" w:rightChars="46" w:hanging="708" w:hangingChars="253"/>
        <w:jc w:val="both"/>
        <w:rPr>
          <w:rFonts w:eastAsia="標楷體"/>
          <w:bCs/>
          <w:color w:val="000000"/>
          <w:spacing w:val="20"/>
        </w:rPr>
      </w:pPr>
      <w:r>
        <w:rPr>
          <w:rFonts w:eastAsia="標楷體"/>
          <w:bCs/>
          <w:color w:val="000000"/>
          <w:spacing w:val="20"/>
        </w:rPr>
        <w:t>3.8.1排除門檻/簡易量化門檻：依據用環保署溫室氣體排放量申報作業指引所規範之簡易量化門檻，排放源之溫室氣體排放量或移除量低於0.5%或其量化不具技術可行性或成本效益時，本公司得採取簡易量化方式計算排放量，但應確保所有簡易量化之排放量加總低於實質性門檻(5%)。本年度未使用簡易量化。</w:t>
      </w:r>
    </w:p>
    <w:p w:rsidRPr="002C2ADC" w:rsidR="00BC622A" w:rsidP="003E15A2" w:rsidRDefault="00F63EAB" w14:paraId="7F2F8357" w14:textId="77777777">
      <w:pPr>
        <w:spacing w:line="240" w:lineRule="atLeast"/>
        <w:ind w:left="708" w:right="110" w:rightChars="46" w:hanging="708" w:hangingChars="253"/>
        <w:jc w:val="both"/>
        <w:rPr>
          <w:rFonts w:eastAsia="標楷體"/>
          <w:bCs/>
          <w:color w:val="000000"/>
          <w:spacing w:val="20"/>
        </w:rPr>
      </w:pPr>
      <w:r>
        <w:rPr>
          <w:rFonts w:eastAsia="標楷體"/>
          <w:bCs/>
          <w:color w:val="000000"/>
          <w:spacing w:val="20"/>
        </w:rPr>
        <w:t>3.8.2本公司消防設備有乾粉滅火器，因本公司所使用之乾粉滅火器並不會產生溫室氣體，故排除不計。</w:t>
      </w:r>
      <w:r>
        <w:rPr>
          <w:rFonts w:hint="eastAsia" w:eastAsia="標楷體"/>
          <w:bCs/>
          <w:color w:val="000000"/>
          <w:spacing w:val="20"/>
        </w:rPr>
        <w:t>另本公司-台北總部冰水主機屬房東所有，故排除不計。</w:t>
      </w:r>
    </w:p>
    <w:p w:rsidRPr="002C2ADC" w:rsidR="00093586" w:rsidRDefault="00093586" w14:paraId="36FEB5B0" w14:textId="77777777">
      <w:pPr>
        <w:spacing w:line="240" w:lineRule="atLeast"/>
        <w:ind w:right="110" w:rightChars="46"/>
        <w:jc w:val="both"/>
        <w:rPr>
          <w:rFonts w:eastAsia="標楷體"/>
          <w:color w:val="000000"/>
          <w:kern w:val="0"/>
        </w:rPr>
      </w:pPr>
    </w:p>
    <w:p w:rsidRPr="002C2ADC" w:rsidR="00093586" w:rsidP="00025B34" w:rsidRDefault="00025B34" w14:paraId="682B9FFA" w14:textId="77777777">
      <w:pPr>
        <w:pStyle w:val="2"/>
        <w:spacing w:line="240" w:lineRule="atLeast"/>
        <w:rPr>
          <w:rFonts w:ascii="Times New Roman" w:hAnsi="Times New Roman"/>
          <w:color w:val="000000"/>
          <w:sz w:val="24"/>
          <w:szCs w:val="24"/>
        </w:rPr>
      </w:pPr>
      <w:bookmarkStart w:name="_Toc195476437" w:id="70"/>
      <w:r>
        <w:rPr>
          <w:rFonts w:ascii="Times New Roman" w:hAnsi="Times New Roman"/>
          <w:color w:val="000000"/>
          <w:sz w:val="24"/>
          <w:szCs w:val="24"/>
        </w:rPr>
        <w:t xml:space="preserve">3.9 顯著性門檻</w:t>
      </w:r>
      <w:bookmarkEnd w:id="70"/>
    </w:p>
    <w:p w:rsidRPr="00DB3BE7" w:rsidR="00DB3BE7" w:rsidP="00DB3BE7" w:rsidRDefault="00025B34" w14:paraId="2B1C12C6" w14:textId="77777777">
      <w:pPr>
        <w:spacing w:after="180" w:afterLines="50" w:line="240" w:lineRule="atLeast"/>
        <w:ind w:left="180" w:leftChars="75" w:right="110" w:rightChars="46" w:firstLine="560" w:firstLineChars="200"/>
        <w:jc w:val="both"/>
        <w:rPr>
          <w:rFonts w:eastAsia="標楷體"/>
          <w:color w:val="000000"/>
          <w:spacing w:val="20"/>
        </w:rPr>
      </w:pPr>
      <w:r>
        <w:rPr>
          <w:rFonts w:eastAsia="標楷體"/>
          <w:color w:val="000000"/>
          <w:spacing w:val="20"/>
        </w:rPr>
        <w:t>本公司溫室氣體盤查作業之顯著性門檻設定為3.0%。當因營運邊界之改變、所有權與控制權移入或移出、量化方法的改變，導致總排放量之變動大於3.0%時，則基準年盤查建立之清冊，將依照新的狀況進行修正。</w:t>
      </w:r>
    </w:p>
    <w:p w:rsidRPr="002C2ADC" w:rsidR="00F63EAB" w:rsidP="00E34F75" w:rsidRDefault="00E34F75" w14:paraId="7F70A574" w14:textId="77777777">
      <w:pPr>
        <w:pStyle w:val="10"/>
        <w:spacing w:line="240" w:lineRule="atLeast"/>
        <w:rPr>
          <w:rFonts w:ascii="Times New Roman" w:hAnsi="Times New Roman" w:eastAsia="標楷體"/>
          <w:b/>
          <w:color w:val="000000"/>
          <w:szCs w:val="40"/>
        </w:rPr>
      </w:pPr>
      <w:r>
        <w:br w:type="page"/>
      </w:r>
      <w:bookmarkStart w:name="_Toc363725520" w:id="71"/>
      <w:bookmarkStart w:name="_Toc195476438" w:id="72"/>
      <w:r>
        <w:rPr>
          <w:rFonts w:ascii="Times New Roman" w:hAnsi="Times New Roman" w:eastAsia="標楷體"/>
          <w:b/>
          <w:color w:val="000000"/>
          <w:szCs w:val="40"/>
        </w:rPr>
        <w:t xml:space="preserve">第四章 溫室氣體量化</w:t>
      </w:r>
      <w:bookmarkEnd w:id="71"/>
      <w:bookmarkEnd w:id="72"/>
    </w:p>
    <w:p w:rsidRPr="002C2ADC" w:rsidR="00F63EAB" w:rsidRDefault="00F63EAB" w14:paraId="54A66349" w14:textId="77777777">
      <w:pPr>
        <w:pStyle w:val="2"/>
        <w:spacing w:line="240" w:lineRule="atLeast"/>
        <w:rPr>
          <w:rFonts w:ascii="Times New Roman" w:hAnsi="Times New Roman"/>
          <w:color w:val="000000"/>
          <w:sz w:val="24"/>
          <w:szCs w:val="24"/>
        </w:rPr>
      </w:pPr>
      <w:bookmarkStart w:name="_Toc195476439" w:id="73"/>
      <w:r>
        <w:rPr>
          <w:rFonts w:ascii="Times New Roman" w:hAnsi="Times New Roman"/>
          <w:color w:val="000000"/>
          <w:sz w:val="24"/>
          <w:szCs w:val="24"/>
        </w:rPr>
        <w:t xml:space="preserve">4.1 量化方法</w:t>
      </w:r>
      <w:bookmarkEnd w:id="73"/>
    </w:p>
    <w:p w:rsidRPr="008F22C9" w:rsidR="00F63EAB" w:rsidP="7B3F8B99" w:rsidRDefault="31E38009" w14:paraId="28883F1B" w14:textId="05544062">
      <w:pPr>
        <w:spacing w:line="240" w:lineRule="atLeast"/>
        <w:ind w:left="655" w:right="110" w:rightChars="46" w:hanging="655" w:hangingChars="234"/>
        <w:jc w:val="both"/>
        <w:rPr>
          <w:rFonts w:eastAsia="標楷體"/>
          <w:spacing w:val="20"/>
        </w:rPr>
      </w:pPr>
      <w:r>
        <w:rPr>
          <w:rFonts w:eastAsia="標楷體"/>
          <w:spacing w:val="20"/>
        </w:rPr>
        <w:t xml:space="preserve">               4.1.1 量化原則</w:t>
      </w:r>
    </w:p>
    <w:p w:rsidRPr="008F22C9" w:rsidR="00F63EAB" w:rsidP="7B3F8B99" w:rsidRDefault="7AE0D304" w14:paraId="3AE58F97" w14:textId="77777777">
      <w:pPr>
        <w:spacing w:after="180" w:afterLines="50" w:line="240" w:lineRule="atLeast"/>
        <w:ind w:left="157" w:right="110" w:rightChars="46" w:hanging="157" w:hangingChars="56"/>
        <w:jc w:val="both"/>
        <w:rPr>
          <w:rFonts w:eastAsia="標楷體"/>
          <w:spacing w:val="20"/>
        </w:rPr>
      </w:pPr>
      <w:r>
        <w:rPr>
          <w:rFonts w:eastAsia="標楷體"/>
          <w:spacing w:val="20"/>
        </w:rPr>
        <w:t>1.各種排放源溫室氣體排放量之計算主要採用</w:t>
      </w:r>
      <w:r>
        <w:rPr>
          <w:rFonts w:ascii="新細明體" w:hAnsi="新細明體"/>
          <w:spacing w:val="20"/>
        </w:rPr>
        <w:t>「</w:t>
      </w:r>
      <w:r>
        <w:rPr>
          <w:rFonts w:eastAsia="標楷體"/>
          <w:spacing w:val="20"/>
        </w:rPr>
        <w:t>排放係數法</w:t>
      </w:r>
      <w:r>
        <w:rPr>
          <w:rFonts w:ascii="標楷體" w:hAnsi="標楷體" w:eastAsia="標楷體"/>
          <w:spacing w:val="20"/>
        </w:rPr>
        <w:t>」</w:t>
      </w:r>
      <w:r>
        <w:rPr>
          <w:rFonts w:eastAsia="標楷體"/>
          <w:spacing w:val="20"/>
        </w:rPr>
        <w:t>，公式下：</w:t>
      </w:r>
    </w:p>
    <w:p w:rsidRPr="008F22C9" w:rsidR="00F63EAB" w:rsidP="7B3F8B99" w:rsidRDefault="680A8ED7" w14:paraId="5CE7DD54" w14:textId="4E6D8633">
      <w:pPr>
        <w:numPr>
          <w:ilvl w:val="0"/>
          <w:numId w:val="28"/>
        </w:numPr>
        <w:spacing w:line="240" w:lineRule="atLeast"/>
        <w:ind w:left="810" w:firstLine="90"/>
        <w:jc w:val="both"/>
        <w:rPr>
          <w:rFonts w:eastAsia="標楷體"/>
          <w:spacing w:val="20"/>
        </w:rPr>
      </w:pPr>
      <w:r>
        <w:rPr>
          <w:rFonts w:eastAsia="標楷體"/>
          <w:spacing w:val="20"/>
        </w:rPr>
        <w:t xml:space="preserve">採購量或使用量（活動數據） × 排放係數 × </w:t>
      </w:r>
      <w:r>
        <w:rPr>
          <w:rFonts w:eastAsia="標楷體"/>
          <w:color w:val="000000" w:themeColor="text1"/>
        </w:rPr>
        <w:t xml:space="preserve">IPCC 2021年第六次評估報告之各種溫室氣體之全球暖化潛勢GWP (2022年更新版) </w:t>
      </w:r>
      <w:r>
        <w:rPr>
          <w:rFonts w:eastAsia="標楷體"/>
        </w:rPr>
        <w:t>=CO</w:t>
      </w:r>
      <w:r>
        <w:rPr>
          <w:rFonts w:eastAsia="標楷體"/>
          <w:vertAlign w:val="subscript"/>
        </w:rPr>
        <w:t>2</w:t>
      </w:r>
      <w:r>
        <w:rPr>
          <w:rFonts w:eastAsia="標楷體"/>
        </w:rPr>
        <w:t>當量數。</w:t>
      </w:r>
    </w:p>
    <w:p w:rsidRPr="008F22C9" w:rsidR="00F63EAB" w:rsidP="7B3F8B99" w:rsidRDefault="680A8ED7" w14:paraId="0694B124" w14:textId="77777777">
      <w:pPr>
        <w:numPr>
          <w:ilvl w:val="0"/>
          <w:numId w:val="28"/>
        </w:numPr>
        <w:spacing w:line="240" w:lineRule="atLeast"/>
        <w:ind w:left="810" w:firstLine="90"/>
        <w:jc w:val="both"/>
        <w:rPr>
          <w:rFonts w:eastAsia="標楷體"/>
          <w:spacing w:val="20"/>
        </w:rPr>
      </w:pPr>
      <w:r>
        <w:rPr>
          <w:rFonts w:eastAsia="標楷體"/>
          <w:spacing w:val="20"/>
        </w:rPr>
        <w:t>質量平衡法。</w:t>
      </w:r>
    </w:p>
    <w:p w:rsidRPr="008F22C9" w:rsidR="00F63EAB" w:rsidP="7B3F8B99" w:rsidRDefault="7AE0D304" w14:paraId="68BFC3C4" w14:textId="77777777">
      <w:pPr>
        <w:spacing w:after="180" w:afterLines="50" w:line="240" w:lineRule="atLeast"/>
        <w:ind w:left="157" w:right="110" w:rightChars="46" w:hanging="157" w:hangingChars="56"/>
        <w:jc w:val="both"/>
        <w:rPr>
          <w:rFonts w:eastAsia="標楷體"/>
          <w:spacing w:val="20"/>
        </w:rPr>
      </w:pPr>
      <w:r>
        <w:rPr>
          <w:rFonts w:eastAsia="標楷體"/>
          <w:spacing w:val="20"/>
        </w:rPr>
        <w:t xml:space="preserve">2.各種溫室氣體之排放依來源不同，將單位換算為公噸、公秉與立  方公尺之重量與體積單位。</w:t>
      </w:r>
    </w:p>
    <w:p w:rsidRPr="008F22C9" w:rsidR="00F63EAB" w:rsidP="7B3F8B99" w:rsidRDefault="7AE0D304" w14:paraId="1AB2FA9C" w14:textId="28A2A6AD">
      <w:pPr>
        <w:spacing w:after="180" w:afterLines="50" w:line="240" w:lineRule="atLeast"/>
        <w:ind w:left="157" w:right="110" w:rightChars="46" w:hanging="157" w:hangingChars="56"/>
        <w:jc w:val="both"/>
        <w:rPr>
          <w:rFonts w:eastAsia="標楷體"/>
          <w:spacing w:val="20"/>
        </w:rPr>
      </w:pPr>
      <w:r>
        <w:rPr>
          <w:rFonts w:eastAsia="標楷體"/>
          <w:spacing w:val="20"/>
        </w:rPr>
        <w:t>3.各種不同的發生源，依行政院環境部2024年公告之「溫室氣體排放係數」所提供之排放係數及計算方法、「產品碳足跡資料網」所提供之排放係數、英國政府之「Greenhouse gas reporting: conversion factors 2025」、各廠區當地電力係數...等各項資訊。</w:t>
      </w:r>
    </w:p>
    <w:p w:rsidRPr="008F22C9" w:rsidR="008313ED" w:rsidP="00C9ABDC" w:rsidRDefault="7AE0D304" w14:paraId="438F0C7B" w14:textId="1BA3466B">
      <w:pPr>
        <w:spacing w:after="180" w:afterLines="50" w:line="240" w:lineRule="atLeast"/>
        <w:ind w:left="157" w:right="110" w:rightChars="46" w:hanging="157" w:hangingChars="56"/>
        <w:jc w:val="both"/>
        <w:rPr>
          <w:rFonts w:eastAsia="標楷體"/>
          <w:spacing w:val="20"/>
        </w:rPr>
      </w:pPr>
      <w:r>
        <w:rPr>
          <w:rFonts w:eastAsia="標楷體"/>
          <w:spacing w:val="20"/>
        </w:rPr>
        <w:t>4.選擇好排放係數後，計算出之數值再依</w:t>
      </w:r>
      <w:r>
        <w:rPr>
          <w:rFonts w:eastAsia="標楷體"/>
          <w:color w:val="000000" w:themeColor="text1"/>
        </w:rPr>
        <w:t xml:space="preserve"> IPCC 2021年第六次評估報告之各種溫室氣體之全球暖化潛勢GWP (2022年更新版) </w:t>
      </w:r>
      <w:r>
        <w:rPr>
          <w:rFonts w:eastAsia="標楷體"/>
        </w:rPr>
        <w:t>，將所有之計算結果轉換為CO</w:t>
      </w:r>
      <w:r>
        <w:rPr>
          <w:rFonts w:eastAsia="標楷體"/>
          <w:vertAlign w:val="subscript"/>
        </w:rPr>
        <w:t>2</w:t>
      </w:r>
      <w:r>
        <w:rPr>
          <w:rFonts w:eastAsia="標楷體"/>
        </w:rPr>
        <w:t>e（二氧化碳當量值），單位為公噸/年。唯，若「碳足跡資訊網」中的係數若是採用IPCC第六次以外的評估報告，則以該係數計算。</w:t>
      </w:r>
    </w:p>
    <w:p w:rsidRPr="002C2ADC" w:rsidR="00F63EAB" w:rsidP="7B3F8B99" w:rsidRDefault="680A8ED7" w14:paraId="474F2F42" w14:textId="14D42916">
      <w:pPr>
        <w:pStyle w:val="ac"/>
        <w:spacing w:after="180" w:afterLines="50" w:line="240" w:lineRule="atLeast"/>
        <w:ind w:left="565" w:leftChars="2" w:hanging="560" w:hangingChars="200"/>
        <w:jc w:val="both"/>
        <w:rPr>
          <w:rFonts w:ascii="標楷體" w:hAnsi="標楷體" w:cs="標楷體"/>
          <w:color w:val="000000"/>
          <w:spacing w:val="20"/>
          <w:sz w:val="24"/>
          <w:szCs w:val="24"/>
        </w:rPr>
      </w:pPr>
      <w:r>
        <w:rPr>
          <w:rFonts w:ascii="標楷體" w:hAnsi="標楷體" w:cs="標楷體"/>
          <w:color w:val="000000"/>
          <w:spacing w:val="20"/>
          <w:sz w:val="24"/>
          <w:szCs w:val="24"/>
        </w:rPr>
        <w:t xml:space="preserve">       </w:t>
      </w:r>
      <w:r>
        <w:rPr>
          <w:sz w:val="24"/>
          <w:szCs w:val="24"/>
        </w:rPr>
        <w:t>4.1.2溫室氣體排放量計算方法：</w:t>
      </w:r>
    </w:p>
    <w:p w:rsidRPr="002C2ADC" w:rsidR="00F63EAB" w:rsidP="7B3F8B99" w:rsidRDefault="2061F24E" w14:paraId="2CE11DFD" w14:textId="339FB576">
      <w:pPr>
        <w:pStyle w:val="ac"/>
        <w:spacing w:line="240" w:lineRule="atLeast"/>
        <w:ind w:left="146" w:leftChars="300" w:hangingChars="87" w:firstLine="280"/>
        <w:jc w:val="both"/>
        <w:rPr>
          <w:rFonts w:ascii="標楷體" w:hAnsi="標楷體" w:cs="標楷體"/>
          <w:color w:val="000000"/>
          <w:spacing w:val="20"/>
          <w:sz w:val="24"/>
          <w:szCs w:val="24"/>
        </w:rPr>
      </w:pPr>
      <w:r>
        <w:rPr>
          <w:rFonts w:ascii="標楷體" w:hAnsi="標楷體" w:cs="標楷體"/>
          <w:color w:val="000000"/>
          <w:spacing w:val="20"/>
          <w:sz w:val="24"/>
          <w:szCs w:val="24"/>
        </w:rPr>
        <w:t xml:space="preserve">  </w:t>
      </w:r>
      <w:r>
        <w:rPr>
          <w:sz w:val="24"/>
          <w:szCs w:val="24"/>
        </w:rPr>
        <w:t>1.逸散性排放源：</w:t>
      </w:r>
    </w:p>
    <w:p w:rsidR="00C37F1C" w:rsidP="7B3F8B99" w:rsidRDefault="0E75795F" w14:paraId="7B8848F5" w14:textId="77777777">
      <w:pPr>
        <w:pStyle w:val="ac"/>
        <w:numPr>
          <w:ilvl w:val="0"/>
          <w:numId w:val="39"/>
        </w:numPr>
        <w:spacing w:line="240" w:lineRule="atLeast"/>
        <w:ind w:leftChars="0"/>
        <w:jc w:val="both"/>
        <w:rPr>
          <w:rFonts w:ascii="標楷體" w:hAnsi="標楷體" w:cs="標楷體"/>
          <w:color w:val="000000"/>
          <w:spacing w:val="20"/>
          <w:sz w:val="24"/>
          <w:szCs w:val="24"/>
        </w:rPr>
      </w:pPr>
      <w:r>
        <w:rPr>
          <w:rFonts w:ascii="標楷體" w:hAnsi="標楷體" w:cs="標楷體"/>
          <w:color w:val="000000"/>
          <w:spacing w:val="20"/>
          <w:sz w:val="24"/>
          <w:szCs w:val="24"/>
        </w:rPr>
        <w:t xml:space="preserve">滅火器之逸散，採用採購量法，以每年度的採購量及各滅火器的填充量計算 = 原始填充量(Kg) ×採購量(支數)×碳排放係數×GWP。</w:t>
      </w:r>
    </w:p>
    <w:p w:rsidRPr="00855DAC" w:rsidR="001551F5" w:rsidP="7B3F8B99" w:rsidRDefault="3D104E5B" w14:paraId="39C6F0DC" w14:textId="63254BDC">
      <w:pPr>
        <w:pStyle w:val="ac"/>
        <w:numPr>
          <w:ilvl w:val="0"/>
          <w:numId w:val="39"/>
        </w:numPr>
        <w:spacing w:line="240" w:lineRule="atLeast"/>
        <w:ind w:leftChars="0"/>
        <w:jc w:val="both"/>
        <w:rPr>
          <w:rFonts w:ascii="標楷體" w:hAnsi="標楷體" w:cs="標楷體"/>
          <w:spacing w:val="20"/>
          <w:sz w:val="24"/>
          <w:szCs w:val="24"/>
        </w:rPr>
      </w:pPr>
      <w:r>
        <w:rPr>
          <w:rFonts w:ascii="標楷體" w:hAnsi="標楷體" w:cs="標楷體"/>
          <w:color w:val="000000" w:themeColor="text1"/>
          <w:sz w:val="24"/>
          <w:szCs w:val="24"/>
        </w:rPr>
        <w:t>飲水機冷媒、</w:t>
      </w:r>
      <w:r>
        <w:rPr>
          <w:rFonts w:ascii="標楷體" w:hAnsi="標楷體" w:cs="標楷體"/>
          <w:spacing w:val="20"/>
          <w:sz w:val="24"/>
          <w:szCs w:val="24"/>
        </w:rPr>
        <w:t>空調冷藏設備、</w:t>
      </w:r>
      <w:r>
        <w:rPr>
          <w:rFonts w:ascii="標楷體" w:hAnsi="標楷體" w:cs="標楷體"/>
          <w:sz w:val="24"/>
          <w:szCs w:val="24"/>
        </w:rPr>
        <w:t>車輛</w:t>
      </w:r>
      <w:r>
        <w:rPr>
          <w:rFonts w:ascii="標楷體" w:hAnsi="標楷體" w:cs="標楷體"/>
          <w:spacing w:val="20"/>
          <w:sz w:val="24"/>
          <w:szCs w:val="24"/>
        </w:rPr>
        <w:t>(R134a、R410a、R32、</w:t>
      </w:r>
      <w:r>
        <w:rPr>
          <w:rFonts w:ascii="標楷體" w:hAnsi="標楷體" w:cs="標楷體"/>
          <w:color w:val="000000" w:themeColor="text1"/>
          <w:sz w:val="24"/>
          <w:szCs w:val="24"/>
        </w:rPr>
        <w:t>R134a</w:t>
      </w:r>
      <w:r>
        <w:rPr>
          <w:rFonts w:ascii="標楷體" w:hAnsi="標楷體" w:cs="標楷體"/>
          <w:spacing w:val="20"/>
          <w:sz w:val="24"/>
          <w:szCs w:val="24"/>
        </w:rPr>
        <w:t>)、製程製冷設備（R410A、R507恆溫恆濕機）=當年填充量×GWP</w:t>
      </w:r>
    </w:p>
    <w:p w:rsidR="5773D104" w:rsidP="4DE65B8D" w:rsidRDefault="5773D104" w14:paraId="052CC00C" w14:textId="0CD50E72">
      <w:pPr>
        <w:pStyle w:val="ac"/>
        <w:numPr>
          <w:ilvl w:val="0"/>
          <w:numId w:val="39"/>
        </w:numPr>
        <w:spacing w:line="240" w:lineRule="atLeast"/>
        <w:ind w:leftChars="0"/>
        <w:jc w:val="both"/>
        <w:rPr>
          <w:rFonts w:ascii="標楷體" w:hAnsi="標楷體" w:cs="標楷體"/>
          <w:sz w:val="24"/>
          <w:szCs w:val="24"/>
        </w:rPr>
      </w:pPr>
      <w:r>
        <w:rPr>
          <w:rFonts w:ascii="標楷體" w:hAnsi="標楷體" w:cs="標楷體"/>
          <w:sz w:val="24"/>
          <w:szCs w:val="24"/>
        </w:rPr>
        <w:t xml:space="preserve">高壓電斷路器 (GCB, SF6)之逸散，印尼區採年逸散率算，其餘採當年填充量 ×GWP</w:t>
      </w:r>
    </w:p>
    <w:p w:rsidR="009304FA" w:rsidP="7B3F8B99" w:rsidRDefault="17D1E8F3" w14:paraId="4305ABB5" w14:textId="77777777">
      <w:pPr>
        <w:pStyle w:val="ac"/>
        <w:numPr>
          <w:ilvl w:val="0"/>
          <w:numId w:val="10"/>
        </w:numPr>
        <w:adjustRightInd w:val="0"/>
        <w:snapToGrid w:val="0"/>
        <w:spacing w:line="240" w:lineRule="atLeast"/>
        <w:ind w:left="840"/>
        <w:jc w:val="both"/>
        <w:rPr>
          <w:rFonts w:ascii="標楷體" w:hAnsi="標楷體" w:cs="標楷體"/>
          <w:color w:val="000000" w:themeColor="text1"/>
          <w:sz w:val="24"/>
          <w:szCs w:val="24"/>
        </w:rPr>
      </w:pPr>
      <w:r>
        <w:rPr>
          <w:rFonts w:ascii="標楷體" w:hAnsi="標楷體" w:cs="標楷體"/>
          <w:color w:val="000000"/>
          <w:spacing w:val="20"/>
          <w:sz w:val="24"/>
          <w:szCs w:val="24"/>
        </w:rPr>
        <w:t>化糞池計算：</w:t>
      </w:r>
    </w:p>
    <w:p w:rsidRPr="00992165" w:rsidR="003F4352" w:rsidP="7B3F8B99" w:rsidRDefault="04F94F0F" w14:paraId="44E7D398" w14:textId="2FB9FBEF">
      <w:pPr>
        <w:pStyle w:val="ac"/>
        <w:numPr>
          <w:ilvl w:val="0"/>
          <w:numId w:val="35"/>
        </w:numPr>
        <w:adjustRightInd w:val="0"/>
        <w:snapToGrid w:val="0"/>
        <w:spacing w:line="240" w:lineRule="atLeast"/>
        <w:ind w:left="766" w:hanging="286"/>
        <w:jc w:val="both"/>
        <w:rPr>
          <w:rFonts w:ascii="標楷體" w:hAnsi="標楷體" w:cs="標楷體"/>
          <w:spacing w:val="20"/>
          <w:sz w:val="24"/>
          <w:szCs w:val="24"/>
          <w:rPrChange w:author="MengYingHong (Taipei, 洪孟瑛)" w:date="2026-03-31T14:59:00Z" w:id="74">
            <w:rPr>
              <w:spacing w:val="20"/>
              <w:sz w:val="24"/>
              <w:szCs w:val="24"/>
            </w:rPr>
          </w:rPrChange>
        </w:rPr>
      </w:pPr>
      <w:r>
        <w:rPr>
          <w:rFonts w:hint="eastAsia" w:ascii="標楷體" w:hAnsi="標楷體" w:cs="標楷體"/>
          <w:spacing w:val="20"/>
          <w:sz w:val="24"/>
          <w:szCs w:val="24"/>
          <w:rPrChange w:author="MengYingHong (Taipei, 洪孟瑛)" w:date="2026-03-31T14:59:00Z" w:id="75">
            <w:rPr>
              <w:rFonts w:hint="eastAsia"/>
              <w:color w:val="000000"/>
              <w:spacing w:val="20"/>
              <w:sz w:val="24"/>
              <w:szCs w:val="24"/>
            </w:rPr>
          </w:rPrChange>
        </w:rPr>
        <w:t>台灣總部</w:t>
      </w:r>
      <w:r>
        <w:rPr>
          <w:rFonts w:hint="eastAsia" w:ascii="標楷體" w:hAnsi="標楷體" w:cs="標楷體"/>
          <w:spacing w:val="20"/>
          <w:sz w:val="24"/>
          <w:szCs w:val="24"/>
          <w:rPrChange w:author="MengYingHong (Taipei, 洪孟瑛)" w:date="2026-03-31T14:59:00Z" w:id="76">
            <w:rPr>
              <w:rFonts w:hint="eastAsia"/>
              <w:color w:val="000000"/>
              <w:spacing w:val="20"/>
              <w:sz w:val="24"/>
              <w:szCs w:val="24"/>
            </w:rPr>
          </w:rPrChange>
        </w:rPr>
        <w:t>工作天及工時</w:t>
      </w:r>
      <w:r>
        <w:rPr>
          <w:rFonts w:ascii="標楷體" w:hAnsi="標楷體" w:cs="標楷體"/>
          <w:spacing w:val="20"/>
          <w:sz w:val="24"/>
          <w:szCs w:val="24"/>
          <w:rPrChange w:author="MengYingHong (Taipei, 洪孟瑛)" w:date="2026-03-31T14:59:00Z" w:id="77">
            <w:rPr>
              <w:color w:val="000000"/>
              <w:spacing w:val="20"/>
              <w:sz w:val="24"/>
              <w:szCs w:val="24"/>
            </w:rPr>
          </w:rPrChange>
        </w:rPr>
        <w:t xml:space="preserve"> : </w:t>
      </w:r>
      <w:r>
        <w:rPr>
          <w:rFonts w:hint="eastAsia" w:ascii="標楷體" w:hAnsi="標楷體" w:cs="標楷體"/>
          <w:spacing w:val="20"/>
          <w:sz w:val="24"/>
          <w:szCs w:val="24"/>
          <w:rPrChange w:author="MengYingHong (Taipei, 洪孟瑛)" w:date="2026-03-31T14:59:00Z" w:id="78">
            <w:rPr>
              <w:rFonts w:hint="eastAsia"/>
              <w:color w:val="000000"/>
              <w:spacing w:val="20"/>
              <w:sz w:val="24"/>
              <w:szCs w:val="24"/>
            </w:rPr>
          </w:rPrChange>
        </w:rPr>
        <w:t>採用</w:t>
      </w:r>
      <w:r>
        <w:rPr>
          <w:rFonts w:hint="eastAsia" w:ascii="標楷體" w:hAnsi="標楷體" w:cs="標楷體"/>
          <w:spacing w:val="20"/>
          <w:sz w:val="24"/>
          <w:szCs w:val="24"/>
          <w:rPrChange w:author="MengYingHong (Taipei, 洪孟瑛)" w:date="2026-03-31T14:59:00Z" w:id="79">
            <w:rPr>
              <w:rFonts w:hint="eastAsia"/>
              <w:color w:val="000000"/>
              <w:spacing w:val="20"/>
              <w:sz w:val="24"/>
              <w:szCs w:val="24"/>
            </w:rPr>
          </w:rPrChange>
        </w:rPr>
        <w:t>環保署溫室氣體排放係數管理</w:t>
      </w:r>
      <w:r>
        <w:rPr>
          <w:rFonts w:hint="eastAsia" w:ascii="標楷體" w:hAnsi="標楷體" w:cs="標楷體"/>
          <w:spacing w:val="20"/>
          <w:sz w:val="24"/>
          <w:szCs w:val="24"/>
          <w:rPrChange w:author="MengYingHong (Taipei, 洪孟瑛)" w:date="2026-03-31T14:59:00Z" w:id="80">
            <w:rPr>
              <w:rFonts w:hint="eastAsia"/>
              <w:spacing w:val="20"/>
              <w:sz w:val="24"/>
              <w:szCs w:val="24"/>
            </w:rPr>
          </w:rPrChange>
        </w:rPr>
        <w:t>表</w:t>
      </w:r>
      <w:r>
        <w:rPr>
          <w:rFonts w:ascii="標楷體" w:hAnsi="標楷體" w:cs="標楷體"/>
          <w:spacing w:val="20"/>
          <w:sz w:val="24"/>
          <w:szCs w:val="24"/>
          <w:rPrChange w:author="MengYingHong (Taipei, 洪孟瑛)" w:date="2026-03-31T14:59:00Z" w:id="81">
            <w:rPr>
              <w:spacing w:val="20"/>
              <w:sz w:val="24"/>
              <w:szCs w:val="24"/>
            </w:rPr>
          </w:rPrChange>
        </w:rPr>
        <w:t>6.0.4</w:t>
      </w:r>
      <w:r>
        <w:rPr>
          <w:rFonts w:hint="eastAsia" w:ascii="標楷體" w:hAnsi="標楷體" w:cs="標楷體"/>
          <w:spacing w:val="20"/>
          <w:sz w:val="24"/>
          <w:szCs w:val="24"/>
          <w:rPrChange w:author="MengYingHong (Taipei, 洪孟瑛)" w:date="2026-03-31T14:59:00Z" w:id="82">
            <w:rPr>
              <w:rFonts w:hint="eastAsia"/>
              <w:spacing w:val="20"/>
              <w:sz w:val="24"/>
              <w:szCs w:val="24"/>
            </w:rPr>
          </w:rPrChange>
        </w:rPr>
        <w:t>版之量化公式，</w:t>
      </w:r>
      <w:r>
        <w:rPr>
          <w:rFonts w:hint="eastAsia" w:ascii="標楷體" w:hAnsi="標楷體" w:cs="標楷體"/>
          <w:spacing w:val="20"/>
          <w:sz w:val="24"/>
          <w:szCs w:val="24"/>
          <w:rPrChange w:author="MengYingHong (Taipei, 洪孟瑛)" w:date="2026-03-31T14:59:00Z" w:id="83">
            <w:rPr>
              <w:rFonts w:hint="eastAsia"/>
              <w:spacing w:val="20"/>
              <w:sz w:val="24"/>
              <w:szCs w:val="24"/>
            </w:rPr>
          </w:rPrChange>
        </w:rPr>
        <w:t>台北辧公室</w:t>
      </w:r>
      <w:r>
        <w:rPr>
          <w:rFonts w:hint="eastAsia" w:ascii="標楷體" w:hAnsi="標楷體" w:cs="標楷體"/>
          <w:spacing w:val="20"/>
          <w:sz w:val="24"/>
          <w:szCs w:val="24"/>
          <w:rPrChange w:author="MengYingHong (Taipei, 洪孟瑛)" w:date="2026-03-31T14:59:00Z" w:id="84">
            <w:rPr>
              <w:rFonts w:hint="eastAsia"/>
              <w:spacing w:val="20"/>
              <w:sz w:val="24"/>
              <w:szCs w:val="24"/>
            </w:rPr>
          </w:rPrChange>
        </w:rPr>
        <w:t>以</w:t>
      </w:r>
      <w:r>
        <w:rPr>
          <w:rFonts w:ascii="標楷體" w:hAnsi="標楷體" w:cs="標楷體"/>
          <w:spacing w:val="20"/>
          <w:sz w:val="24"/>
          <w:szCs w:val="24"/>
        </w:rPr>
        <w:t>24</w:t>
      </w:r>
      <w:ins w:author="MengYingHong (Taipei, 洪孟瑛)" w:date="2026-03-31T15:15:00Z" w:id="85">
        <w:r>
          <w:rPr>
            <w:rFonts w:ascii="標楷體" w:hAnsi="標楷體" w:cs="標楷體"/>
            <w:sz w:val="24"/>
            <w:szCs w:val="24"/>
          </w:rPr>
          <w:t>6</w:t>
        </w:r>
      </w:ins>
      <w:r>
        <w:rPr>
          <w:rFonts w:hint="eastAsia" w:ascii="標楷體" w:hAnsi="標楷體" w:cs="標楷體"/>
          <w:spacing w:val="20"/>
          <w:sz w:val="24"/>
          <w:szCs w:val="24"/>
          <w:rPrChange w:author="MengYingHong (Taipei, 洪孟瑛)" w:date="2026-03-31T14:59:00Z" w:id="86">
            <w:rPr>
              <w:rFonts w:hint="eastAsia"/>
              <w:spacing w:val="20"/>
              <w:sz w:val="24"/>
              <w:szCs w:val="24"/>
            </w:rPr>
          </w:rPrChange>
        </w:rPr>
        <w:t>天作為工作天數，每人每天工作時間為</w:t>
      </w:r>
      <w:r>
        <w:rPr>
          <w:rFonts w:ascii="標楷體" w:hAnsi="標楷體" w:cs="標楷體"/>
          <w:spacing w:val="20"/>
          <w:sz w:val="24"/>
          <w:szCs w:val="24"/>
          <w:rPrChange w:author="MengYingHong (Taipei, 洪孟瑛)" w:date="2026-03-31T14:59:00Z" w:id="87">
            <w:rPr>
              <w:spacing w:val="20"/>
              <w:sz w:val="24"/>
              <w:szCs w:val="24"/>
            </w:rPr>
          </w:rPrChange>
        </w:rPr>
        <w:t>7.5</w:t>
      </w:r>
      <w:r>
        <w:rPr>
          <w:rFonts w:hint="eastAsia" w:ascii="標楷體" w:hAnsi="標楷體" w:cs="標楷體"/>
          <w:spacing w:val="20"/>
          <w:sz w:val="24"/>
          <w:szCs w:val="24"/>
          <w:rPrChange w:author="MengYingHong (Taipei, 洪孟瑛)" w:date="2026-03-31T14:59:00Z" w:id="88">
            <w:rPr>
              <w:rFonts w:hint="eastAsia"/>
              <w:spacing w:val="20"/>
              <w:sz w:val="24"/>
              <w:szCs w:val="24"/>
            </w:rPr>
          </w:rPrChange>
        </w:rPr>
        <w:t>小時</w:t>
      </w:r>
      <w:r>
        <w:rPr>
          <w:rFonts w:hint="eastAsia" w:ascii="標楷體" w:hAnsi="標楷體" w:cs="標楷體"/>
          <w:spacing w:val="20"/>
          <w:sz w:val="24"/>
          <w:szCs w:val="24"/>
          <w:rPrChange w:author="MengYingHong (Taipei, 洪孟瑛)" w:date="2026-03-31T14:59:00Z" w:id="89">
            <w:rPr>
              <w:rFonts w:hint="eastAsia"/>
              <w:spacing w:val="20"/>
              <w:sz w:val="24"/>
              <w:szCs w:val="24"/>
            </w:rPr>
          </w:rPrChange>
        </w:rPr>
        <w:t>，嘉義研發中心以</w:t>
      </w:r>
      <w:r>
        <w:rPr>
          <w:rFonts w:ascii="標楷體" w:hAnsi="標楷體" w:cs="標楷體"/>
          <w:spacing w:val="20"/>
          <w:sz w:val="24"/>
          <w:szCs w:val="24"/>
        </w:rPr>
        <w:t>24</w:t>
      </w:r>
      <w:ins w:author="MengYingHong (Taipei, 洪孟瑛)" w:date="2026-03-31T15:16:00Z" w:id="90">
        <w:r>
          <w:rPr>
            <w:rFonts w:ascii="標楷體" w:hAnsi="標楷體" w:cs="標楷體"/>
            <w:sz w:val="24"/>
            <w:szCs w:val="24"/>
          </w:rPr>
          <w:t>6</w:t>
        </w:r>
      </w:ins>
      <w:r>
        <w:rPr>
          <w:rFonts w:hint="eastAsia" w:ascii="標楷體" w:hAnsi="標楷體" w:cs="標楷體"/>
          <w:spacing w:val="20"/>
          <w:sz w:val="24"/>
          <w:szCs w:val="24"/>
          <w:rPrChange w:author="MengYingHong (Taipei, 洪孟瑛)" w:date="2026-03-31T14:59:00Z" w:id="91">
            <w:rPr>
              <w:rFonts w:hint="eastAsia"/>
              <w:spacing w:val="20"/>
              <w:sz w:val="24"/>
              <w:szCs w:val="24"/>
            </w:rPr>
          </w:rPrChange>
        </w:rPr>
        <w:t>天作為工作天數，每人每天工作時間為</w:t>
      </w:r>
      <w:r>
        <w:rPr>
          <w:rFonts w:ascii="標楷體" w:hAnsi="標楷體" w:cs="標楷體"/>
          <w:spacing w:val="20"/>
          <w:sz w:val="24"/>
          <w:szCs w:val="24"/>
          <w:rPrChange w:author="MengYingHong (Taipei, 洪孟瑛)" w:date="2026-03-31T14:59:00Z" w:id="92">
            <w:rPr>
              <w:spacing w:val="20"/>
              <w:sz w:val="24"/>
              <w:szCs w:val="24"/>
            </w:rPr>
          </w:rPrChange>
        </w:rPr>
        <w:t>8</w:t>
      </w:r>
      <w:r>
        <w:rPr>
          <w:rFonts w:hint="eastAsia" w:ascii="標楷體" w:hAnsi="標楷體" w:cs="標楷體"/>
          <w:spacing w:val="20"/>
          <w:sz w:val="24"/>
          <w:szCs w:val="24"/>
          <w:rPrChange w:author="MengYingHong (Taipei, 洪孟瑛)" w:date="2026-03-31T14:59:00Z" w:id="93">
            <w:rPr>
              <w:rFonts w:hint="eastAsia"/>
              <w:spacing w:val="20"/>
              <w:sz w:val="24"/>
              <w:szCs w:val="24"/>
            </w:rPr>
          </w:rPrChange>
        </w:rPr>
        <w:t>小時</w:t>
      </w:r>
    </w:p>
    <w:p w:rsidR="009304FA" w:rsidP="7B3F8B99" w:rsidRDefault="04F94F0F" w14:paraId="29CC5627" w14:textId="77777777">
      <w:pPr>
        <w:pStyle w:val="ac"/>
        <w:numPr>
          <w:ilvl w:val="0"/>
          <w:numId w:val="35"/>
        </w:numPr>
        <w:adjustRightInd w:val="0"/>
        <w:snapToGrid w:val="0"/>
        <w:spacing w:line="240" w:lineRule="atLeast"/>
        <w:ind w:left="766" w:hanging="286"/>
        <w:jc w:val="both"/>
        <w:rPr>
          <w:rFonts w:ascii="標楷體" w:hAnsi="標楷體" w:cs="標楷體"/>
          <w:spacing w:val="20"/>
          <w:sz w:val="24"/>
          <w:szCs w:val="24"/>
        </w:rPr>
      </w:pPr>
      <w:r>
        <w:rPr>
          <w:rFonts w:ascii="標楷體" w:hAnsi="標楷體" w:cs="標楷體"/>
          <w:spacing w:val="20"/>
          <w:sz w:val="24"/>
          <w:szCs w:val="24"/>
        </w:rPr>
        <w:t xml:space="preserve">其他各國據點工作天及工時 : 依各據點之工作天及平均日工時計算</w:t>
      </w:r>
    </w:p>
    <w:p w:rsidR="00486AB2" w:rsidP="7B3F8B99" w:rsidRDefault="6B7270C7" w14:paraId="7C72466B" w14:textId="77777777">
      <w:pPr>
        <w:pStyle w:val="ac"/>
        <w:numPr>
          <w:ilvl w:val="0"/>
          <w:numId w:val="35"/>
        </w:numPr>
        <w:adjustRightInd w:val="0"/>
        <w:snapToGrid w:val="0"/>
        <w:spacing w:line="240" w:lineRule="atLeast"/>
        <w:ind w:left="766" w:hanging="286"/>
        <w:jc w:val="both"/>
        <w:rPr>
          <w:rFonts w:ascii="標楷體" w:hAnsi="標楷體" w:cs="標楷體"/>
          <w:color w:val="000000"/>
          <w:spacing w:val="20"/>
          <w:sz w:val="24"/>
          <w:szCs w:val="24"/>
        </w:rPr>
      </w:pPr>
      <w:r>
        <w:rPr>
          <w:rFonts w:ascii="標楷體" w:hAnsi="標楷體" w:cs="標楷體"/>
          <w:color w:val="000000"/>
          <w:spacing w:val="20"/>
          <w:sz w:val="24"/>
          <w:szCs w:val="24"/>
        </w:rPr>
        <w:t>碳排放計算方式</w:t>
      </w:r>
    </w:p>
    <w:p w:rsidR="00486AB2" w:rsidP="7B3F8B99" w:rsidRDefault="6B7270C7" w14:paraId="39B27DAB" w14:textId="77777777">
      <w:pPr>
        <w:pStyle w:val="ac"/>
        <w:numPr>
          <w:ilvl w:val="0"/>
          <w:numId w:val="36"/>
        </w:numPr>
        <w:tabs>
          <w:tab w:val="left" w:pos="1985"/>
        </w:tabs>
        <w:adjustRightInd w:val="0"/>
        <w:snapToGrid w:val="0"/>
        <w:spacing w:line="240" w:lineRule="atLeast"/>
        <w:ind w:left="840"/>
        <w:jc w:val="both"/>
        <w:rPr>
          <w:rFonts w:ascii="標楷體" w:hAnsi="標楷體" w:cs="標楷體"/>
          <w:color w:val="000000"/>
          <w:spacing w:val="20"/>
          <w:sz w:val="24"/>
          <w:szCs w:val="24"/>
        </w:rPr>
      </w:pPr>
      <w:r>
        <w:rPr>
          <w:rFonts w:ascii="標楷體" w:hAnsi="標楷體" w:cs="標楷體"/>
          <w:color w:val="000000"/>
          <w:spacing w:val="20"/>
          <w:sz w:val="24"/>
          <w:szCs w:val="24"/>
        </w:rPr>
        <w:t xml:space="preserve">CH4 = 總有機物(TOW) × 最大有機量(BO) × 甲烷修正係數(MCF) × 16/12 × GWP</w:t>
      </w:r>
    </w:p>
    <w:p w:rsidR="00042D3A" w:rsidP="7B3F8B99" w:rsidRDefault="00042D3A" w14:paraId="34FF1C98" w14:textId="77777777">
      <w:pPr>
        <w:pStyle w:val="ac"/>
        <w:adjustRightInd w:val="0"/>
        <w:snapToGrid w:val="0"/>
        <w:spacing w:line="240" w:lineRule="atLeast"/>
        <w:ind w:left="1274" w:leftChars="531"/>
        <w:jc w:val="both"/>
        <w:rPr>
          <w:rFonts w:ascii="標楷體" w:hAnsi="標楷體" w:cs="標楷體"/>
          <w:color w:val="000000"/>
          <w:spacing w:val="20"/>
          <w:sz w:val="24"/>
          <w:szCs w:val="24"/>
        </w:rPr>
      </w:pPr>
    </w:p>
    <w:p w:rsidR="00375247" w:rsidP="7B3F8B99" w:rsidRDefault="548464F4" w14:paraId="313D1C82" w14:textId="77777777">
      <w:pPr>
        <w:pStyle w:val="ac"/>
        <w:spacing w:line="240" w:lineRule="atLeast"/>
        <w:ind w:left="146" w:leftChars="61" w:firstLineChars="100" w:firstLine="280"/>
        <w:jc w:val="both"/>
        <w:rPr>
          <w:rFonts w:ascii="標楷體" w:hAnsi="標楷體" w:cs="標楷體"/>
          <w:color w:val="000000"/>
          <w:spacing w:val="20"/>
          <w:sz w:val="24"/>
          <w:szCs w:val="24"/>
        </w:rPr>
      </w:pPr>
      <w:r>
        <w:rPr>
          <w:rFonts w:ascii="標楷體" w:hAnsi="標楷體" w:cs="標楷體"/>
          <w:color w:val="000000"/>
          <w:spacing w:val="20"/>
          <w:sz w:val="24"/>
          <w:szCs w:val="24"/>
        </w:rPr>
        <w:t>2.固定源排放：</w:t>
      </w:r>
    </w:p>
    <w:p w:rsidRPr="00855DAC" w:rsidR="00375247" w:rsidP="7B3F8B99" w:rsidRDefault="5100E5CA" w14:paraId="26C04B83" w14:textId="77777777">
      <w:pPr>
        <w:pStyle w:val="ac"/>
        <w:adjustRightInd w:val="0"/>
        <w:snapToGrid w:val="0"/>
        <w:spacing w:line="240" w:lineRule="atLeast"/>
        <w:ind w:left="1274" w:leftChars="531"/>
        <w:jc w:val="both"/>
        <w:rPr>
          <w:rFonts w:ascii="標楷體" w:hAnsi="標楷體" w:cs="標楷體"/>
          <w:spacing w:val="20"/>
          <w:sz w:val="24"/>
          <w:szCs w:val="24"/>
        </w:rPr>
      </w:pPr>
      <w:r>
        <w:rPr>
          <w:rFonts w:ascii="標楷體" w:hAnsi="標楷體" w:cs="標楷體"/>
          <w:color w:val="000000"/>
          <w:spacing w:val="20"/>
          <w:sz w:val="24"/>
          <w:szCs w:val="24"/>
        </w:rPr>
        <w:t>發電機：台北以廠商提供的發電機啟動時的附載量來計算柴油的使用量。</w:t>
      </w:r>
      <w:r>
        <w:rPr>
          <w:rFonts w:ascii="標楷體" w:hAnsi="標楷體" w:cs="標楷體"/>
          <w:spacing w:val="20"/>
          <w:sz w:val="24"/>
          <w:szCs w:val="24"/>
        </w:rPr>
        <w:t>各廠區以年使用量×排放係數×GWP計算。</w:t>
      </w:r>
    </w:p>
    <w:p w:rsidR="009072B6" w:rsidP="7B3F8B99" w:rsidRDefault="009072B6" w14:paraId="6D072C0D" w14:textId="77777777">
      <w:pPr>
        <w:pStyle w:val="ac"/>
        <w:adjustRightInd w:val="0"/>
        <w:snapToGrid w:val="0"/>
        <w:spacing w:line="240" w:lineRule="atLeast"/>
        <w:ind w:left="1274" w:leftChars="531"/>
        <w:jc w:val="both"/>
        <w:rPr>
          <w:rFonts w:ascii="標楷體" w:hAnsi="標楷體" w:cs="標楷體"/>
          <w:color w:val="000000"/>
          <w:spacing w:val="20"/>
          <w:sz w:val="24"/>
          <w:szCs w:val="24"/>
        </w:rPr>
      </w:pPr>
    </w:p>
    <w:p w:rsidR="00375247" w:rsidP="7B3F8B99" w:rsidRDefault="5100E5CA" w14:paraId="4CEF402A" w14:textId="02E0F3F2">
      <w:pPr>
        <w:pStyle w:val="ac"/>
        <w:adjustRightInd w:val="0"/>
        <w:snapToGrid w:val="0"/>
        <w:spacing w:line="240" w:lineRule="atLeast"/>
        <w:ind w:left="1274" w:leftChars="531"/>
        <w:jc w:val="both"/>
        <w:rPr>
          <w:rFonts w:ascii="標楷體" w:hAnsi="標楷體" w:cs="標楷體"/>
          <w:color w:val="000000"/>
          <w:spacing w:val="20"/>
          <w:sz w:val="24"/>
          <w:szCs w:val="24"/>
        </w:rPr>
      </w:pPr>
      <w:r>
        <w:rPr>
          <w:rFonts w:ascii="標楷體" w:hAnsi="標楷體" w:cs="標楷體"/>
          <w:color w:val="000000"/>
          <w:spacing w:val="20"/>
          <w:sz w:val="24"/>
          <w:szCs w:val="24"/>
        </w:rPr>
        <w:t>鍋爐：柴油年使用量×排放係數×GWP。若鍋爐採用生質燃料 (如木頭)，計算方式為該生質燃料之年使用量×排放係數×GWP，由於生質燃料之CO2可不計，故其中的CO2排放係數以0計以排除於總量中。</w:t>
      </w:r>
    </w:p>
    <w:p w:rsidR="009072B6" w:rsidP="7B3F8B99" w:rsidRDefault="009072B6" w14:paraId="48A21919" w14:textId="77777777">
      <w:pPr>
        <w:pStyle w:val="ac"/>
        <w:adjustRightInd w:val="0"/>
        <w:snapToGrid w:val="0"/>
        <w:spacing w:line="240" w:lineRule="atLeast"/>
        <w:ind w:left="1274" w:leftChars="531"/>
        <w:jc w:val="both"/>
        <w:rPr>
          <w:rFonts w:ascii="標楷體" w:hAnsi="標楷體" w:cs="標楷體"/>
          <w:color w:val="000000"/>
          <w:spacing w:val="20"/>
          <w:sz w:val="24"/>
          <w:szCs w:val="24"/>
        </w:rPr>
      </w:pPr>
    </w:p>
    <w:p w:rsidRPr="00855DAC" w:rsidR="009072B6" w:rsidP="7B3F8B99" w:rsidRDefault="5FDC99B6" w14:paraId="5C7E938C" w14:textId="77777777">
      <w:pPr>
        <w:pStyle w:val="ac"/>
        <w:adjustRightInd w:val="0"/>
        <w:snapToGrid w:val="0"/>
        <w:spacing w:line="240" w:lineRule="atLeast"/>
        <w:ind w:left="1274" w:leftChars="531"/>
        <w:jc w:val="both"/>
        <w:rPr>
          <w:rFonts w:ascii="標楷體" w:hAnsi="標楷體" w:cs="標楷體"/>
          <w:spacing w:val="20"/>
          <w:sz w:val="24"/>
          <w:szCs w:val="24"/>
        </w:rPr>
      </w:pPr>
      <w:r>
        <w:rPr>
          <w:rFonts w:ascii="標楷體" w:hAnsi="標楷體" w:cs="標楷體"/>
          <w:spacing w:val="20"/>
          <w:sz w:val="24"/>
          <w:szCs w:val="24"/>
        </w:rPr>
        <w:t>消防幫浦及除草機: 柴油或汽油年使用量×排放係數×GWP。</w:t>
      </w:r>
    </w:p>
    <w:p w:rsidR="009072B6" w:rsidP="7B3F8B99" w:rsidRDefault="009072B6" w14:paraId="6BD18F9B" w14:textId="77777777">
      <w:pPr>
        <w:pStyle w:val="ac"/>
        <w:adjustRightInd w:val="0"/>
        <w:snapToGrid w:val="0"/>
        <w:spacing w:line="240" w:lineRule="atLeast"/>
        <w:ind w:left="1274" w:leftChars="531"/>
        <w:jc w:val="both"/>
        <w:rPr>
          <w:rFonts w:ascii="標楷體" w:hAnsi="標楷體" w:cs="標楷體"/>
          <w:color w:val="000000"/>
          <w:spacing w:val="20"/>
          <w:sz w:val="24"/>
          <w:szCs w:val="24"/>
        </w:rPr>
      </w:pPr>
    </w:p>
    <w:p w:rsidR="00375247" w:rsidP="7B3F8B99" w:rsidRDefault="5100E5CA" w14:paraId="4F274ABB" w14:textId="77777777">
      <w:pPr>
        <w:pStyle w:val="ac"/>
        <w:adjustRightInd w:val="0"/>
        <w:snapToGrid w:val="0"/>
        <w:spacing w:line="240" w:lineRule="atLeast"/>
        <w:ind w:left="1274" w:leftChars="531"/>
        <w:jc w:val="both"/>
        <w:rPr>
          <w:rFonts w:ascii="標楷體" w:hAnsi="標楷體" w:cs="標楷體"/>
          <w:color w:val="000000"/>
          <w:spacing w:val="20"/>
          <w:sz w:val="24"/>
          <w:szCs w:val="24"/>
        </w:rPr>
      </w:pPr>
      <w:r>
        <w:rPr>
          <w:rFonts w:ascii="標楷體" w:hAnsi="標楷體" w:cs="標楷體"/>
          <w:color w:val="000000"/>
          <w:spacing w:val="20"/>
          <w:sz w:val="24"/>
          <w:szCs w:val="24"/>
        </w:rPr>
        <w:t>液態石油氣：以發票單據統計液態石油氣使用量。</w:t>
      </w:r>
    </w:p>
    <w:p w:rsidR="009072B6" w:rsidP="7B3F8B99" w:rsidRDefault="009072B6" w14:paraId="238601FE" w14:textId="77777777">
      <w:pPr>
        <w:pStyle w:val="ac"/>
        <w:adjustRightInd w:val="0"/>
        <w:snapToGrid w:val="0"/>
        <w:spacing w:line="240" w:lineRule="atLeast"/>
        <w:ind w:left="1274" w:leftChars="531"/>
        <w:jc w:val="both"/>
        <w:rPr>
          <w:rFonts w:ascii="標楷體" w:hAnsi="標楷體" w:cs="標楷體"/>
          <w:color w:val="FF0000"/>
          <w:spacing w:val="20"/>
          <w:sz w:val="24"/>
          <w:szCs w:val="24"/>
        </w:rPr>
      </w:pPr>
    </w:p>
    <w:p w:rsidRPr="007F7690" w:rsidR="008D37D7" w:rsidP="7B3F8B99" w:rsidRDefault="548464F4" w14:paraId="0119BD52" w14:textId="77777777">
      <w:pPr>
        <w:pStyle w:val="ac"/>
        <w:adjustRightInd w:val="0"/>
        <w:snapToGrid w:val="0"/>
        <w:spacing w:line="240" w:lineRule="atLeast"/>
        <w:ind w:left="1274" w:leftChars="531"/>
        <w:jc w:val="both"/>
        <w:rPr>
          <w:rFonts w:ascii="標楷體" w:hAnsi="標楷體" w:cs="標楷體"/>
          <w:color w:val="000000"/>
          <w:spacing w:val="20"/>
          <w:sz w:val="24"/>
          <w:szCs w:val="24"/>
        </w:rPr>
      </w:pPr>
      <w:r>
        <w:rPr>
          <w:rFonts w:hint="eastAsia" w:ascii="標楷體" w:hAnsi="標楷體" w:cs="標楷體"/>
          <w:color w:val="000000"/>
          <w:spacing w:val="20"/>
          <w:sz w:val="24"/>
          <w:szCs w:val="24"/>
        </w:rPr>
        <w:t>甲烷：以甲烷鋼瓶</w:t>
      </w:r>
      <w:r>
        <w:rPr>
          <w:rFonts w:ascii="標楷體" w:hAnsi="標楷體" w:cs="標楷體"/>
          <w:color w:val="000000"/>
          <w:spacing w:val="20"/>
          <w:sz w:val="24"/>
          <w:szCs w:val="24"/>
        </w:rPr>
        <w:t>105</w:t>
      </w:r>
      <w:r>
        <w:rPr>
          <w:rFonts w:hint="eastAsia" w:ascii="標楷體" w:hAnsi="標楷體" w:cs="標楷體"/>
          <w:color w:val="000000"/>
          <w:spacing w:val="20"/>
          <w:sz w:val="24"/>
          <w:szCs w:val="24"/>
        </w:rPr>
        <w:t>年填充體積及</w:t>
      </w:r>
      <w:r>
        <w:rPr>
          <w:rFonts w:ascii="標楷體" w:hAnsi="標楷體" w:cs="標楷體"/>
          <w:color w:val="000000"/>
          <w:spacing w:val="20"/>
          <w:sz w:val="24"/>
          <w:szCs w:val="24"/>
        </w:rPr>
        <w:t>105</w:t>
      </w:r>
      <w:r>
        <w:rPr>
          <w:rFonts w:hint="eastAsia" w:ascii="標楷體" w:hAnsi="標楷體" w:cs="標楷體"/>
          <w:color w:val="000000"/>
          <w:spacing w:val="20"/>
          <w:sz w:val="24"/>
          <w:szCs w:val="24"/>
        </w:rPr>
        <w:t>年壓力及</w:t>
      </w:r>
      <w:r>
        <w:rPr>
          <w:rFonts w:ascii="標楷體" w:hAnsi="標楷體" w:cs="標楷體"/>
          <w:color w:val="000000"/>
          <w:spacing w:val="20"/>
          <w:sz w:val="24"/>
          <w:szCs w:val="24"/>
        </w:rPr>
        <w:t>205</w:t>
      </w:r>
      <w:r>
        <w:rPr>
          <w:rFonts w:hint="eastAsia" w:ascii="標楷體" w:hAnsi="標楷體" w:cs="標楷體"/>
          <w:color w:val="000000"/>
          <w:spacing w:val="20"/>
          <w:sz w:val="24"/>
          <w:szCs w:val="24"/>
        </w:rPr>
        <w:t>年</w:t>
      </w:r>
      <w:r>
        <w:rPr>
          <w:rFonts w:ascii="標楷體" w:hAnsi="標楷體" w:cs="標楷體"/>
          <w:color w:val="000000"/>
          <w:spacing w:val="20"/>
          <w:sz w:val="24"/>
          <w:szCs w:val="24"/>
        </w:rPr>
        <w:t>4</w:t>
      </w:r>
      <w:r>
        <w:rPr>
          <w:rFonts w:hint="eastAsia" w:ascii="標楷體" w:hAnsi="標楷體" w:cs="標楷體"/>
          <w:color w:val="000000"/>
          <w:spacing w:val="20"/>
          <w:sz w:val="24"/>
          <w:szCs w:val="24"/>
        </w:rPr>
        <w:t>月壓力，依通用氣體及摩爾常數等計算出甲烷重量</w:t>
      </w:r>
      <w:r>
        <w:rPr>
          <w:rFonts w:ascii="標楷體" w:hAnsi="標楷體" w:cs="標楷體"/>
          <w:color w:val="000000"/>
          <w:spacing w:val="20"/>
          <w:sz w:val="24"/>
          <w:szCs w:val="24"/>
        </w:rPr>
        <w:t xml:space="preserve">, </w:t>
      </w:r>
      <w:r>
        <w:rPr>
          <w:rFonts w:hint="eastAsia" w:ascii="標楷體" w:hAnsi="標楷體" w:cs="標楷體"/>
          <w:color w:val="000000"/>
          <w:spacing w:val="20"/>
          <w:sz w:val="24"/>
          <w:szCs w:val="24"/>
        </w:rPr>
        <w:t>再除以到目前為主的年數</w:t>
      </w:r>
      <w:r>
        <w:rPr>
          <w:rFonts w:ascii="標楷體" w:hAnsi="標楷體" w:cs="標楷體"/>
          <w:color w:val="000000"/>
          <w:spacing w:val="20"/>
          <w:sz w:val="24"/>
          <w:szCs w:val="24"/>
        </w:rPr>
        <w:t xml:space="preserve">, </w:t>
      </w:r>
      <w:r>
        <w:rPr>
          <w:rFonts w:hint="eastAsia" w:ascii="標楷體" w:hAnsi="標楷體" w:cs="標楷體"/>
          <w:color w:val="000000"/>
          <w:spacing w:val="20"/>
          <w:sz w:val="24"/>
          <w:szCs w:val="24"/>
        </w:rPr>
        <w:t>算出平均每年使用的甲烷重量。</w:t>
      </w:r>
    </w:p>
    <w:p w:rsidRPr="007F7690" w:rsidR="009072B6" w:rsidP="7B3F8B99" w:rsidRDefault="548464F4" w14:paraId="696789DB" w14:textId="77777777">
      <w:pPr>
        <w:pStyle w:val="ac"/>
        <w:adjustRightInd w:val="0"/>
        <w:snapToGrid w:val="0"/>
        <w:spacing w:line="240" w:lineRule="atLeast"/>
        <w:ind w:left="1274" w:leftChars="531"/>
        <w:jc w:val="both"/>
        <w:rPr>
          <w:rFonts w:ascii="標楷體" w:hAnsi="標楷體" w:cs="標楷體"/>
          <w:color w:val="000000"/>
          <w:spacing w:val="20"/>
          <w:sz w:val="24"/>
          <w:szCs w:val="24"/>
        </w:rPr>
      </w:pPr>
      <w:r>
        <w:rPr>
          <w:rFonts w:hint="eastAsia" w:ascii="標楷體" w:hAnsi="標楷體" w:cs="標楷體"/>
          <w:color w:val="000000"/>
          <w:spacing w:val="20"/>
          <w:sz w:val="24"/>
          <w:szCs w:val="24"/>
        </w:rPr>
        <w:t>每年使用重量</w:t>
      </w:r>
      <w:r>
        <w:rPr>
          <w:rFonts w:ascii="標楷體" w:hAnsi="標楷體" w:cs="標楷體"/>
          <w:color w:val="000000"/>
          <w:spacing w:val="20"/>
          <w:sz w:val="24"/>
          <w:szCs w:val="24"/>
        </w:rPr>
        <w:t xml:space="preserve"> × GWP </w:t>
      </w:r>
      <w:r>
        <w:rPr>
          <w:rFonts w:hint="eastAsia" w:ascii="標楷體" w:hAnsi="標楷體" w:cs="標楷體"/>
          <w:color w:val="000000"/>
          <w:spacing w:val="20"/>
          <w:sz w:val="24"/>
          <w:szCs w:val="24"/>
        </w:rPr>
        <w:t>值</w:t>
      </w:r>
      <w:r>
        <w:rPr>
          <w:rFonts w:ascii="標楷體" w:hAnsi="標楷體" w:cs="標楷體"/>
          <w:color w:val="000000"/>
          <w:spacing w:val="20"/>
          <w:sz w:val="24"/>
          <w:szCs w:val="24"/>
        </w:rPr>
        <w:t xml:space="preserve"> = </w:t>
      </w:r>
      <w:r>
        <w:rPr>
          <w:rFonts w:hint="eastAsia" w:ascii="標楷體" w:hAnsi="標楷體" w:cs="標楷體"/>
          <w:color w:val="000000"/>
          <w:spacing w:val="20"/>
          <w:sz w:val="24"/>
          <w:szCs w:val="24"/>
        </w:rPr>
        <w:t>碳排放量</w:t>
      </w:r>
      <w:r>
        <w:rPr>
          <w:rFonts w:ascii="標楷體" w:hAnsi="標楷體" w:cs="標楷體"/>
          <w:color w:val="000000"/>
          <w:spacing w:val="20"/>
          <w:sz w:val="24"/>
          <w:szCs w:val="24"/>
        </w:rPr>
        <w:t xml:space="preserve"> (CO2e)</w:t>
      </w:r>
    </w:p>
    <w:p w:rsidR="009072B6" w:rsidP="7B3F8B99" w:rsidRDefault="009072B6" w14:paraId="0F3CABC7" w14:textId="77777777">
      <w:pPr>
        <w:pStyle w:val="ac"/>
        <w:adjustRightInd w:val="0"/>
        <w:snapToGrid w:val="0"/>
        <w:spacing w:line="240" w:lineRule="atLeast"/>
        <w:ind w:left="1274" w:leftChars="531"/>
        <w:jc w:val="both"/>
        <w:rPr>
          <w:rFonts w:ascii="標楷體" w:hAnsi="標楷體" w:cs="標楷體"/>
          <w:color w:val="FF0000"/>
          <w:spacing w:val="20"/>
          <w:sz w:val="24"/>
          <w:szCs w:val="24"/>
        </w:rPr>
      </w:pPr>
    </w:p>
    <w:p w:rsidRPr="00AF2D14" w:rsidR="009072B6" w:rsidP="7B3F8B99" w:rsidRDefault="5FDC99B6" w14:paraId="64D9A9F1" w14:textId="77777777">
      <w:pPr>
        <w:pStyle w:val="ac"/>
        <w:adjustRightInd w:val="0"/>
        <w:snapToGrid w:val="0"/>
        <w:spacing w:line="240" w:lineRule="atLeast"/>
        <w:ind w:left="1274" w:leftChars="531"/>
        <w:jc w:val="both"/>
        <w:rPr>
          <w:rFonts w:ascii="標楷體" w:hAnsi="標楷體" w:cs="標楷體"/>
          <w:spacing w:val="20"/>
          <w:sz w:val="24"/>
          <w:szCs w:val="24"/>
        </w:rPr>
      </w:pPr>
      <w:r>
        <w:rPr>
          <w:rFonts w:ascii="標楷體" w:hAnsi="標楷體" w:cs="標楷體"/>
          <w:spacing w:val="20"/>
          <w:sz w:val="24"/>
          <w:szCs w:val="24"/>
        </w:rPr>
        <w:t>焊接:依照使用焊條使用公斤數，以購買商品上標示的碳含量進行計算</w:t>
      </w:r>
    </w:p>
    <w:p w:rsidRPr="00AF2D14" w:rsidR="0017291A" w:rsidP="7B3F8B99" w:rsidRDefault="4FCD7A48" w14:paraId="11F6F181" w14:textId="77777777">
      <w:pPr>
        <w:pStyle w:val="ac"/>
        <w:adjustRightInd w:val="0"/>
        <w:snapToGrid w:val="0"/>
        <w:spacing w:line="240" w:lineRule="atLeast"/>
        <w:ind w:left="1274" w:leftChars="531"/>
        <w:jc w:val="both"/>
        <w:rPr>
          <w:rFonts w:ascii="標楷體" w:hAnsi="標楷體" w:cs="標楷體"/>
          <w:spacing w:val="20"/>
          <w:sz w:val="24"/>
          <w:szCs w:val="24"/>
        </w:rPr>
      </w:pPr>
      <w:r>
        <w:rPr>
          <w:rFonts w:ascii="標楷體" w:hAnsi="標楷體" w:cs="標楷體"/>
          <w:spacing w:val="20"/>
          <w:sz w:val="24"/>
          <w:szCs w:val="24"/>
        </w:rPr>
        <w:t>每年使用焊條總重量×焊條含碳量(%)×GWP值 = 碳排放量 (CO2e)</w:t>
      </w:r>
    </w:p>
    <w:p w:rsidRPr="0017291A" w:rsidR="0017291A" w:rsidP="7B3F8B99" w:rsidRDefault="0017291A" w14:paraId="5B08B5D1" w14:textId="77777777">
      <w:pPr>
        <w:pStyle w:val="ac"/>
        <w:adjustRightInd w:val="0"/>
        <w:snapToGrid w:val="0"/>
        <w:spacing w:line="240" w:lineRule="atLeast"/>
        <w:ind w:left="1274" w:leftChars="531"/>
        <w:jc w:val="both"/>
        <w:rPr>
          <w:rFonts w:ascii="標楷體" w:hAnsi="標楷體" w:cs="標楷體"/>
          <w:color w:val="000000"/>
          <w:spacing w:val="20"/>
          <w:sz w:val="24"/>
          <w:szCs w:val="24"/>
        </w:rPr>
      </w:pPr>
    </w:p>
    <w:p w:rsidRPr="008D37D7" w:rsidR="00375247" w:rsidP="7B3F8B99" w:rsidRDefault="00375247" w14:paraId="16DEB4AB" w14:textId="77777777">
      <w:pPr>
        <w:pStyle w:val="ac"/>
        <w:adjustRightInd w:val="0"/>
        <w:snapToGrid w:val="0"/>
        <w:spacing w:line="240" w:lineRule="atLeast"/>
        <w:ind w:left="1274" w:leftChars="531"/>
        <w:jc w:val="both"/>
        <w:rPr>
          <w:rFonts w:ascii="標楷體" w:hAnsi="標楷體" w:cs="標楷體"/>
          <w:color w:val="000000"/>
          <w:spacing w:val="20"/>
          <w:sz w:val="24"/>
          <w:szCs w:val="24"/>
        </w:rPr>
      </w:pPr>
    </w:p>
    <w:p w:rsidR="00375247" w:rsidP="7B3F8B99" w:rsidRDefault="548464F4" w14:paraId="08BF5618" w14:textId="77777777">
      <w:pPr>
        <w:pStyle w:val="ac"/>
        <w:spacing w:line="240" w:lineRule="atLeast"/>
        <w:ind w:left="146" w:leftChars="61" w:firstLineChars="100" w:firstLine="280"/>
        <w:jc w:val="both"/>
        <w:rPr>
          <w:rFonts w:ascii="標楷體" w:hAnsi="標楷體" w:cs="標楷體"/>
          <w:color w:val="000000"/>
          <w:spacing w:val="20"/>
          <w:sz w:val="24"/>
          <w:szCs w:val="24"/>
        </w:rPr>
      </w:pPr>
      <w:r>
        <w:rPr>
          <w:rFonts w:ascii="標楷體" w:hAnsi="標楷體" w:cs="標楷體"/>
          <w:color w:val="000000"/>
          <w:spacing w:val="20"/>
          <w:sz w:val="24"/>
          <w:szCs w:val="24"/>
        </w:rPr>
        <w:t>3.移動源排放：</w:t>
      </w:r>
    </w:p>
    <w:p w:rsidR="00375247" w:rsidP="7B3F8B99" w:rsidRDefault="5100E5CA" w14:paraId="61BEBD3F" w14:textId="77777777">
      <w:pPr>
        <w:pStyle w:val="ac"/>
        <w:adjustRightInd w:val="0"/>
        <w:snapToGrid w:val="0"/>
        <w:spacing w:line="240" w:lineRule="atLeast"/>
        <w:ind w:left="1274" w:leftChars="531"/>
        <w:jc w:val="both"/>
        <w:rPr>
          <w:rFonts w:ascii="標楷體" w:hAnsi="標楷體" w:cs="標楷體"/>
          <w:color w:val="000000"/>
          <w:spacing w:val="20"/>
          <w:sz w:val="24"/>
          <w:szCs w:val="24"/>
        </w:rPr>
      </w:pPr>
      <w:r>
        <w:rPr>
          <w:rFonts w:ascii="標楷體" w:hAnsi="標楷體" w:cs="標楷體"/>
          <w:color w:val="000000"/>
          <w:spacing w:val="20"/>
          <w:sz w:val="24"/>
          <w:szCs w:val="24"/>
        </w:rPr>
        <w:t xml:space="preserve">公務車、堆高機：CO2, CH4, N2O之計算, 以加油發票單據統計柴油/汽油使用量×熱質(TJ) ×排放係數×GWP 。</w:t>
      </w:r>
    </w:p>
    <w:p w:rsidRPr="006D4A8E" w:rsidR="00375247" w:rsidP="7B3F8B99" w:rsidRDefault="00375247" w14:paraId="0AD9C6F4" w14:textId="77777777">
      <w:pPr>
        <w:pStyle w:val="ac"/>
        <w:adjustRightInd w:val="0"/>
        <w:snapToGrid w:val="0"/>
        <w:spacing w:line="240" w:lineRule="atLeast"/>
        <w:ind w:left="1274" w:leftChars="531"/>
        <w:jc w:val="both"/>
        <w:rPr>
          <w:rFonts w:ascii="標楷體" w:hAnsi="標楷體" w:cs="標楷體"/>
          <w:color w:val="000000"/>
          <w:spacing w:val="20"/>
          <w:sz w:val="24"/>
          <w:szCs w:val="24"/>
        </w:rPr>
      </w:pPr>
    </w:p>
    <w:p w:rsidRPr="002C2ADC" w:rsidR="003675A2" w:rsidP="7B3F8B99" w:rsidRDefault="2061F24E" w14:paraId="270223AE" w14:textId="77777777">
      <w:pPr>
        <w:pStyle w:val="ac"/>
        <w:spacing w:line="240" w:lineRule="atLeast"/>
        <w:ind w:left="146" w:leftChars="61" w:firstLine="280"/>
        <w:jc w:val="both"/>
        <w:rPr>
          <w:rFonts w:ascii="標楷體" w:hAnsi="標楷體" w:cs="標楷體"/>
          <w:color w:val="000000"/>
          <w:spacing w:val="20"/>
          <w:sz w:val="24"/>
          <w:szCs w:val="24"/>
        </w:rPr>
      </w:pPr>
      <w:r>
        <w:rPr>
          <w:rFonts w:ascii="標楷體" w:hAnsi="標楷體" w:cs="標楷體"/>
          <w:color w:val="000000"/>
          <w:spacing w:val="20"/>
          <w:sz w:val="24"/>
          <w:szCs w:val="24"/>
        </w:rPr>
        <w:t xml:space="preserve">  4.外購電力：</w:t>
      </w:r>
    </w:p>
    <w:p w:rsidRPr="00311DCC" w:rsidR="003675A2" w:rsidP="7B3F8B99" w:rsidRDefault="7B8F93FC" w14:paraId="064A2244" w14:textId="77777777">
      <w:pPr>
        <w:pStyle w:val="ac"/>
        <w:adjustRightInd w:val="0"/>
        <w:snapToGrid w:val="0"/>
        <w:spacing w:line="240" w:lineRule="atLeast"/>
        <w:ind w:left="1274" w:leftChars="531"/>
        <w:jc w:val="both"/>
        <w:rPr>
          <w:rFonts w:ascii="標楷體" w:hAnsi="標楷體" w:cs="標楷體"/>
          <w:color w:val="000000"/>
          <w:spacing w:val="20"/>
          <w:sz w:val="24"/>
          <w:szCs w:val="24"/>
        </w:rPr>
      </w:pPr>
      <w:r>
        <w:rPr>
          <w:rFonts w:ascii="標楷體" w:hAnsi="標楷體" w:cs="標楷體"/>
          <w:color w:val="000000"/>
          <w:spacing w:val="20"/>
          <w:sz w:val="24"/>
          <w:szCs w:val="24"/>
        </w:rPr>
        <w:t xml:space="preserve">1) 台北總公司：外購電力CO</w:t>
      </w:r>
      <w:r>
        <w:rPr>
          <w:rFonts w:ascii="標楷體" w:hAnsi="標楷體" w:cs="標楷體"/>
          <w:color w:val="000000"/>
          <w:spacing w:val="20"/>
          <w:sz w:val="24"/>
          <w:szCs w:val="24"/>
          <w:vertAlign w:val="subscript"/>
        </w:rPr>
        <w:t>2</w:t>
      </w:r>
      <w:r>
        <w:rPr>
          <w:rFonts w:ascii="標楷體" w:hAnsi="標楷體" w:cs="標楷體"/>
          <w:color w:val="000000"/>
          <w:spacing w:val="20"/>
          <w:sz w:val="24"/>
          <w:szCs w:val="24"/>
        </w:rPr>
        <w:t>排放量=</w:t>
      </w:r>
      <w:r>
        <w:rPr>
          <w:rFonts w:ascii="標楷體" w:hAnsi="標楷體" w:cs="標楷體"/>
          <w:spacing w:val="20"/>
          <w:sz w:val="24"/>
          <w:szCs w:val="24"/>
        </w:rPr>
        <w:t>（</w:t>
      </w:r>
      <w:r>
        <w:rPr>
          <w:rFonts w:ascii="標楷體" w:hAnsi="標楷體" w:cs="標楷體"/>
          <w:color w:val="000000"/>
          <w:spacing w:val="20"/>
          <w:sz w:val="24"/>
          <w:szCs w:val="24"/>
        </w:rPr>
        <w:t>實際用電度數+公共用電分攤+加班用電度數</w:t>
      </w:r>
      <w:r>
        <w:rPr>
          <w:rFonts w:ascii="標楷體" w:hAnsi="標楷體" w:cs="標楷體"/>
          <w:spacing w:val="20"/>
          <w:sz w:val="24"/>
          <w:szCs w:val="24"/>
        </w:rPr>
        <w:t>）</w:t>
      </w:r>
      <w:r>
        <w:rPr>
          <w:rFonts w:ascii="標楷體" w:hAnsi="標楷體" w:cs="標楷體"/>
          <w:color w:val="000000"/>
          <w:spacing w:val="20"/>
          <w:sz w:val="24"/>
          <w:szCs w:val="24"/>
        </w:rPr>
        <w:t>×排放係數×GWP</w:t>
      </w:r>
    </w:p>
    <w:p w:rsidRPr="00855DAC" w:rsidR="00311DCC" w:rsidP="7B3F8B99" w:rsidRDefault="7B8F93FC" w14:paraId="3D49368B" w14:textId="77777777">
      <w:pPr>
        <w:pStyle w:val="ac"/>
        <w:adjustRightInd w:val="0"/>
        <w:snapToGrid w:val="0"/>
        <w:spacing w:line="240" w:lineRule="atLeast"/>
        <w:ind w:left="1274" w:leftChars="531"/>
        <w:jc w:val="both"/>
        <w:rPr>
          <w:rFonts w:ascii="標楷體" w:hAnsi="標楷體" w:cs="標楷體"/>
          <w:spacing w:val="20"/>
          <w:sz w:val="24"/>
          <w:szCs w:val="24"/>
        </w:rPr>
      </w:pPr>
      <w:r>
        <w:rPr>
          <w:rFonts w:ascii="標楷體" w:hAnsi="標楷體" w:cs="標楷體"/>
          <w:color w:val="000000"/>
          <w:spacing w:val="20"/>
          <w:sz w:val="24"/>
          <w:szCs w:val="24"/>
        </w:rPr>
        <w:t xml:space="preserve">2) 嘉義工廠</w:t>
      </w:r>
      <w:r>
        <w:rPr>
          <w:rFonts w:ascii="標楷體" w:hAnsi="標楷體" w:cs="標楷體"/>
          <w:spacing w:val="20"/>
          <w:sz w:val="24"/>
          <w:szCs w:val="24"/>
        </w:rPr>
        <w:t>、其他海外各據點：外購電力CO</w:t>
      </w:r>
      <w:r>
        <w:rPr>
          <w:rFonts w:ascii="標楷體" w:hAnsi="標楷體" w:cs="標楷體"/>
          <w:spacing w:val="20"/>
          <w:sz w:val="24"/>
          <w:szCs w:val="24"/>
          <w:vertAlign w:val="subscript"/>
        </w:rPr>
        <w:t>2</w:t>
      </w:r>
      <w:r>
        <w:rPr>
          <w:rFonts w:ascii="標楷體" w:hAnsi="標楷體" w:cs="標楷體"/>
          <w:spacing w:val="20"/>
          <w:sz w:val="24"/>
          <w:szCs w:val="24"/>
        </w:rPr>
        <w:t>排放量=實際用電度數×排放係數×GWP</w:t>
      </w:r>
    </w:p>
    <w:p w:rsidRPr="00855DAC" w:rsidR="005738EF" w:rsidP="7B3F8B99" w:rsidRDefault="7B8F93FC" w14:textId="77777777" w14:paraId="1B68397A">
      <w:pPr>
        <w:pStyle w:val="ac"/>
        <w:adjustRightInd w:val="0"/>
        <w:snapToGrid w:val="0"/>
        <w:spacing w:line="240" w:lineRule="atLeast"/>
        <w:ind w:left="1274" w:leftChars="531"/>
        <w:jc w:val="both"/>
      </w:pPr>
      <w:r>
        <w:rPr>
          <w:rFonts w:ascii="標楷體" w:hAnsi="標楷體" w:cs="標楷體"/>
          <w:spacing w:val="20"/>
          <w:sz w:val="24"/>
          <w:szCs w:val="24"/>
        </w:rPr>
        <w:t xml:space="preserve">3) 綠電憑證: </w:t>
      </w:r>
    </w:p>
    <w:p w:rsidRPr="00855DAC" w:rsidR="005738EF" w:rsidP="1B71330A" w:rsidRDefault="7B8F93FC" w14:paraId="717C84DD" w14:textId="5E03D4A4">
      <w:pPr>
        <w:pStyle w:val="ac"/>
        <w:numPr>
          <w:ilvl w:val="0"/>
          <w:numId w:val="52"/>
        </w:numPr>
        <w:adjustRightInd w:val="0"/>
        <w:snapToGrid w:val="0"/>
        <w:spacing w:line="240" w:lineRule="atLeast"/>
        <w:ind/>
        <w:jc w:val="both"/>
        <w:rPr>
          <w:rFonts w:ascii="標楷體" w:hAnsi="標楷體" w:cs="標楷體"/>
          <w:spacing w:val="20"/>
          <w:sz w:val="24"/>
          <w:szCs w:val="24"/>
        </w:rPr>
      </w:pPr>
      <w:r>
        <w:rPr>
          <w:rFonts w:ascii="標楷體" w:hAnsi="標楷體" w:cs="標楷體"/>
          <w:sz w:val="24"/>
          <w:szCs w:val="24"/>
        </w:rPr>
        <w:t xml:space="preserve">越南/印尼: 憑證書上購買綠電度數MWh × 海外工廠發布國家電力排放係數×GWP</w:t>
      </w:r>
    </w:p>
    <w:p w:rsidR="5B57013E" w:rsidP="1B71330A" w:rsidRDefault="5B57013E" w14:paraId="48A4759E" w14:textId="6361A3A0">
      <w:pPr>
        <w:pStyle w:val="ac"/>
        <w:numPr>
          <w:ilvl w:val="0"/>
          <w:numId w:val="52"/>
        </w:numPr>
        <w:spacing w:line="240" w:lineRule="atLeast"/>
        <w:jc w:val="both"/>
        <w:rPr>
          <w:rFonts w:ascii="標楷體" w:hAnsi="標楷體" w:cs="標楷體"/>
          <w:sz w:val="24"/>
          <w:szCs w:val="24"/>
        </w:rPr>
      </w:pPr>
      <w:r>
        <w:rPr>
          <w:rFonts w:ascii="標楷體" w:hAnsi="標楷體" w:cs="標楷體"/>
          <w:sz w:val="24"/>
          <w:szCs w:val="24"/>
        </w:rPr>
        <w:t xml:space="preserve">中國: (</w:t>
      </w:r>
      <w:r>
        <w:rPr>
          <w:rFonts w:ascii="DFKai-SB" w:hAnsi="DFKai-SB" w:eastAsia="DFKai-SB" w:cs="DFKai-SB"/>
          <w:lang w:val="en-US"/>
        </w:rPr>
        <w:t xml:space="preserve">實際用電度數 － 購買憑證綠電度數 ）× 市場剩餘電力排放係數 </w:t>
      </w:r>
      <w:r>
        <w:rPr>
          <w:rFonts w:ascii="標楷體" w:hAnsi="標楷體" w:cs="標楷體"/>
          <w:sz w:val="24"/>
          <w:szCs w:val="24"/>
        </w:rPr>
        <w:t>×GWP</w:t>
      </w:r>
    </w:p>
    <w:p w:rsidRPr="00311DCC" w:rsidR="00115681" w:rsidP="7B3F8B99" w:rsidRDefault="00115681" w14:paraId="4B1F511A" w14:textId="77777777">
      <w:pPr>
        <w:pStyle w:val="ac"/>
        <w:adjustRightInd w:val="0"/>
        <w:snapToGrid w:val="0"/>
        <w:spacing w:line="240" w:lineRule="atLeast"/>
        <w:ind w:left="0" w:leftChars="0"/>
        <w:jc w:val="both"/>
        <w:rPr>
          <w:rFonts w:ascii="標楷體" w:hAnsi="標楷體" w:cs="標楷體"/>
          <w:color w:val="000000"/>
          <w:spacing w:val="20"/>
          <w:sz w:val="24"/>
          <w:szCs w:val="24"/>
        </w:rPr>
      </w:pPr>
    </w:p>
    <w:p w:rsidRPr="00042D3A" w:rsidR="003675A2" w:rsidP="7B3F8B99" w:rsidRDefault="003675A2" w14:paraId="65F9C3DC" w14:textId="77777777">
      <w:pPr>
        <w:pStyle w:val="ac"/>
        <w:adjustRightInd w:val="0"/>
        <w:snapToGrid w:val="0"/>
        <w:spacing w:line="240" w:lineRule="atLeast"/>
        <w:jc w:val="both"/>
        <w:rPr>
          <w:rFonts w:ascii="標楷體" w:hAnsi="標楷體" w:cs="標楷體"/>
          <w:color w:val="000000"/>
          <w:spacing w:val="20"/>
          <w:sz w:val="24"/>
          <w:szCs w:val="24"/>
        </w:rPr>
      </w:pPr>
    </w:p>
    <w:p w:rsidR="003F4352" w:rsidP="7B3F8B99" w:rsidRDefault="548464F4" w14:paraId="3D0DD032" w14:textId="77777777">
      <w:pPr>
        <w:pStyle w:val="ac"/>
        <w:adjustRightInd w:val="0"/>
        <w:snapToGrid w:val="0"/>
        <w:spacing w:line="240" w:lineRule="atLeast"/>
        <w:ind w:left="146" w:firstLine="280"/>
        <w:jc w:val="both"/>
        <w:rPr>
          <w:rFonts w:ascii="標楷體" w:hAnsi="標楷體" w:cs="標楷體"/>
          <w:color w:val="000000"/>
          <w:spacing w:val="20"/>
          <w:sz w:val="24"/>
          <w:szCs w:val="24"/>
        </w:rPr>
      </w:pPr>
      <w:r>
        <w:rPr>
          <w:rFonts w:ascii="標楷體" w:hAnsi="標楷體" w:cs="標楷體"/>
          <w:color w:val="000000"/>
          <w:spacing w:val="20"/>
          <w:sz w:val="24"/>
          <w:szCs w:val="24"/>
        </w:rPr>
        <w:t>5.間接排放：</w:t>
      </w:r>
    </w:p>
    <w:p w:rsidRPr="007F1D0C" w:rsidR="003675A2" w:rsidP="7B3F8B99" w:rsidRDefault="2C7FA550" w14:paraId="7B5FCEE3" w14:textId="77777777">
      <w:pPr>
        <w:pStyle w:val="ac"/>
        <w:adjustRightInd w:val="0"/>
        <w:snapToGrid w:val="0"/>
        <w:spacing w:line="240" w:lineRule="atLeast"/>
        <w:jc w:val="both"/>
        <w:rPr>
          <w:rFonts w:ascii="標楷體" w:hAnsi="標楷體" w:cs="標楷體"/>
          <w:b/>
          <w:bCs/>
          <w:color w:val="000000"/>
          <w:spacing w:val="20"/>
          <w:sz w:val="24"/>
          <w:szCs w:val="24"/>
        </w:rPr>
      </w:pPr>
      <w:r>
        <w:rPr>
          <w:rFonts w:ascii="標楷體" w:hAnsi="標楷體" w:cs="標楷體"/>
          <w:b/>
          <w:bCs/>
          <w:color w:val="000000"/>
          <w:spacing w:val="20"/>
          <w:sz w:val="24"/>
          <w:szCs w:val="24"/>
        </w:rPr>
        <w:t>上游運輸及配送產生的排放量：</w:t>
      </w:r>
    </w:p>
    <w:p w:rsidRPr="00855DAC" w:rsidR="00617D28" w:rsidP="00617D28" w:rsidRDefault="000B6F0A" w14:paraId="2ACC0D43" w14:textId="6BC38783">
      <w:pPr>
        <w:numPr>
          <w:ilvl w:val="0"/>
          <w:numId w:val="33"/>
        </w:numPr>
        <w:spacing w:line="240" w:lineRule="atLeast"/>
        <w:jc w:val="both"/>
        <w:rPr>
          <w:rFonts w:eastAsia="標楷體"/>
          <w:spacing w:val="20"/>
        </w:rPr>
      </w:pPr>
      <w:r>
        <w:rPr>
          <w:rFonts w:hint="eastAsia" w:eastAsia="標楷體"/>
          <w:spacing w:val="20"/>
        </w:rPr>
        <w:t>台北總公司及：</w:t>
      </w:r>
      <w:bookmarkStart w:name="_Hlk104899303" w:id="115"/>
      <w:r>
        <w:rPr>
          <w:rFonts w:hint="eastAsia" w:eastAsia="標楷體"/>
          <w:spacing w:val="20"/>
        </w:rPr>
        <w:t>從系統撈取202</w:t>
      </w:r>
      <w:r>
        <w:rPr>
          <w:rFonts w:eastAsia="標楷體"/>
          <w:spacing w:val="20"/>
        </w:rPr>
        <w:t>5</w:t>
      </w:r>
      <w:r>
        <w:rPr>
          <w:rFonts w:hint="eastAsia" w:eastAsia="標楷體"/>
          <w:spacing w:val="20"/>
        </w:rPr>
        <w:t>年1月~12月統計區間之原物料供應之</w:t>
      </w:r>
      <w:r>
        <w:rPr>
          <w:rFonts w:eastAsia="標楷體"/>
          <w:spacing w:val="20"/>
        </w:rPr>
        <w:t>重量</w:t>
      </w:r>
      <w:r>
        <w:rPr>
          <w:rFonts w:hint="eastAsia" w:eastAsia="標楷體"/>
          <w:spacing w:val="20"/>
        </w:rPr>
        <w:t>，以G</w:t>
      </w:r>
      <w:r>
        <w:rPr>
          <w:rFonts w:eastAsia="標楷體"/>
          <w:spacing w:val="20"/>
        </w:rPr>
        <w:t xml:space="preserve">oogle 地圖選定陸運運輸距離×</w:t>
      </w:r>
      <w:r>
        <w:rPr>
          <w:rFonts w:hint="eastAsia" w:eastAsia="標楷體"/>
          <w:spacing w:val="20"/>
        </w:rPr>
        <w:t>碳足跡資料庫之貨運卡車運輸碳排放係數</w:t>
      </w:r>
    </w:p>
    <w:p w:rsidRPr="00855DAC" w:rsidR="00617D28" w:rsidP="0017291A" w:rsidRDefault="00617D28" w14:paraId="33F4CAAB" w14:textId="7E9A33CD">
      <w:pPr>
        <w:numPr>
          <w:ilvl w:val="0"/>
          <w:numId w:val="33"/>
        </w:numPr>
        <w:rPr>
          <w:rFonts w:eastAsia="標楷體"/>
          <w:spacing w:val="20"/>
        </w:rPr>
      </w:pPr>
      <w:r>
        <w:rPr>
          <w:rFonts w:eastAsia="標楷體"/>
          <w:spacing w:val="20"/>
        </w:rPr>
        <w:t>嘉義</w:t>
      </w:r>
      <w:r>
        <w:rPr>
          <w:rFonts w:hint="eastAsia" w:eastAsia="標楷體"/>
          <w:spacing w:val="20"/>
        </w:rPr>
        <w:t>樣品中心</w:t>
      </w:r>
      <w:r>
        <w:rPr>
          <w:rFonts w:eastAsia="標楷體"/>
          <w:spacing w:val="20"/>
        </w:rPr>
        <w:t>：</w:t>
      </w:r>
      <w:r>
        <w:rPr>
          <w:rFonts w:hint="eastAsia" w:eastAsia="標楷體"/>
          <w:spacing w:val="20"/>
        </w:rPr>
        <w:t>以實際支付運費且運輸至</w:t>
      </w:r>
      <w:r>
        <w:rPr>
          <w:rFonts w:eastAsia="標楷體"/>
          <w:spacing w:val="20"/>
        </w:rPr>
        <w:t>嘉義</w:t>
      </w:r>
      <w:r>
        <w:rPr>
          <w:rFonts w:hint="eastAsia" w:eastAsia="標楷體"/>
          <w:spacing w:val="20"/>
        </w:rPr>
        <w:t>樣品中心之範疇，從系統撈取2</w:t>
      </w:r>
      <w:r>
        <w:rPr>
          <w:rFonts w:eastAsia="標楷體"/>
          <w:spacing w:val="20"/>
        </w:rPr>
        <w:t>025</w:t>
      </w:r>
      <w:r>
        <w:rPr>
          <w:rFonts w:hint="eastAsia" w:eastAsia="標楷體"/>
          <w:spacing w:val="20"/>
        </w:rPr>
        <w:t>年1月~12月的統計區間，並統計產品進貨的毛重</w:t>
      </w:r>
      <w:r>
        <w:rPr>
          <w:rFonts w:eastAsia="標楷體"/>
          <w:spacing w:val="20"/>
        </w:rPr>
        <w:t>（</w:t>
      </w:r>
      <w:r>
        <w:rPr>
          <w:rFonts w:hint="eastAsia" w:eastAsia="標楷體"/>
          <w:spacing w:val="20"/>
        </w:rPr>
        <w:t>含包材</w:t>
      </w:r>
      <w:r>
        <w:rPr>
          <w:rFonts w:eastAsia="標楷體"/>
          <w:spacing w:val="20"/>
        </w:rPr>
        <w:t>）</w:t>
      </w:r>
      <w:r>
        <w:rPr>
          <w:rFonts w:hint="eastAsia" w:eastAsia="標楷體"/>
          <w:spacing w:val="20"/>
        </w:rPr>
        <w:t>，再以</w:t>
      </w:r>
      <w:r>
        <w:rPr>
          <w:rFonts w:eastAsia="標楷體"/>
          <w:spacing w:val="20"/>
        </w:rPr>
        <w:t>google</w:t>
      </w:r>
      <w:r>
        <w:rPr>
          <w:rFonts w:hint="eastAsia" w:eastAsia="標楷體"/>
          <w:spacing w:val="20"/>
        </w:rPr>
        <w:t>地圖選定出貨商運輸或倉儲送至</w:t>
      </w:r>
      <w:r>
        <w:rPr>
          <w:rFonts w:eastAsia="標楷體"/>
          <w:spacing w:val="20"/>
        </w:rPr>
        <w:t>嘉義</w:t>
      </w:r>
      <w:r>
        <w:rPr>
          <w:rFonts w:hint="eastAsia" w:eastAsia="標楷體"/>
          <w:spacing w:val="20"/>
        </w:rPr>
        <w:t>樣品中心之距離</w:t>
      </w:r>
      <w:r>
        <w:rPr>
          <w:rFonts w:eastAsia="標楷體"/>
          <w:spacing w:val="20"/>
        </w:rPr>
        <w:t>（</w:t>
      </w:r>
      <w:r>
        <w:rPr>
          <w:rFonts w:hint="eastAsia" w:eastAsia="標楷體"/>
          <w:spacing w:val="20"/>
        </w:rPr>
        <w:t>最短距離</w:t>
      </w:r>
      <w:r>
        <w:rPr>
          <w:rFonts w:eastAsia="標楷體"/>
          <w:spacing w:val="20"/>
        </w:rPr>
        <w:t>）</w:t>
      </w:r>
      <w:r>
        <w:rPr>
          <w:rFonts w:hint="eastAsia" w:eastAsia="標楷體"/>
          <w:spacing w:val="20"/>
        </w:rPr>
        <w:t>，選定3.5噸貨車。採用延噸公里(</w:t>
      </w:r>
      <w:r>
        <w:rPr>
          <w:rFonts w:eastAsia="標楷體"/>
          <w:spacing w:val="20"/>
        </w:rPr>
        <w:t>tkm</w:t>
      </w:r>
      <w:r>
        <w:rPr>
          <w:rFonts w:hint="eastAsia" w:eastAsia="標楷體"/>
          <w:spacing w:val="20"/>
        </w:rPr>
        <w:t>)</w:t>
      </w:r>
      <w:r>
        <w:rPr>
          <w:rFonts w:eastAsia="標楷體"/>
          <w:spacing w:val="20"/>
        </w:rPr>
        <w:t xml:space="preserve"> ×</w:t>
      </w:r>
      <w:r>
        <w:rPr>
          <w:rFonts w:hint="eastAsia" w:eastAsia="標楷體"/>
          <w:spacing w:val="20"/>
        </w:rPr>
        <w:t xml:space="preserve"> 碳足跡資料庫之貨運卡車運輸碳排放係數</w:t>
      </w:r>
    </w:p>
    <w:p w:rsidRPr="00855DAC" w:rsidR="004D0B28" w:rsidP="00034E44" w:rsidRDefault="004D0B28" w14:paraId="2234B242" w14:textId="4FE90BD8">
      <w:pPr>
        <w:numPr>
          <w:ilvl w:val="0"/>
          <w:numId w:val="33"/>
        </w:numPr>
        <w:spacing w:line="240" w:lineRule="atLeast"/>
        <w:jc w:val="both"/>
        <w:rPr>
          <w:rFonts w:eastAsia="標楷體"/>
          <w:spacing w:val="20"/>
        </w:rPr>
      </w:pPr>
      <w:r>
        <w:rPr>
          <w:rFonts w:hint="eastAsia" w:eastAsia="標楷體"/>
          <w:spacing w:val="20"/>
        </w:rPr>
        <w:t>各海外生產據點：從系統撈取202</w:t>
      </w:r>
      <w:r>
        <w:rPr>
          <w:rFonts w:eastAsia="標楷體"/>
          <w:spacing w:val="20"/>
        </w:rPr>
        <w:t>5</w:t>
      </w:r>
      <w:r>
        <w:rPr>
          <w:rFonts w:hint="eastAsia" w:eastAsia="標楷體"/>
          <w:spacing w:val="20"/>
        </w:rPr>
        <w:t>年1月~12月統計區間之原物料供應之數量</w:t>
      </w:r>
      <w:r>
        <w:rPr>
          <w:rFonts w:eastAsia="標楷體"/>
          <w:spacing w:val="20"/>
        </w:rPr>
        <w:t>×該項目平均重量</w:t>
      </w:r>
      <w:r>
        <w:rPr>
          <w:rFonts w:hint="eastAsia" w:eastAsia="標楷體"/>
          <w:spacing w:val="20"/>
        </w:rPr>
        <w:t>o</w:t>
      </w:r>
      <w:r>
        <w:rPr>
          <w:rFonts w:eastAsia="標楷體"/>
          <w:spacing w:val="20"/>
        </w:rPr>
        <w:t xml:space="preserve">r 系統記錄之重量</w:t>
      </w:r>
      <w:r>
        <w:rPr>
          <w:rFonts w:hint="eastAsia" w:eastAsia="標楷體"/>
          <w:spacing w:val="20"/>
        </w:rPr>
        <w:t>，以G</w:t>
      </w:r>
      <w:r>
        <w:rPr>
          <w:rFonts w:eastAsia="標楷體"/>
          <w:spacing w:val="20"/>
        </w:rPr>
        <w:t xml:space="preserve">oogle 地圖選定陸運運輸距離</w:t>
      </w:r>
      <w:r>
        <w:rPr>
          <w:rFonts w:hint="eastAsia" w:eastAsia="標楷體"/>
          <w:spacing w:val="20"/>
        </w:rPr>
        <w:t>，以國際資料庫選定跨國海運/空運之運輸距離</w:t>
      </w:r>
      <w:r>
        <w:rPr>
          <w:spacing w:val="20"/>
        </w:rPr>
        <w:t>×</w:t>
      </w:r>
      <w:r>
        <w:rPr>
          <w:rFonts w:eastAsia="標楷體"/>
          <w:spacing w:val="20"/>
        </w:rPr>
        <w:t>英國政府之「Greenhouse gas reporting: conversion factors 2025」之排放係數</w:t>
      </w:r>
      <w:r>
        <w:rPr>
          <w:rFonts w:hint="eastAsia" w:eastAsia="標楷體"/>
          <w:spacing w:val="20"/>
        </w:rPr>
        <w:t>。</w:t>
      </w:r>
    </w:p>
    <w:p w:rsidRPr="00714882" w:rsidR="00617D28" w:rsidP="00D009D8" w:rsidRDefault="00617D28" w14:paraId="5023141B" w14:textId="77777777">
      <w:pPr>
        <w:spacing w:line="240" w:lineRule="atLeast"/>
        <w:ind w:left="934"/>
        <w:jc w:val="both"/>
        <w:rPr>
          <w:rFonts w:eastAsia="標楷體"/>
          <w:spacing w:val="20"/>
        </w:rPr>
      </w:pPr>
    </w:p>
    <w:bookmarkEnd w:id="115"/>
    <w:p w:rsidRPr="00B27461" w:rsidR="00CA2524" w:rsidP="7B3F8B99" w:rsidRDefault="2C7FA550" w14:paraId="591D503A" w14:textId="77777777">
      <w:pPr>
        <w:pStyle w:val="ac"/>
        <w:adjustRightInd w:val="0"/>
        <w:snapToGrid w:val="0"/>
        <w:spacing w:line="240" w:lineRule="atLeast"/>
        <w:jc w:val="both"/>
        <w:rPr>
          <w:rFonts w:ascii="標楷體" w:hAnsi="標楷體" w:cs="標楷體"/>
          <w:b/>
          <w:bCs/>
          <w:color w:val="000000"/>
          <w:spacing w:val="20"/>
          <w:sz w:val="24"/>
          <w:szCs w:val="24"/>
        </w:rPr>
      </w:pPr>
      <w:r>
        <w:rPr>
          <w:rFonts w:ascii="標楷體" w:hAnsi="標楷體" w:cs="標楷體"/>
          <w:b/>
          <w:bCs/>
          <w:color w:val="000000"/>
          <w:spacing w:val="20"/>
          <w:sz w:val="24"/>
          <w:szCs w:val="24"/>
        </w:rPr>
        <w:t>商務旅行產生的排放量：</w:t>
      </w:r>
    </w:p>
    <w:p w:rsidRPr="00714882" w:rsidR="003675A2" w:rsidP="7B3F8B99" w:rsidRDefault="197D9A43" w14:paraId="13809432" w14:textId="392D7807">
      <w:pPr>
        <w:numPr>
          <w:ilvl w:val="0"/>
          <w:numId w:val="34"/>
        </w:numPr>
        <w:spacing w:line="240" w:lineRule="atLeast"/>
        <w:jc w:val="both"/>
        <w:rPr>
          <w:rFonts w:ascii="標楷體" w:hAnsi="標楷體" w:eastAsia="標楷體" w:cs="標楷體"/>
          <w:spacing w:val="20"/>
        </w:rPr>
      </w:pPr>
      <w:r>
        <w:rPr>
          <w:rFonts w:ascii="標楷體" w:hAnsi="標楷體" w:eastAsia="標楷體" w:cs="標楷體"/>
          <w:spacing w:val="20"/>
        </w:rPr>
        <w:t>台北總公司及各海外據點：出差交通方式（高鐵、飛機）資訊。高鐵飛機則以高鐵官網、及International Civil Aviation Organization (ICAO)網站取得起訖站（機場）間的碳排放量。</w:t>
      </w:r>
    </w:p>
    <w:p w:rsidRPr="00D313A5" w:rsidR="003675A2" w:rsidP="7B3F8B99" w:rsidRDefault="197D9A43" w14:paraId="4DB60F00" w14:textId="2F3F76C5">
      <w:pPr>
        <w:numPr>
          <w:ilvl w:val="0"/>
          <w:numId w:val="34"/>
        </w:numPr>
        <w:spacing w:line="240" w:lineRule="atLeast"/>
        <w:jc w:val="both"/>
        <w:rPr>
          <w:rFonts w:ascii="標楷體" w:hAnsi="標楷體" w:eastAsia="標楷體" w:cs="標楷體"/>
          <w:spacing w:val="20"/>
        </w:rPr>
      </w:pPr>
      <w:r>
        <w:rPr>
          <w:rFonts w:ascii="標楷體" w:hAnsi="標楷體" w:eastAsia="標楷體" w:cs="標楷體"/>
          <w:spacing w:val="20"/>
        </w:rPr>
        <w:t>嘉義樣品中心：2025年1月~12月的統計區間無商務旅行。</w:t>
      </w:r>
    </w:p>
    <w:p w:rsidRPr="00B27461" w:rsidR="00CA2524" w:rsidP="7B3F8B99" w:rsidRDefault="2C7FA550" w14:paraId="05D54D73" w14:textId="77777777">
      <w:pPr>
        <w:pStyle w:val="ac"/>
        <w:adjustRightInd w:val="0"/>
        <w:snapToGrid w:val="0"/>
        <w:spacing w:line="240" w:lineRule="atLeast"/>
        <w:jc w:val="both"/>
        <w:rPr>
          <w:rFonts w:ascii="標楷體" w:hAnsi="標楷體" w:cs="標楷體"/>
          <w:b/>
          <w:bCs/>
          <w:color w:val="000000"/>
          <w:spacing w:val="20"/>
          <w:sz w:val="24"/>
          <w:szCs w:val="24"/>
        </w:rPr>
      </w:pPr>
      <w:r>
        <w:rPr>
          <w:rFonts w:ascii="標楷體" w:hAnsi="標楷體" w:cs="標楷體"/>
          <w:b/>
          <w:bCs/>
          <w:color w:val="000000"/>
          <w:spacing w:val="20"/>
          <w:sz w:val="24"/>
          <w:szCs w:val="24"/>
        </w:rPr>
        <w:t>員工通勤產生的排放量：</w:t>
      </w:r>
    </w:p>
    <w:p w:rsidRPr="00855DAC" w:rsidR="00CA2524" w:rsidP="00034E44" w:rsidRDefault="4E673F6E" w14:paraId="38F984CE" w14:textId="486676D7">
      <w:pPr>
        <w:numPr>
          <w:ilvl w:val="0"/>
          <w:numId w:val="30"/>
        </w:numPr>
        <w:spacing w:line="240" w:lineRule="atLeast"/>
        <w:jc w:val="both"/>
        <w:rPr>
          <w:rFonts w:eastAsia="標楷體"/>
          <w:spacing w:val="20"/>
        </w:rPr>
      </w:pPr>
      <w:r>
        <w:rPr>
          <w:rFonts w:eastAsia="標楷體"/>
          <w:spacing w:val="20"/>
        </w:rPr>
        <w:t>台北總公司：透過線上問卷進行調查，以問卷每五年進行一次台北總公司全體調查，</w:t>
      </w:r>
      <w:ins w:author="MengYingHong (Taipei, 洪孟瑛)" w:date="2026-03-31T15:28:00Z" w:id="116">
        <w:r>
          <w:rPr>
            <w:rFonts w:eastAsia="標楷體"/>
          </w:rPr>
          <w:t>下次問卷發放為2029年</w:t>
        </w:r>
      </w:ins>
      <w:ins w:author="MengYingHong (Taipei, 洪孟瑛)" w:date="2026-03-31T15:29:00Z" w:id="117">
        <w:r>
          <w:rPr>
            <w:rFonts w:eastAsia="標楷體"/>
          </w:rPr>
          <w:t>，</w:t>
        </w:r>
      </w:ins>
      <w:r>
        <w:rPr>
          <w:rFonts w:eastAsia="標楷體"/>
          <w:spacing w:val="20"/>
        </w:rPr>
        <w:t>其餘年僅針對新進人員進行調查。透過線上問卷調查員工居住地的所在縣市地區，再以員工實際居住地輸入google地圖去換算從該地區移動到總公司的距離（選擇最短距離），並以24</w:t>
      </w:r>
      <w:ins w:author="MengYingHong (Taipei, 洪孟瑛)" w:date="2026-03-31T15:28:00Z" w:id="118">
        <w:r>
          <w:rPr>
            <w:rFonts w:eastAsia="標楷體"/>
          </w:rPr>
          <w:t>6</w:t>
        </w:r>
      </w:ins>
      <w:r>
        <w:rPr>
          <w:rFonts w:eastAsia="標楷體"/>
          <w:spacing w:val="20"/>
        </w:rPr>
        <w:t xml:space="preserve">天作為整年度通勤天數，換算出整年度的通勤碳排放量，採用人延公里(pkm)，另捷運的部分則採用人次計算。碳排放(CO2e) = 活動數據×各運輸單位之自主盤點排放係數或碳足跡資料庫之排放係數。</w:t>
      </w:r>
    </w:p>
    <w:p w:rsidR="00311DCC" w:rsidP="00034E44" w:rsidRDefault="4E673F6E" w14:paraId="19BF06A0" w14:textId="24D6619A">
      <w:pPr>
        <w:numPr>
          <w:ilvl w:val="0"/>
          <w:numId w:val="30"/>
        </w:numPr>
        <w:spacing w:line="240" w:lineRule="atLeast"/>
        <w:jc w:val="both"/>
        <w:rPr>
          <w:rFonts w:eastAsia="標楷體"/>
          <w:spacing w:val="20"/>
        </w:rPr>
      </w:pPr>
      <w:r>
        <w:rPr>
          <w:rFonts w:eastAsia="標楷體"/>
          <w:spacing w:val="20"/>
        </w:rPr>
        <w:t>嘉義樣品中心：透過個別調查方式調查員工居住地的所在縣市地區，再以員工實際居住地輸入google地圖去換算從該地區移動到樣品中心的距離（選擇最短距離），並以</w:t>
      </w:r>
      <w:r>
        <w:rPr>
          <w:rFonts w:eastAsia="標楷體"/>
          <w:color w:val="FF0000"/>
          <w:spacing w:val="20"/>
        </w:rPr>
        <w:t>24</w:t>
      </w:r>
      <w:ins w:author="MengYingHong (Taipei, 洪孟瑛)" w:date="2026-03-31T15:29:00Z" w:id="119">
        <w:r>
          <w:rPr>
            <w:rFonts w:eastAsia="標楷體"/>
            <w:color w:val="FF0000"/>
          </w:rPr>
          <w:t>6</w:t>
        </w:r>
      </w:ins>
      <w:r>
        <w:rPr>
          <w:rFonts w:eastAsia="標楷體"/>
          <w:spacing w:val="20"/>
        </w:rPr>
        <w:t xml:space="preserve">天作為整年度通勤天數，換算出整年度的通勤碳排放量，採用人延公里(pkm)。碳排放(CO2e) = 活動數據×各運輸單位之自主盤點排放係數或碳足跡資料庫之排放係數。</w:t>
      </w:r>
    </w:p>
    <w:p w:rsidRPr="004E1301" w:rsidR="00CD0F3D" w:rsidP="00CD0F3D" w:rsidRDefault="00CD0F3D" w14:paraId="57EFA483" w14:textId="38E78162">
      <w:pPr>
        <w:numPr>
          <w:ilvl w:val="0"/>
          <w:numId w:val="30"/>
        </w:numPr>
        <w:spacing w:line="240" w:lineRule="atLeast"/>
        <w:jc w:val="both"/>
        <w:rPr>
          <w:rFonts w:eastAsia="標楷體"/>
          <w:color w:val="FF0000"/>
          <w:spacing w:val="20"/>
        </w:rPr>
      </w:pPr>
      <w:r>
        <w:rPr>
          <w:rFonts w:eastAsia="標楷體"/>
          <w:spacing w:val="20"/>
        </w:rPr>
        <w:t>各海外據點</w:t>
      </w:r>
      <w:r>
        <w:rPr>
          <w:rFonts w:hint="eastAsia" w:eastAsia="標楷體"/>
          <w:spacing w:val="20"/>
        </w:rPr>
        <w:t xml:space="preserve"> </w:t>
      </w:r>
      <w:r>
        <w:rPr>
          <w:rFonts w:eastAsia="標楷體"/>
          <w:spacing w:val="20"/>
        </w:rPr>
        <w:t xml:space="preserve">: </w:t>
      </w:r>
      <w:r>
        <w:rPr>
          <w:rFonts w:hint="eastAsia" w:eastAsia="標楷體"/>
          <w:spacing w:val="20"/>
        </w:rPr>
        <w:t>透過調查方式調查員工居住地的所在地區或是從人事資料庫中取得員工居住地區，再以員工所在地區輸入google地圖去換算從該地區移動到工作據點的距離</w:t>
      </w:r>
      <w:r>
        <w:rPr>
          <w:rFonts w:eastAsia="標楷體"/>
          <w:spacing w:val="20"/>
        </w:rPr>
        <w:t>（</w:t>
      </w:r>
      <w:r>
        <w:rPr>
          <w:rFonts w:hint="eastAsia" w:eastAsia="標楷體"/>
          <w:spacing w:val="20"/>
        </w:rPr>
        <w:t>選擇最短距離</w:t>
      </w:r>
      <w:r>
        <w:rPr>
          <w:rFonts w:eastAsia="標楷體"/>
          <w:spacing w:val="20"/>
        </w:rPr>
        <w:t>）。</w:t>
      </w:r>
      <w:r>
        <w:rPr>
          <w:rFonts w:hint="eastAsia" w:eastAsia="標楷體"/>
          <w:spacing w:val="20"/>
        </w:rPr>
        <w:t>碳排放(</w:t>
      </w:r>
      <w:r>
        <w:rPr>
          <w:rFonts w:eastAsia="標楷體"/>
          <w:spacing w:val="20"/>
        </w:rPr>
        <w:t xml:space="preserve">CO2e) = </w:t>
      </w:r>
      <w:r>
        <w:rPr>
          <w:rFonts w:hint="eastAsia" w:eastAsia="標楷體"/>
          <w:spacing w:val="20"/>
        </w:rPr>
        <w:t>活動數據</w:t>
      </w:r>
      <w:r>
        <w:rPr>
          <w:rFonts w:eastAsia="標楷體"/>
          <w:spacing w:val="20"/>
        </w:rPr>
        <w:t>×英國政府之「Greenhouse gas reporting: conversion factors 2025」之排放係數。</w:t>
      </w:r>
    </w:p>
    <w:p w:rsidRPr="00311DCC" w:rsidR="00CB313F" w:rsidP="00817800" w:rsidRDefault="00CB313F" w14:paraId="1F3B1409" w14:textId="77777777">
      <w:pPr>
        <w:pStyle w:val="ac"/>
        <w:adjustRightInd w:val="0"/>
        <w:snapToGrid w:val="0"/>
        <w:spacing w:line="240" w:lineRule="atLeast"/>
        <w:jc w:val="both"/>
        <w:rPr>
          <w:color w:val="000000"/>
          <w:spacing w:val="20"/>
          <w:sz w:val="24"/>
          <w:szCs w:val="24"/>
        </w:rPr>
      </w:pPr>
    </w:p>
    <w:p w:rsidRPr="00B27461" w:rsidR="00CA2524" w:rsidP="7B3F8B99" w:rsidRDefault="2C7FA550" w14:paraId="03B09C50" w14:textId="77777777">
      <w:pPr>
        <w:pStyle w:val="ac"/>
        <w:adjustRightInd w:val="0"/>
        <w:snapToGrid w:val="0"/>
        <w:spacing w:line="240" w:lineRule="atLeast"/>
        <w:jc w:val="both"/>
        <w:rPr>
          <w:rFonts w:ascii="標楷體" w:hAnsi="標楷體" w:cs="標楷體"/>
          <w:b/>
          <w:bCs/>
          <w:color w:val="000000"/>
          <w:spacing w:val="20"/>
          <w:sz w:val="24"/>
          <w:szCs w:val="24"/>
        </w:rPr>
      </w:pPr>
      <w:r>
        <w:rPr>
          <w:rFonts w:ascii="標楷體" w:hAnsi="標楷體" w:cs="標楷體"/>
          <w:b/>
          <w:bCs/>
          <w:color w:val="000000"/>
          <w:spacing w:val="20"/>
          <w:sz w:val="24"/>
          <w:szCs w:val="24"/>
        </w:rPr>
        <w:t>下游運輸及配送產生的排放量：</w:t>
      </w:r>
    </w:p>
    <w:p w:rsidRPr="00855DAC" w:rsidR="003F4352" w:rsidP="00034E44" w:rsidRDefault="00311DCC" w14:paraId="317555EE" w14:textId="5F6AA642">
      <w:pPr>
        <w:numPr>
          <w:ilvl w:val="0"/>
          <w:numId w:val="31"/>
        </w:numPr>
        <w:spacing w:line="240" w:lineRule="atLeast"/>
        <w:jc w:val="both"/>
        <w:rPr>
          <w:rFonts w:eastAsia="標楷體"/>
          <w:spacing w:val="20"/>
        </w:rPr>
      </w:pPr>
      <w:r>
        <w:rPr>
          <w:rFonts w:hint="eastAsia" w:eastAsia="標楷體"/>
          <w:spacing w:val="20"/>
        </w:rPr>
        <w:t>台北總公司：以實際支付運費，並以配送至物流商之倉儲及嘉義樣品中心為範疇。撈取202</w:t>
      </w:r>
      <w:r>
        <w:rPr>
          <w:rFonts w:eastAsia="標楷體"/>
          <w:spacing w:val="20"/>
        </w:rPr>
        <w:t>5</w:t>
      </w:r>
      <w:r>
        <w:rPr>
          <w:rFonts w:hint="eastAsia" w:eastAsia="標楷體"/>
          <w:spacing w:val="20"/>
        </w:rPr>
        <w:t>年1月~12月的統計區間，並統計產品進貨的毛重</w:t>
      </w:r>
      <w:r>
        <w:rPr>
          <w:rFonts w:eastAsia="標楷體"/>
          <w:spacing w:val="20"/>
        </w:rPr>
        <w:t>（</w:t>
      </w:r>
      <w:r>
        <w:rPr>
          <w:rFonts w:hint="eastAsia" w:eastAsia="標楷體"/>
          <w:spacing w:val="20"/>
        </w:rPr>
        <w:t>含包材</w:t>
      </w:r>
      <w:r>
        <w:rPr>
          <w:rFonts w:eastAsia="標楷體"/>
          <w:spacing w:val="20"/>
        </w:rPr>
        <w:t>）</w:t>
      </w:r>
      <w:r>
        <w:rPr>
          <w:rFonts w:hint="eastAsia" w:eastAsia="標楷體"/>
          <w:spacing w:val="20"/>
        </w:rPr>
        <w:t>，再以google地圖選定廠區出貨運輸至物流商之倉儲及嘉義樣品中心之距離</w:t>
      </w:r>
      <w:r>
        <w:rPr>
          <w:rFonts w:eastAsia="標楷體"/>
          <w:spacing w:val="20"/>
        </w:rPr>
        <w:t>（</w:t>
      </w:r>
      <w:r>
        <w:rPr>
          <w:rFonts w:hint="eastAsia" w:eastAsia="標楷體"/>
          <w:spacing w:val="20"/>
        </w:rPr>
        <w:t>最短距離</w:t>
      </w:r>
      <w:r>
        <w:rPr>
          <w:rFonts w:eastAsia="標楷體"/>
          <w:spacing w:val="20"/>
        </w:rPr>
        <w:t>）</w:t>
      </w:r>
      <w:r>
        <w:rPr>
          <w:rFonts w:hint="eastAsia" w:eastAsia="標楷體"/>
          <w:spacing w:val="20"/>
        </w:rPr>
        <w:t>，選定0</w:t>
      </w:r>
      <w:r>
        <w:rPr>
          <w:rFonts w:eastAsia="標楷體"/>
          <w:spacing w:val="20"/>
        </w:rPr>
        <w:t>.6</w:t>
      </w:r>
      <w:r>
        <w:rPr>
          <w:rFonts w:hint="eastAsia" w:eastAsia="標楷體"/>
          <w:spacing w:val="20"/>
        </w:rPr>
        <w:t>、3.5噸貨車。</w:t>
      </w:r>
      <w:bookmarkStart w:name="_Hlk104900356" w:id="120"/>
      <w:r>
        <w:rPr>
          <w:rFonts w:hint="eastAsia" w:eastAsia="標楷體"/>
          <w:spacing w:val="20"/>
        </w:rPr>
        <w:t>採用延噸公里(tkm)。碳排放(</w:t>
      </w:r>
      <w:r>
        <w:rPr>
          <w:rFonts w:eastAsia="標楷體"/>
          <w:spacing w:val="20"/>
        </w:rPr>
        <w:t xml:space="preserve">CO2e) = </w:t>
      </w:r>
      <w:r>
        <w:rPr>
          <w:rFonts w:hint="eastAsia" w:eastAsia="標楷體"/>
          <w:spacing w:val="20"/>
        </w:rPr>
        <w:t>活動數據</w:t>
      </w:r>
      <w:r>
        <w:rPr>
          <w:rFonts w:eastAsia="標楷體"/>
          <w:spacing w:val="20"/>
        </w:rPr>
        <w:t>×各運輸單位之自主盤點排放係數或碳足跡資料庫之排放係數。</w:t>
      </w:r>
    </w:p>
    <w:p w:rsidRPr="00855DAC" w:rsidR="00311DCC" w:rsidP="00034E44" w:rsidRDefault="00311DCC" w14:paraId="7535EAD5" w14:textId="56E07EE7">
      <w:pPr>
        <w:numPr>
          <w:ilvl w:val="0"/>
          <w:numId w:val="31"/>
        </w:numPr>
        <w:spacing w:line="240" w:lineRule="atLeast"/>
        <w:jc w:val="both"/>
        <w:rPr>
          <w:rFonts w:eastAsia="標楷體"/>
          <w:spacing w:val="20"/>
        </w:rPr>
      </w:pPr>
      <w:r>
        <w:rPr>
          <w:rFonts w:eastAsia="標楷體"/>
          <w:spacing w:val="20"/>
        </w:rPr>
        <w:t>嘉義</w:t>
      </w:r>
      <w:r>
        <w:rPr>
          <w:rFonts w:hint="eastAsia" w:eastAsia="標楷體"/>
          <w:spacing w:val="20"/>
        </w:rPr>
        <w:t>樣品中心</w:t>
      </w:r>
      <w:r>
        <w:rPr>
          <w:rFonts w:eastAsia="標楷體"/>
          <w:spacing w:val="20"/>
        </w:rPr>
        <w:t>：</w:t>
      </w:r>
      <w:r>
        <w:rPr>
          <w:rFonts w:hint="eastAsia" w:eastAsia="標楷體"/>
          <w:spacing w:val="20"/>
        </w:rPr>
        <w:t>以實際支付運費，並以配送至物流商之倉儲及台北總公司為範疇。撈取20</w:t>
      </w:r>
      <w:r>
        <w:rPr>
          <w:rFonts w:eastAsia="標楷體"/>
          <w:spacing w:val="20"/>
        </w:rPr>
        <w:t>25</w:t>
      </w:r>
      <w:r>
        <w:rPr>
          <w:rFonts w:hint="eastAsia" w:eastAsia="標楷體"/>
          <w:spacing w:val="20"/>
        </w:rPr>
        <w:t>年1月~12月的統計區間，並統計產品進貨的毛重</w:t>
      </w:r>
      <w:r>
        <w:rPr>
          <w:rFonts w:eastAsia="標楷體"/>
          <w:spacing w:val="20"/>
        </w:rPr>
        <w:t>（</w:t>
      </w:r>
      <w:r>
        <w:rPr>
          <w:rFonts w:hint="eastAsia" w:eastAsia="標楷體"/>
          <w:spacing w:val="20"/>
        </w:rPr>
        <w:t>含包材</w:t>
      </w:r>
      <w:r>
        <w:rPr>
          <w:rFonts w:eastAsia="標楷體"/>
          <w:spacing w:val="20"/>
        </w:rPr>
        <w:t>）</w:t>
      </w:r>
      <w:r>
        <w:rPr>
          <w:rFonts w:hint="eastAsia" w:eastAsia="標楷體"/>
          <w:spacing w:val="20"/>
        </w:rPr>
        <w:t>，再以google地圖選定廠區出貨運輸至物流商之倉儲之距離</w:t>
      </w:r>
      <w:r>
        <w:rPr>
          <w:rFonts w:eastAsia="標楷體"/>
          <w:spacing w:val="20"/>
        </w:rPr>
        <w:t>（</w:t>
      </w:r>
      <w:r>
        <w:rPr>
          <w:rFonts w:hint="eastAsia" w:eastAsia="標楷體"/>
          <w:spacing w:val="20"/>
        </w:rPr>
        <w:t>最短距離</w:t>
      </w:r>
      <w:r>
        <w:rPr>
          <w:rFonts w:eastAsia="標楷體"/>
          <w:spacing w:val="20"/>
        </w:rPr>
        <w:t>）</w:t>
      </w:r>
      <w:r>
        <w:rPr>
          <w:rFonts w:hint="eastAsia" w:eastAsia="標楷體"/>
          <w:spacing w:val="20"/>
        </w:rPr>
        <w:t>，選定3.5噸貨車。採用延噸公里(tkm)。碳排放(</w:t>
      </w:r>
      <w:r>
        <w:rPr>
          <w:rFonts w:eastAsia="標楷體"/>
          <w:spacing w:val="20"/>
        </w:rPr>
        <w:t xml:space="preserve">CO2e) = </w:t>
      </w:r>
      <w:r>
        <w:rPr>
          <w:rFonts w:hint="eastAsia" w:eastAsia="標楷體"/>
          <w:spacing w:val="20"/>
        </w:rPr>
        <w:t>活動數據</w:t>
      </w:r>
      <w:r>
        <w:rPr>
          <w:rFonts w:eastAsia="標楷體"/>
          <w:spacing w:val="20"/>
        </w:rPr>
        <w:t>×各運輸單位之自主盤點排放係數或碳足跡資料庫之排放係數。</w:t>
      </w:r>
    </w:p>
    <w:p w:rsidR="003306DD" w:rsidP="00034E44" w:rsidRDefault="00A0456B" w14:paraId="64360A28" w14:textId="77777777">
      <w:pPr>
        <w:numPr>
          <w:ilvl w:val="0"/>
          <w:numId w:val="31"/>
        </w:numPr>
        <w:spacing w:line="240" w:lineRule="atLeast"/>
        <w:jc w:val="both"/>
        <w:rPr>
          <w:rFonts w:eastAsia="標楷體"/>
          <w:spacing w:val="20"/>
        </w:rPr>
      </w:pPr>
      <w:r>
        <w:rPr>
          <w:rFonts w:eastAsia="標楷體"/>
          <w:spacing w:val="20"/>
        </w:rPr>
        <w:t>各海外據點</w:t>
      </w:r>
      <w:r>
        <w:rPr>
          <w:rFonts w:hint="eastAsia" w:eastAsia="標楷體"/>
          <w:spacing w:val="20"/>
        </w:rPr>
        <w:t xml:space="preserve"> </w:t>
      </w:r>
      <w:r>
        <w:rPr>
          <w:rFonts w:eastAsia="標楷體"/>
          <w:spacing w:val="20"/>
        </w:rPr>
        <w:t xml:space="preserve">: </w:t>
      </w:r>
      <w:r>
        <w:rPr>
          <w:rFonts w:hint="eastAsia" w:eastAsia="標楷體"/>
          <w:spacing w:val="20"/>
        </w:rPr>
        <w:t>從系統撈取202</w:t>
      </w:r>
      <w:r>
        <w:rPr>
          <w:rFonts w:eastAsia="標楷體"/>
          <w:spacing w:val="20"/>
        </w:rPr>
        <w:t>5</w:t>
      </w:r>
      <w:r>
        <w:rPr>
          <w:rFonts w:hint="eastAsia" w:eastAsia="標楷體"/>
          <w:spacing w:val="20"/>
        </w:rPr>
        <w:t>年1月~12月統計區間之原物料供應之</w:t>
      </w:r>
      <w:r>
        <w:rPr>
          <w:rFonts w:eastAsia="標楷體"/>
          <w:spacing w:val="20"/>
        </w:rPr>
        <w:t>重量</w:t>
      </w:r>
      <w:r>
        <w:rPr>
          <w:rFonts w:hint="eastAsia" w:eastAsia="標楷體"/>
          <w:spacing w:val="20"/>
        </w:rPr>
        <w:t>，以G</w:t>
      </w:r>
      <w:r>
        <w:rPr>
          <w:rFonts w:eastAsia="標楷體"/>
          <w:spacing w:val="20"/>
        </w:rPr>
        <w:t xml:space="preserve">oogle 地圖選定陸運運輸距離×國際資料庫中的碳排放係數。</w:t>
      </w:r>
    </w:p>
    <w:p w:rsidR="00A0456B" w:rsidP="003306DD" w:rsidRDefault="00D14DA8" w14:paraId="049C720D" w14:textId="027173C8">
      <w:pPr>
        <w:pStyle w:val="afffc"/>
        <w:numPr>
          <w:ilvl w:val="0"/>
          <w:numId w:val="48"/>
        </w:numPr>
        <w:spacing w:line="240" w:lineRule="atLeast"/>
        <w:ind w:leftChars="0"/>
        <w:jc w:val="both"/>
        <w:rPr>
          <w:rFonts w:eastAsia="標楷體"/>
          <w:spacing w:val="20"/>
        </w:rPr>
      </w:pPr>
      <w:r>
        <w:rPr>
          <w:rFonts w:eastAsia="標楷體"/>
          <w:spacing w:val="20"/>
        </w:rPr>
        <w:t>貿易條件為</w:t>
      </w:r>
      <w:r>
        <w:rPr>
          <w:rFonts w:hint="eastAsia" w:eastAsia="標楷體"/>
          <w:spacing w:val="20"/>
        </w:rPr>
        <w:t>F</w:t>
      </w:r>
      <w:r>
        <w:rPr>
          <w:rFonts w:eastAsia="標楷體"/>
          <w:spacing w:val="20"/>
        </w:rPr>
        <w:t>OB</w:t>
      </w:r>
      <w:r>
        <w:rPr>
          <w:rFonts w:hint="eastAsia" w:eastAsia="標楷體"/>
          <w:spacing w:val="20"/>
        </w:rPr>
        <w:t>,</w:t>
      </w:r>
      <w:r>
        <w:rPr>
          <w:rFonts w:eastAsia="標楷體"/>
          <w:spacing w:val="20"/>
        </w:rPr>
        <w:t xml:space="preserve"> FCA，本公司只負責從工廠運輸到港口，</w:t>
      </w:r>
      <w:r>
        <w:rPr>
          <w:rFonts w:hint="eastAsia" w:eastAsia="標楷體"/>
          <w:spacing w:val="20"/>
        </w:rPr>
        <w:t>跨國運輸由客戶負責，故不需計算。</w:t>
      </w:r>
    </w:p>
    <w:p w:rsidRPr="003306DD" w:rsidR="003306DD" w:rsidP="003306DD" w:rsidRDefault="003306DD" w14:paraId="6C301CC9" w14:textId="1F5C25CD">
      <w:pPr>
        <w:pStyle w:val="afffc"/>
        <w:numPr>
          <w:ilvl w:val="0"/>
          <w:numId w:val="48"/>
        </w:numPr>
        <w:spacing w:line="240" w:lineRule="atLeast"/>
        <w:ind w:leftChars="0"/>
        <w:jc w:val="both"/>
        <w:rPr>
          <w:rFonts w:eastAsia="標楷體"/>
          <w:spacing w:val="20"/>
        </w:rPr>
      </w:pPr>
      <w:r>
        <w:rPr>
          <w:rFonts w:eastAsia="標楷體"/>
          <w:spacing w:val="20"/>
        </w:rPr>
        <w:t>貿易條件為</w:t>
      </w:r>
      <w:r>
        <w:rPr>
          <w:rFonts w:hint="eastAsia" w:eastAsia="標楷體"/>
          <w:spacing w:val="20"/>
        </w:rPr>
        <w:t>D</w:t>
      </w:r>
      <w:r>
        <w:rPr>
          <w:rFonts w:eastAsia="標楷體"/>
          <w:spacing w:val="20"/>
        </w:rPr>
        <w:t>DP</w:t>
      </w:r>
      <w:r>
        <w:rPr>
          <w:rFonts w:hint="eastAsia" w:eastAsia="標楷體"/>
          <w:spacing w:val="20"/>
        </w:rPr>
        <w:t>，</w:t>
      </w:r>
      <w:r>
        <w:rPr>
          <w:rFonts w:eastAsia="標楷體"/>
          <w:spacing w:val="20"/>
        </w:rPr>
        <w:t>本公司</w:t>
      </w:r>
      <w:r>
        <w:rPr>
          <w:rFonts w:hint="eastAsia" w:eastAsia="標楷體"/>
          <w:spacing w:val="20"/>
        </w:rPr>
        <w:t>計算碳排放從工廠至客戶指定地點的所有運輸安排。</w:t>
      </w:r>
    </w:p>
    <w:p w:rsidRPr="00311DCC" w:rsidR="00CB313F" w:rsidP="00817800" w:rsidRDefault="00CB313F" w14:paraId="562C75D1" w14:textId="77777777">
      <w:pPr>
        <w:pStyle w:val="ac"/>
        <w:adjustRightInd w:val="0"/>
        <w:snapToGrid w:val="0"/>
        <w:spacing w:line="240" w:lineRule="atLeast"/>
        <w:jc w:val="both"/>
        <w:rPr>
          <w:color w:val="000000"/>
          <w:spacing w:val="20"/>
          <w:sz w:val="24"/>
          <w:szCs w:val="24"/>
        </w:rPr>
      </w:pPr>
    </w:p>
    <w:bookmarkEnd w:id="120"/>
    <w:p w:rsidRPr="00B27461" w:rsidR="00CA2524" w:rsidP="7B3F8B99" w:rsidRDefault="2C7FA550" w14:paraId="38C73104" w14:textId="77777777">
      <w:pPr>
        <w:pStyle w:val="ac"/>
        <w:adjustRightInd w:val="0"/>
        <w:snapToGrid w:val="0"/>
        <w:spacing w:line="240" w:lineRule="atLeast"/>
        <w:jc w:val="both"/>
        <w:rPr>
          <w:rFonts w:ascii="標楷體" w:hAnsi="標楷體" w:cs="標楷體"/>
          <w:b/>
          <w:bCs/>
          <w:color w:val="000000"/>
          <w:spacing w:val="20"/>
          <w:sz w:val="24"/>
          <w:szCs w:val="24"/>
        </w:rPr>
      </w:pPr>
      <w:r>
        <w:rPr>
          <w:rFonts w:ascii="標楷體" w:hAnsi="標楷體" w:cs="標楷體"/>
          <w:b/>
          <w:bCs/>
          <w:color w:val="000000"/>
          <w:spacing w:val="20"/>
          <w:sz w:val="24"/>
          <w:szCs w:val="24"/>
        </w:rPr>
        <w:t>採購商品與服務（能資源）：</w:t>
      </w:r>
    </w:p>
    <w:p w:rsidRPr="00855DAC" w:rsidR="00CA2524" w:rsidP="00034E44" w:rsidRDefault="00311DCC" w14:paraId="3DB3016D" w14:textId="5CE0C25B">
      <w:pPr>
        <w:numPr>
          <w:ilvl w:val="0"/>
          <w:numId w:val="32"/>
        </w:numPr>
        <w:spacing w:line="240" w:lineRule="atLeast"/>
        <w:jc w:val="both"/>
        <w:rPr>
          <w:rFonts w:eastAsia="標楷體"/>
          <w:spacing w:val="20"/>
        </w:rPr>
      </w:pPr>
      <w:r>
        <w:rPr>
          <w:rFonts w:hint="eastAsia" w:eastAsia="標楷體"/>
          <w:spacing w:val="20"/>
        </w:rPr>
        <w:t>台北總公司：以實驗室、總務耗材、自來水為盤查範疇。從2</w:t>
      </w:r>
      <w:r>
        <w:rPr>
          <w:rFonts w:eastAsia="標楷體"/>
          <w:spacing w:val="20"/>
        </w:rPr>
        <w:t>02</w:t>
      </w:r>
      <w:r>
        <w:rPr>
          <w:rFonts w:hint="eastAsia" w:eastAsia="標楷體"/>
          <w:spacing w:val="20"/>
        </w:rPr>
        <w:t>5年1月~1</w:t>
      </w:r>
      <w:r>
        <w:rPr>
          <w:rFonts w:eastAsia="標楷體"/>
          <w:spacing w:val="20"/>
        </w:rPr>
        <w:t>2</w:t>
      </w:r>
      <w:r>
        <w:rPr>
          <w:rFonts w:hint="eastAsia" w:eastAsia="標楷體"/>
          <w:spacing w:val="20"/>
        </w:rPr>
        <w:t>月的採購單明細表確認採購量。以活動數據</w:t>
      </w:r>
      <w:r>
        <w:rPr>
          <w:rFonts w:eastAsia="標楷體"/>
          <w:spacing w:val="20"/>
        </w:rPr>
        <w:t>（</w:t>
      </w:r>
      <w:r>
        <w:rPr>
          <w:rFonts w:hint="eastAsia" w:eastAsia="標楷體"/>
          <w:spacing w:val="20"/>
        </w:rPr>
        <w:t>物料淨重</w:t>
      </w:r>
      <w:r>
        <w:rPr>
          <w:rFonts w:eastAsia="標楷體"/>
          <w:spacing w:val="20"/>
        </w:rPr>
        <w:t>）</w:t>
      </w:r>
      <w:r>
        <w:rPr>
          <w:rFonts w:hint="eastAsia" w:eastAsia="標楷體"/>
          <w:spacing w:val="20"/>
        </w:rPr>
        <w:t>乘上對應該主物料成分之碳排放係數(</w:t>
      </w:r>
      <w:r>
        <w:rPr>
          <w:rFonts w:eastAsia="標楷體"/>
          <w:spacing w:val="20"/>
        </w:rPr>
        <w:t>kgCO</w:t>
      </w:r>
      <w:r>
        <w:rPr>
          <w:rFonts w:eastAsia="標楷體"/>
          <w:spacing w:val="20"/>
          <w:vertAlign w:val="subscript"/>
        </w:rPr>
        <w:t>2</w:t>
      </w:r>
      <w:r>
        <w:rPr>
          <w:rFonts w:eastAsia="標楷體"/>
          <w:spacing w:val="20"/>
        </w:rPr>
        <w:t>/</w:t>
      </w:r>
      <w:r>
        <w:rPr>
          <w:rFonts w:hint="eastAsia" w:eastAsia="標楷體"/>
          <w:spacing w:val="20"/>
        </w:rPr>
        <w:t>k</w:t>
      </w:r>
      <w:r>
        <w:rPr>
          <w:rFonts w:eastAsia="標楷體"/>
          <w:spacing w:val="20"/>
        </w:rPr>
        <w:t>g</w:t>
      </w:r>
      <w:r>
        <w:rPr>
          <w:rFonts w:hint="eastAsia" w:eastAsia="標楷體"/>
          <w:spacing w:val="20"/>
        </w:rPr>
        <w:t>)，以取得該物料採購之碳排放量(</w:t>
      </w:r>
      <w:r>
        <w:rPr>
          <w:rFonts w:eastAsia="標楷體"/>
          <w:spacing w:val="20"/>
        </w:rPr>
        <w:t>kgCO</w:t>
      </w:r>
      <w:r>
        <w:rPr>
          <w:rFonts w:eastAsia="標楷體"/>
          <w:spacing w:val="20"/>
          <w:vertAlign w:val="subscript"/>
        </w:rPr>
        <w:t>2</w:t>
      </w:r>
      <w:r>
        <w:rPr>
          <w:rFonts w:hint="eastAsia" w:eastAsia="標楷體"/>
          <w:spacing w:val="20"/>
        </w:rPr>
        <w:t>)。</w:t>
      </w:r>
    </w:p>
    <w:p w:rsidRPr="00855DAC" w:rsidR="00B27461" w:rsidP="008F30C5" w:rsidRDefault="00B27461" w14:paraId="51ACE102" w14:textId="77777777">
      <w:pPr>
        <w:spacing w:line="240" w:lineRule="atLeast"/>
        <w:ind w:left="934"/>
        <w:jc w:val="both"/>
        <w:rPr>
          <w:rFonts w:eastAsia="標楷體"/>
          <w:spacing w:val="20"/>
        </w:rPr>
      </w:pPr>
      <w:r>
        <w:rPr>
          <w:rFonts w:hint="eastAsia" w:eastAsia="標楷體"/>
          <w:spacing w:val="20"/>
        </w:rPr>
        <w:t>燃料及能源相關活動之採購以外購電力、緊急發電機</w:t>
      </w:r>
      <w:r>
        <w:rPr>
          <w:rFonts w:eastAsia="標楷體"/>
          <w:spacing w:val="20"/>
        </w:rPr>
        <w:t>（</w:t>
      </w:r>
      <w:r>
        <w:rPr>
          <w:rFonts w:hint="eastAsia" w:eastAsia="標楷體"/>
          <w:spacing w:val="20"/>
        </w:rPr>
        <w:t>柴油</w:t>
      </w:r>
      <w:r>
        <w:rPr>
          <w:rFonts w:eastAsia="標楷體"/>
          <w:spacing w:val="20"/>
        </w:rPr>
        <w:t>）</w:t>
      </w:r>
      <w:r>
        <w:rPr>
          <w:rFonts w:hint="eastAsia" w:eastAsia="標楷體"/>
          <w:spacing w:val="20"/>
        </w:rPr>
        <w:t>為主要盤查對象。考量燃料及能源相關活動之上游供應鏈碳排放量。以活動數據</w:t>
      </w:r>
      <w:r>
        <w:rPr>
          <w:rFonts w:eastAsia="標楷體"/>
          <w:spacing w:val="20"/>
        </w:rPr>
        <w:t>（</w:t>
      </w:r>
      <w:r>
        <w:rPr>
          <w:rFonts w:hint="eastAsia" w:eastAsia="標楷體"/>
          <w:spacing w:val="20"/>
        </w:rPr>
        <w:t>外購電量、緊急發電機柴油</w:t>
      </w:r>
      <w:r>
        <w:rPr>
          <w:rFonts w:eastAsia="標楷體"/>
          <w:spacing w:val="20"/>
        </w:rPr>
        <w:t>）</w:t>
      </w:r>
      <w:r>
        <w:rPr>
          <w:rFonts w:hint="eastAsia" w:eastAsia="標楷體"/>
          <w:spacing w:val="20"/>
        </w:rPr>
        <w:t>乘上其間接碳足跡係數，以取得該類別之碳排放量(kgCO</w:t>
      </w:r>
      <w:r>
        <w:rPr>
          <w:rFonts w:hint="eastAsia" w:eastAsia="標楷體"/>
          <w:spacing w:val="20"/>
          <w:vertAlign w:val="subscript"/>
        </w:rPr>
        <w:t>2</w:t>
      </w:r>
      <w:r>
        <w:rPr>
          <w:rFonts w:hint="eastAsia" w:eastAsia="標楷體"/>
          <w:spacing w:val="20"/>
        </w:rPr>
        <w:t>)。</w:t>
      </w:r>
    </w:p>
    <w:p w:rsidRPr="00855DAC" w:rsidR="00311DCC" w:rsidP="00034E44" w:rsidRDefault="4E673F6E" w14:paraId="5B487B23" w14:textId="2B8E6043">
      <w:pPr>
        <w:numPr>
          <w:ilvl w:val="0"/>
          <w:numId w:val="32"/>
        </w:numPr>
        <w:spacing w:line="240" w:lineRule="atLeast"/>
        <w:jc w:val="both"/>
        <w:rPr>
          <w:rFonts w:eastAsia="標楷體"/>
          <w:spacing w:val="20"/>
        </w:rPr>
      </w:pPr>
      <w:r>
        <w:rPr>
          <w:rFonts w:eastAsia="標楷體"/>
          <w:spacing w:val="20"/>
        </w:rPr>
        <w:t>嘉義樣品中心：以總務耗材、自來水為盤查範疇。從202</w:t>
      </w:r>
      <w:ins w:author="MengYingHong (Taipei, 洪孟瑛)" w:date="2026-03-31T15:30:00Z" w:id="121">
        <w:r>
          <w:rPr>
            <w:rFonts w:eastAsia="標楷體"/>
          </w:rPr>
          <w:t>5</w:t>
        </w:r>
      </w:ins>
      <w:r>
        <w:rPr>
          <w:rFonts w:eastAsia="標楷體"/>
          <w:spacing w:val="20"/>
        </w:rPr>
        <w:t>年1月~12月的採購單明細表確認採購量。以活動數據（物料淨重）乘上對應該主物料成分之碳排放係數(kgCO</w:t>
      </w:r>
      <w:r>
        <w:rPr>
          <w:rFonts w:eastAsia="標楷體"/>
          <w:spacing w:val="20"/>
          <w:vertAlign w:val="subscript"/>
        </w:rPr>
        <w:t>2</w:t>
      </w:r>
      <w:r>
        <w:rPr>
          <w:rFonts w:eastAsia="標楷體"/>
          <w:spacing w:val="20"/>
        </w:rPr>
        <w:t>/kg)，以取得該物料採購之碳排放量(kgCO</w:t>
      </w:r>
      <w:r>
        <w:rPr>
          <w:rFonts w:eastAsia="標楷體"/>
          <w:spacing w:val="20"/>
          <w:vertAlign w:val="subscript"/>
        </w:rPr>
        <w:t>2</w:t>
      </w:r>
      <w:r>
        <w:rPr>
          <w:rFonts w:eastAsia="標楷體"/>
          <w:spacing w:val="20"/>
        </w:rPr>
        <w:t>)。</w:t>
      </w:r>
    </w:p>
    <w:p w:rsidRPr="00855DAC" w:rsidR="00293F70" w:rsidP="00293F70" w:rsidRDefault="00293F70" w14:paraId="058E4258" w14:textId="77777777">
      <w:pPr>
        <w:spacing w:line="240" w:lineRule="atLeast"/>
        <w:ind w:left="934"/>
        <w:jc w:val="both"/>
        <w:rPr>
          <w:rFonts w:eastAsia="標楷體"/>
          <w:spacing w:val="20"/>
        </w:rPr>
      </w:pPr>
      <w:r>
        <w:rPr>
          <w:rFonts w:hint="eastAsia" w:eastAsia="標楷體"/>
          <w:spacing w:val="20"/>
        </w:rPr>
        <w:t>燃料及能源相關活動之採購以外購電力、緊急發電機</w:t>
      </w:r>
      <w:r>
        <w:rPr>
          <w:rFonts w:eastAsia="標楷體"/>
          <w:spacing w:val="20"/>
        </w:rPr>
        <w:t>（</w:t>
      </w:r>
      <w:r>
        <w:rPr>
          <w:rFonts w:hint="eastAsia" w:eastAsia="標楷體"/>
          <w:spacing w:val="20"/>
        </w:rPr>
        <w:t>柴油</w:t>
      </w:r>
      <w:r>
        <w:rPr>
          <w:rFonts w:eastAsia="標楷體"/>
          <w:spacing w:val="20"/>
        </w:rPr>
        <w:t>）</w:t>
      </w:r>
      <w:r>
        <w:rPr>
          <w:rFonts w:hint="eastAsia" w:eastAsia="標楷體"/>
          <w:spacing w:val="20"/>
        </w:rPr>
        <w:t>、鍋爐</w:t>
      </w:r>
      <w:r>
        <w:rPr>
          <w:rFonts w:eastAsia="標楷體"/>
          <w:spacing w:val="20"/>
        </w:rPr>
        <w:t>（</w:t>
      </w:r>
      <w:r>
        <w:rPr>
          <w:rFonts w:hint="eastAsia" w:eastAsia="標楷體"/>
          <w:spacing w:val="20"/>
        </w:rPr>
        <w:t>柴油</w:t>
      </w:r>
      <w:r>
        <w:rPr>
          <w:rFonts w:eastAsia="標楷體"/>
          <w:spacing w:val="20"/>
        </w:rPr>
        <w:t>）</w:t>
      </w:r>
      <w:r>
        <w:rPr>
          <w:rFonts w:hint="eastAsia" w:eastAsia="標楷體"/>
          <w:spacing w:val="20"/>
        </w:rPr>
        <w:t>、公務車</w:t>
      </w:r>
      <w:r>
        <w:rPr>
          <w:rFonts w:eastAsia="標楷體"/>
          <w:spacing w:val="20"/>
        </w:rPr>
        <w:t>（</w:t>
      </w:r>
      <w:r>
        <w:rPr>
          <w:rFonts w:hint="eastAsia" w:eastAsia="標楷體"/>
          <w:spacing w:val="20"/>
        </w:rPr>
        <w:t>柴油</w:t>
      </w:r>
      <w:r>
        <w:rPr>
          <w:rFonts w:eastAsia="標楷體"/>
          <w:spacing w:val="20"/>
        </w:rPr>
        <w:t>）、</w:t>
      </w:r>
      <w:r>
        <w:rPr>
          <w:rFonts w:hint="eastAsia" w:eastAsia="標楷體"/>
          <w:spacing w:val="20"/>
        </w:rPr>
        <w:t>液化石油氣為主要盤查對象。考量燃料及能源相關活動之上游供應鏈碳排放量。以活動數據</w:t>
      </w:r>
      <w:r>
        <w:rPr>
          <w:rFonts w:eastAsia="標楷體"/>
          <w:spacing w:val="20"/>
        </w:rPr>
        <w:t>（</w:t>
      </w:r>
      <w:r>
        <w:rPr>
          <w:rFonts w:hint="eastAsia" w:eastAsia="標楷體"/>
          <w:spacing w:val="20"/>
        </w:rPr>
        <w:t>外購電力、緊急發電機</w:t>
      </w:r>
      <w:r>
        <w:rPr>
          <w:rFonts w:eastAsia="標楷體"/>
          <w:spacing w:val="20"/>
        </w:rPr>
        <w:t>（</w:t>
      </w:r>
      <w:r>
        <w:rPr>
          <w:rFonts w:hint="eastAsia" w:eastAsia="標楷體"/>
          <w:spacing w:val="20"/>
        </w:rPr>
        <w:t>柴油</w:t>
      </w:r>
      <w:r>
        <w:rPr>
          <w:rFonts w:eastAsia="標楷體"/>
          <w:spacing w:val="20"/>
        </w:rPr>
        <w:t>）</w:t>
      </w:r>
      <w:r>
        <w:rPr>
          <w:rFonts w:hint="eastAsia" w:eastAsia="標楷體"/>
          <w:spacing w:val="20"/>
        </w:rPr>
        <w:t>、鍋爐</w:t>
      </w:r>
      <w:r>
        <w:rPr>
          <w:rFonts w:eastAsia="標楷體"/>
          <w:spacing w:val="20"/>
        </w:rPr>
        <w:t>（</w:t>
      </w:r>
      <w:r>
        <w:rPr>
          <w:rFonts w:hint="eastAsia" w:eastAsia="標楷體"/>
          <w:spacing w:val="20"/>
        </w:rPr>
        <w:t>柴油</w:t>
      </w:r>
      <w:r>
        <w:rPr>
          <w:rFonts w:eastAsia="標楷體"/>
          <w:spacing w:val="20"/>
        </w:rPr>
        <w:t>）</w:t>
      </w:r>
      <w:r>
        <w:rPr>
          <w:rFonts w:hint="eastAsia" w:eastAsia="標楷體"/>
          <w:spacing w:val="20"/>
        </w:rPr>
        <w:t>、公務車</w:t>
      </w:r>
      <w:r>
        <w:rPr>
          <w:rFonts w:eastAsia="標楷體"/>
          <w:spacing w:val="20"/>
        </w:rPr>
        <w:t>（</w:t>
      </w:r>
      <w:r>
        <w:rPr>
          <w:rFonts w:hint="eastAsia" w:eastAsia="標楷體"/>
          <w:spacing w:val="20"/>
        </w:rPr>
        <w:t>柴油</w:t>
      </w:r>
      <w:r>
        <w:rPr>
          <w:rFonts w:eastAsia="標楷體"/>
          <w:spacing w:val="20"/>
        </w:rPr>
        <w:t>）、</w:t>
      </w:r>
      <w:r>
        <w:rPr>
          <w:rFonts w:hint="eastAsia" w:eastAsia="標楷體"/>
          <w:spacing w:val="20"/>
        </w:rPr>
        <w:t>液化石油氣</w:t>
      </w:r>
      <w:r>
        <w:rPr>
          <w:rFonts w:eastAsia="標楷體"/>
          <w:spacing w:val="20"/>
        </w:rPr>
        <w:t>）</w:t>
      </w:r>
      <w:r>
        <w:rPr>
          <w:rFonts w:hint="eastAsia" w:eastAsia="標楷體"/>
          <w:spacing w:val="20"/>
        </w:rPr>
        <w:t>乘上其間接碳足跡係數，以取得該類別之碳排放量(kgCO</w:t>
      </w:r>
      <w:r>
        <w:rPr>
          <w:rFonts w:hint="eastAsia" w:eastAsia="標楷體"/>
          <w:spacing w:val="20"/>
          <w:vertAlign w:val="subscript"/>
        </w:rPr>
        <w:t>2</w:t>
      </w:r>
      <w:r>
        <w:rPr>
          <w:rFonts w:hint="eastAsia" w:eastAsia="標楷體"/>
          <w:spacing w:val="20"/>
        </w:rPr>
        <w:t>)。</w:t>
      </w:r>
    </w:p>
    <w:p w:rsidRPr="00855DAC" w:rsidR="0097116B" w:rsidP="0097116B" w:rsidRDefault="0097116B" w14:paraId="7F22BB44" w14:textId="66CBA4F4">
      <w:pPr>
        <w:numPr>
          <w:ilvl w:val="0"/>
          <w:numId w:val="32"/>
        </w:numPr>
        <w:spacing w:line="240" w:lineRule="atLeast"/>
        <w:jc w:val="both"/>
        <w:rPr>
          <w:rFonts w:eastAsia="標楷體"/>
          <w:spacing w:val="20"/>
        </w:rPr>
      </w:pPr>
      <w:r>
        <w:rPr>
          <w:rFonts w:eastAsia="標楷體"/>
        </w:rPr>
        <w:t xml:space="preserve">各海外據點 : 以2025年1月~12月各據點之生產成衣原物料</w:t>
      </w:r>
      <w:r>
        <w:rPr>
          <w:rFonts w:ascii="標楷體" w:hAnsi="標楷體" w:eastAsia="標楷體"/>
        </w:rPr>
        <w:t>(線、包裝袋、紙箱)、</w:t>
      </w:r>
      <w:r>
        <w:rPr>
          <w:rFonts w:eastAsia="標楷體"/>
        </w:rPr>
        <w:t xml:space="preserve">能資源採購量×英國政府之「Greenhouse gas reporting: conversion factors 2025」之排放係數以取得該類別之碳排放量。布匹採購量 X Higg Materials Sustainability Index (MSI)相應布種係數</w:t>
      </w:r>
    </w:p>
    <w:p w:rsidRPr="00293F70" w:rsidR="00C336E5" w:rsidP="00817800" w:rsidRDefault="00C336E5" w14:paraId="664355AD" w14:textId="77777777">
      <w:pPr>
        <w:pStyle w:val="ac"/>
        <w:adjustRightInd w:val="0"/>
        <w:snapToGrid w:val="0"/>
        <w:spacing w:line="240" w:lineRule="atLeast"/>
        <w:jc w:val="both"/>
        <w:rPr>
          <w:color w:val="000000"/>
          <w:spacing w:val="20"/>
          <w:sz w:val="24"/>
          <w:szCs w:val="24"/>
        </w:rPr>
      </w:pPr>
    </w:p>
    <w:p w:rsidRPr="00B27461" w:rsidR="00CA2524" w:rsidP="7B3F8B99" w:rsidRDefault="2C7FA550" w14:paraId="74910A78" w14:textId="77777777">
      <w:pPr>
        <w:pStyle w:val="ac"/>
        <w:adjustRightInd w:val="0"/>
        <w:snapToGrid w:val="0"/>
        <w:spacing w:line="240" w:lineRule="atLeast"/>
        <w:jc w:val="both"/>
        <w:rPr>
          <w:rFonts w:ascii="標楷體" w:hAnsi="標楷體" w:cs="標楷體"/>
          <w:b/>
          <w:bCs/>
          <w:color w:val="000000"/>
          <w:spacing w:val="20"/>
          <w:sz w:val="24"/>
          <w:szCs w:val="24"/>
        </w:rPr>
      </w:pPr>
      <w:r>
        <w:rPr>
          <w:rFonts w:ascii="標楷體" w:hAnsi="標楷體" w:cs="標楷體"/>
          <w:b/>
          <w:bCs/>
          <w:color w:val="000000"/>
          <w:spacing w:val="20"/>
          <w:sz w:val="24"/>
          <w:szCs w:val="24"/>
        </w:rPr>
        <w:t>營運產生之廢棄物：</w:t>
      </w:r>
    </w:p>
    <w:p w:rsidRPr="00855DAC" w:rsidR="00CA2524" w:rsidP="00034E44" w:rsidRDefault="00311DCC" w14:paraId="627F856A" w14:textId="77777777">
      <w:pPr>
        <w:numPr>
          <w:ilvl w:val="0"/>
          <w:numId w:val="29"/>
        </w:numPr>
        <w:spacing w:line="240" w:lineRule="atLeast"/>
        <w:jc w:val="both"/>
        <w:rPr>
          <w:rFonts w:eastAsia="標楷體"/>
          <w:spacing w:val="20"/>
        </w:rPr>
      </w:pPr>
      <w:r>
        <w:rPr>
          <w:rFonts w:hint="eastAsia" w:eastAsia="標楷體"/>
          <w:spacing w:val="20"/>
        </w:rPr>
        <w:t>台北總公司：根據總公司廢棄物清運合約作為計算依據。該類別考量廢棄物的運輸及廢棄物處理的排放量。統計廢棄物的年度產出量</w:t>
      </w:r>
      <w:r>
        <w:rPr>
          <w:rFonts w:eastAsia="標楷體"/>
          <w:spacing w:val="20"/>
        </w:rPr>
        <w:t>（</w:t>
      </w:r>
      <w:r>
        <w:rPr>
          <w:rFonts w:hint="eastAsia" w:eastAsia="標楷體"/>
          <w:spacing w:val="20"/>
        </w:rPr>
        <w:t>公噸</w:t>
      </w:r>
      <w:r>
        <w:rPr>
          <w:rFonts w:eastAsia="標楷體"/>
          <w:spacing w:val="20"/>
        </w:rPr>
        <w:t>）</w:t>
      </w:r>
      <w:r>
        <w:rPr>
          <w:rFonts w:hint="eastAsia" w:eastAsia="標楷體"/>
          <w:spacing w:val="20"/>
        </w:rPr>
        <w:t>及清運合約的處理商地址，再透過g</w:t>
      </w:r>
      <w:r>
        <w:rPr>
          <w:rFonts w:eastAsia="標楷體"/>
          <w:spacing w:val="20"/>
        </w:rPr>
        <w:t>oogle</w:t>
      </w:r>
      <w:r>
        <w:rPr>
          <w:rFonts w:hint="eastAsia" w:eastAsia="標楷體"/>
          <w:spacing w:val="20"/>
        </w:rPr>
        <w:t>地圖確認運輸距離</w:t>
      </w:r>
      <w:r>
        <w:rPr>
          <w:rFonts w:eastAsia="標楷體"/>
          <w:spacing w:val="20"/>
        </w:rPr>
        <w:t>（</w:t>
      </w:r>
      <w:r>
        <w:rPr>
          <w:rFonts w:hint="eastAsia" w:eastAsia="標楷體"/>
          <w:spacing w:val="20"/>
        </w:rPr>
        <w:t>選擇最近</w:t>
      </w:r>
      <w:r>
        <w:rPr>
          <w:rFonts w:eastAsia="標楷體"/>
          <w:spacing w:val="20"/>
        </w:rPr>
        <w:t>）</w:t>
      </w:r>
      <w:r>
        <w:rPr>
          <w:rFonts w:hint="eastAsia" w:eastAsia="標楷體"/>
          <w:spacing w:val="20"/>
        </w:rPr>
        <w:t>。採用延噸公里(tkm)。碳排放(</w:t>
      </w:r>
      <w:r>
        <w:rPr>
          <w:rFonts w:eastAsia="標楷體"/>
          <w:spacing w:val="20"/>
        </w:rPr>
        <w:t xml:space="preserve">CO2e) = </w:t>
      </w:r>
      <w:r>
        <w:rPr>
          <w:rFonts w:hint="eastAsia" w:eastAsia="標楷體"/>
          <w:spacing w:val="20"/>
        </w:rPr>
        <w:t>活動數據</w:t>
      </w:r>
      <w:r>
        <w:rPr>
          <w:rFonts w:eastAsia="標楷體"/>
          <w:spacing w:val="20"/>
        </w:rPr>
        <w:t>×</w:t>
      </w:r>
      <w:r>
        <w:rPr>
          <w:rFonts w:hint="eastAsia" w:eastAsia="標楷體"/>
          <w:spacing w:val="20"/>
        </w:rPr>
        <w:t xml:space="preserve"> 碳足跡資料庫之貨運卡車運輸碳排放係數</w:t>
      </w:r>
      <w:r>
        <w:rPr>
          <w:rFonts w:eastAsia="標楷體"/>
          <w:spacing w:val="20"/>
        </w:rPr>
        <w:t>。</w:t>
      </w:r>
    </w:p>
    <w:p w:rsidRPr="00855DAC" w:rsidR="00311DCC" w:rsidP="00034E44" w:rsidRDefault="00311DCC" w14:paraId="4BD91DB1" w14:textId="77777777">
      <w:pPr>
        <w:numPr>
          <w:ilvl w:val="0"/>
          <w:numId w:val="29"/>
        </w:numPr>
        <w:spacing w:line="240" w:lineRule="atLeast"/>
        <w:jc w:val="both"/>
        <w:rPr>
          <w:rFonts w:eastAsia="標楷體"/>
          <w:spacing w:val="20"/>
        </w:rPr>
      </w:pPr>
      <w:r>
        <w:rPr>
          <w:rFonts w:eastAsia="標楷體"/>
          <w:spacing w:val="20"/>
        </w:rPr>
        <w:t>嘉義</w:t>
      </w:r>
      <w:r>
        <w:rPr>
          <w:rFonts w:hint="eastAsia" w:eastAsia="標楷體"/>
          <w:spacing w:val="20"/>
        </w:rPr>
        <w:t>樣品中心</w:t>
      </w:r>
      <w:r>
        <w:rPr>
          <w:rFonts w:eastAsia="標楷體"/>
          <w:spacing w:val="20"/>
        </w:rPr>
        <w:t>：</w:t>
      </w:r>
      <w:r>
        <w:rPr>
          <w:rFonts w:hint="eastAsia" w:eastAsia="標楷體"/>
          <w:spacing w:val="20"/>
        </w:rPr>
        <w:t>根據樣品中心廢棄物清運三聯單作為計算依據。該類別考量廢棄物的運輸及廢棄物處理的排放量。統計廢棄物的年度產出量</w:t>
      </w:r>
      <w:r>
        <w:rPr>
          <w:rFonts w:eastAsia="標楷體"/>
          <w:spacing w:val="20"/>
        </w:rPr>
        <w:t>（</w:t>
      </w:r>
      <w:r>
        <w:rPr>
          <w:rFonts w:hint="eastAsia" w:eastAsia="標楷體"/>
          <w:spacing w:val="20"/>
        </w:rPr>
        <w:t>公噸</w:t>
      </w:r>
      <w:r>
        <w:rPr>
          <w:rFonts w:eastAsia="標楷體"/>
          <w:spacing w:val="20"/>
        </w:rPr>
        <w:t>）</w:t>
      </w:r>
      <w:r>
        <w:rPr>
          <w:rFonts w:hint="eastAsia" w:eastAsia="標楷體"/>
          <w:spacing w:val="20"/>
        </w:rPr>
        <w:t>及清運合約的處理商地址，再透過g</w:t>
      </w:r>
      <w:r>
        <w:rPr>
          <w:rFonts w:eastAsia="標楷體"/>
          <w:spacing w:val="20"/>
        </w:rPr>
        <w:t>oogle</w:t>
      </w:r>
      <w:r>
        <w:rPr>
          <w:rFonts w:hint="eastAsia" w:eastAsia="標楷體"/>
          <w:spacing w:val="20"/>
        </w:rPr>
        <w:t>地圖確認運輸距離</w:t>
      </w:r>
      <w:r>
        <w:rPr>
          <w:rFonts w:eastAsia="標楷體"/>
          <w:spacing w:val="20"/>
        </w:rPr>
        <w:t>（</w:t>
      </w:r>
      <w:r>
        <w:rPr>
          <w:rFonts w:hint="eastAsia" w:eastAsia="標楷體"/>
          <w:spacing w:val="20"/>
        </w:rPr>
        <w:t>選擇最近</w:t>
      </w:r>
      <w:r>
        <w:rPr>
          <w:rFonts w:eastAsia="標楷體"/>
          <w:spacing w:val="20"/>
        </w:rPr>
        <w:t>）</w:t>
      </w:r>
      <w:r>
        <w:rPr>
          <w:rFonts w:hint="eastAsia" w:eastAsia="標楷體"/>
          <w:spacing w:val="20"/>
        </w:rPr>
        <w:t>。採用延噸公里(tkm)。碳排放(</w:t>
      </w:r>
      <w:r>
        <w:rPr>
          <w:rFonts w:eastAsia="標楷體"/>
          <w:spacing w:val="20"/>
        </w:rPr>
        <w:t xml:space="preserve">CO2e) = </w:t>
      </w:r>
      <w:r>
        <w:rPr>
          <w:rFonts w:hint="eastAsia" w:eastAsia="標楷體"/>
          <w:spacing w:val="20"/>
        </w:rPr>
        <w:t>活動數據</w:t>
      </w:r>
      <w:r>
        <w:rPr>
          <w:rFonts w:eastAsia="標楷體"/>
          <w:spacing w:val="20"/>
        </w:rPr>
        <w:t>×</w:t>
      </w:r>
      <w:r>
        <w:rPr>
          <w:rFonts w:hint="eastAsia" w:eastAsia="標楷體"/>
          <w:spacing w:val="20"/>
        </w:rPr>
        <w:t xml:space="preserve"> 碳足跡資料庫之貨運卡車運輸碳排放係數</w:t>
      </w:r>
      <w:r>
        <w:rPr>
          <w:rFonts w:eastAsia="標楷體"/>
          <w:spacing w:val="20"/>
        </w:rPr>
        <w:t>。</w:t>
      </w:r>
    </w:p>
    <w:p w:rsidRPr="00714882" w:rsidR="004A2DCC" w:rsidP="00034E44" w:rsidRDefault="004A2DCC" w14:paraId="1B14ED50" w14:textId="77777777">
      <w:pPr>
        <w:numPr>
          <w:ilvl w:val="0"/>
          <w:numId w:val="29"/>
        </w:numPr>
        <w:spacing w:line="240" w:lineRule="atLeast"/>
        <w:jc w:val="both"/>
        <w:rPr>
          <w:rFonts w:eastAsia="標楷體"/>
          <w:spacing w:val="20"/>
        </w:rPr>
      </w:pPr>
      <w:r>
        <w:rPr>
          <w:rFonts w:eastAsia="標楷體"/>
          <w:spacing w:val="20"/>
        </w:rPr>
        <w:t>各海外據點</w:t>
      </w:r>
      <w:r>
        <w:rPr>
          <w:rFonts w:hint="eastAsia" w:eastAsia="標楷體"/>
          <w:spacing w:val="20"/>
        </w:rPr>
        <w:t xml:space="preserve"> </w:t>
      </w:r>
      <w:r>
        <w:rPr>
          <w:rFonts w:eastAsia="標楷體"/>
          <w:spacing w:val="20"/>
        </w:rPr>
        <w:t xml:space="preserve">: </w:t>
      </w:r>
      <w:r>
        <w:rPr>
          <w:rFonts w:hint="eastAsia" w:eastAsia="標楷體"/>
          <w:spacing w:val="20"/>
        </w:rPr>
        <w:t>根據總公司廢棄物清運合約或是內部統計數據作為計算依據。該類別考量廢棄物的運輸及廢棄物處理的排放量。統計廢棄物的年度產出量</w:t>
      </w:r>
      <w:r>
        <w:rPr>
          <w:rFonts w:eastAsia="標楷體"/>
          <w:spacing w:val="20"/>
        </w:rPr>
        <w:t>（</w:t>
      </w:r>
      <w:r>
        <w:rPr>
          <w:rFonts w:hint="eastAsia" w:eastAsia="標楷體"/>
          <w:spacing w:val="20"/>
        </w:rPr>
        <w:t>公噸</w:t>
      </w:r>
      <w:r>
        <w:rPr>
          <w:rFonts w:eastAsia="標楷體"/>
          <w:spacing w:val="20"/>
        </w:rPr>
        <w:t>）</w:t>
      </w:r>
      <w:r>
        <w:rPr>
          <w:rFonts w:hint="eastAsia" w:eastAsia="標楷體"/>
          <w:spacing w:val="20"/>
        </w:rPr>
        <w:t>及處理方地址，再透過g</w:t>
      </w:r>
      <w:r>
        <w:rPr>
          <w:rFonts w:eastAsia="標楷體"/>
          <w:spacing w:val="20"/>
        </w:rPr>
        <w:t>oogle</w:t>
      </w:r>
      <w:r>
        <w:rPr>
          <w:rFonts w:hint="eastAsia" w:eastAsia="標楷體"/>
          <w:spacing w:val="20"/>
        </w:rPr>
        <w:t>地圖確認運輸距離</w:t>
      </w:r>
      <w:r>
        <w:rPr>
          <w:rFonts w:eastAsia="標楷體"/>
          <w:spacing w:val="20"/>
        </w:rPr>
        <w:t>（</w:t>
      </w:r>
      <w:r>
        <w:rPr>
          <w:rFonts w:hint="eastAsia" w:eastAsia="標楷體"/>
          <w:spacing w:val="20"/>
        </w:rPr>
        <w:t>選擇最近</w:t>
      </w:r>
      <w:r>
        <w:rPr>
          <w:rFonts w:eastAsia="標楷體"/>
          <w:spacing w:val="20"/>
        </w:rPr>
        <w:t>）</w:t>
      </w:r>
      <w:r>
        <w:rPr>
          <w:rFonts w:hint="eastAsia" w:eastAsia="標楷體"/>
          <w:spacing w:val="20"/>
        </w:rPr>
        <w:t>。採用延噸公里(tkm)。碳排放(</w:t>
      </w:r>
      <w:r>
        <w:rPr>
          <w:rFonts w:eastAsia="標楷體"/>
          <w:spacing w:val="20"/>
        </w:rPr>
        <w:t xml:space="preserve">CO2e) = </w:t>
      </w:r>
      <w:r>
        <w:rPr>
          <w:rFonts w:hint="eastAsia" w:eastAsia="標楷體"/>
          <w:spacing w:val="20"/>
        </w:rPr>
        <w:t>活動數據</w:t>
      </w:r>
      <w:r>
        <w:rPr>
          <w:rFonts w:eastAsia="標楷體"/>
          <w:spacing w:val="20"/>
        </w:rPr>
        <w:t>×英國政府之「Greenhouse gas reporting: conversion factors 2024」之排放係數。</w:t>
      </w:r>
    </w:p>
    <w:p w:rsidRPr="00311DCC" w:rsidR="00C336E5" w:rsidP="00817800" w:rsidRDefault="00C336E5" w14:paraId="1A965116" w14:textId="77777777">
      <w:pPr>
        <w:pStyle w:val="ac"/>
        <w:adjustRightInd w:val="0"/>
        <w:snapToGrid w:val="0"/>
        <w:spacing w:line="240" w:lineRule="atLeast"/>
        <w:jc w:val="both"/>
        <w:rPr>
          <w:color w:val="000000"/>
          <w:spacing w:val="20"/>
          <w:sz w:val="24"/>
          <w:szCs w:val="24"/>
        </w:rPr>
      </w:pPr>
    </w:p>
    <w:p w:rsidRPr="002C2ADC" w:rsidR="00F63EAB" w:rsidP="7B3F8B99" w:rsidRDefault="680A8ED7" w14:paraId="1DB9C42D" w14:textId="77777777">
      <w:pPr>
        <w:pStyle w:val="ac"/>
        <w:spacing w:line="240" w:lineRule="atLeast"/>
        <w:ind w:left="1780" w:hanging="1300" w:hangingChars="541"/>
        <w:jc w:val="both"/>
        <w:outlineLvl w:val="1"/>
        <w:rPr>
          <w:rFonts w:ascii="標楷體" w:hAnsi="標楷體" w:cs="標楷體"/>
          <w:b/>
          <w:bCs/>
          <w:color w:val="000000"/>
          <w:sz w:val="24"/>
          <w:szCs w:val="24"/>
        </w:rPr>
      </w:pPr>
      <w:bookmarkStart w:name="_Toc195476440" w:id="122"/>
      <w:r>
        <w:rPr>
          <w:rFonts w:ascii="標楷體" w:hAnsi="標楷體" w:cs="標楷體"/>
          <w:b/>
          <w:bCs/>
          <w:color w:val="000000" w:themeColor="text1"/>
          <w:sz w:val="24"/>
          <w:szCs w:val="24"/>
        </w:rPr>
        <w:t>4.2 排放係數管理</w:t>
      </w:r>
      <w:bookmarkEnd w:id="122"/>
    </w:p>
    <w:p w:rsidRPr="002C2ADC" w:rsidR="00F63EAB" w:rsidP="7B3F8B99" w:rsidRDefault="680A8ED7" w14:paraId="2BDF074F" w14:textId="77777777">
      <w:pPr>
        <w:pStyle w:val="ac"/>
        <w:spacing w:line="240" w:lineRule="atLeast"/>
        <w:ind w:left="180" w:leftChars="75" w:firstLine="560" w:firstLineChars="200"/>
        <w:jc w:val="both"/>
        <w:rPr>
          <w:rFonts w:ascii="標楷體" w:hAnsi="標楷體" w:cs="標楷體"/>
          <w:color w:val="000000"/>
          <w:spacing w:val="20"/>
          <w:sz w:val="24"/>
          <w:szCs w:val="24"/>
        </w:rPr>
      </w:pPr>
      <w:r>
        <w:rPr>
          <w:rFonts w:ascii="標楷體" w:hAnsi="標楷體" w:cs="標楷體"/>
          <w:color w:val="000000"/>
          <w:spacing w:val="20"/>
          <w:sz w:val="24"/>
          <w:szCs w:val="24"/>
        </w:rPr>
        <w:t>本公司採用之排放係數原則為：</w:t>
      </w:r>
    </w:p>
    <w:p w:rsidRPr="002C2ADC" w:rsidR="00F63EAB" w:rsidP="7B3F8B99" w:rsidRDefault="680A8ED7" w14:paraId="1FC624BB" w14:textId="77777777">
      <w:pPr>
        <w:pStyle w:val="ac"/>
        <w:spacing w:line="240" w:lineRule="atLeast"/>
        <w:ind w:left="0" w:leftChars="0"/>
        <w:jc w:val="both"/>
        <w:rPr>
          <w:rFonts w:ascii="標楷體" w:hAnsi="標楷體" w:cs="標楷體"/>
          <w:color w:val="000000"/>
          <w:spacing w:val="20"/>
          <w:sz w:val="24"/>
          <w:szCs w:val="24"/>
        </w:rPr>
      </w:pPr>
      <w:r>
        <w:rPr>
          <w:rFonts w:ascii="標楷體" w:hAnsi="標楷體" w:cs="標楷體"/>
          <w:color w:val="000000"/>
          <w:spacing w:val="20"/>
          <w:sz w:val="24"/>
          <w:szCs w:val="24"/>
        </w:rPr>
        <w:t xml:space="preserve"> 1.優先使用量測或質量平衡計算所得係數</w:t>
      </w:r>
    </w:p>
    <w:p w:rsidRPr="002C2ADC" w:rsidR="00F63EAB" w:rsidP="7B3F8B99" w:rsidRDefault="680A8ED7" w14:paraId="7CB209DA" w14:textId="77777777">
      <w:pPr>
        <w:pStyle w:val="ac"/>
        <w:spacing w:line="240" w:lineRule="atLeast"/>
        <w:ind w:left="0" w:leftChars="0"/>
        <w:jc w:val="both"/>
        <w:rPr>
          <w:rFonts w:ascii="標楷體" w:hAnsi="標楷體" w:cs="標楷體"/>
          <w:color w:val="000000"/>
          <w:spacing w:val="20"/>
          <w:sz w:val="24"/>
          <w:szCs w:val="24"/>
        </w:rPr>
      </w:pPr>
      <w:r>
        <w:rPr>
          <w:rFonts w:ascii="標楷體" w:hAnsi="標楷體" w:cs="標楷體"/>
          <w:color w:val="000000"/>
          <w:spacing w:val="20"/>
          <w:sz w:val="24"/>
          <w:szCs w:val="24"/>
        </w:rPr>
        <w:t xml:space="preserve"> 2.其次為國家排放係數</w:t>
      </w:r>
    </w:p>
    <w:p w:rsidRPr="002C2ADC" w:rsidR="00F63EAB" w:rsidP="7B3F8B99" w:rsidRDefault="680A8ED7" w14:paraId="0983C816" w14:textId="77777777">
      <w:pPr>
        <w:pStyle w:val="ac"/>
        <w:spacing w:line="240" w:lineRule="atLeast"/>
        <w:ind w:left="0" w:leftChars="0"/>
        <w:jc w:val="both"/>
        <w:rPr>
          <w:rFonts w:ascii="標楷體" w:hAnsi="標楷體" w:cs="標楷體"/>
          <w:color w:val="000000"/>
          <w:spacing w:val="20"/>
          <w:sz w:val="24"/>
          <w:szCs w:val="24"/>
        </w:rPr>
      </w:pPr>
      <w:r>
        <w:rPr>
          <w:rFonts w:ascii="標楷體" w:hAnsi="標楷體" w:cs="標楷體"/>
          <w:color w:val="000000"/>
          <w:spacing w:val="20"/>
          <w:sz w:val="24"/>
          <w:szCs w:val="24"/>
        </w:rPr>
        <w:t xml:space="preserve"> 3.若無適用之排放係數時則採用國際公告之適用係數</w:t>
      </w:r>
    </w:p>
    <w:p w:rsidRPr="002C2ADC" w:rsidR="00F63EAB" w:rsidP="7B3F8B99" w:rsidRDefault="680A8ED7" w14:paraId="2C464F3B" w14:textId="38F01CAF">
      <w:pPr>
        <w:pStyle w:val="ac"/>
        <w:spacing w:line="240" w:lineRule="atLeast"/>
        <w:ind w:left="0" w:leftChars="0"/>
        <w:jc w:val="both"/>
        <w:rPr>
          <w:rFonts w:ascii="標楷體" w:hAnsi="標楷體" w:cs="標楷體"/>
          <w:color w:val="000000"/>
          <w:spacing w:val="20"/>
          <w:sz w:val="24"/>
          <w:szCs w:val="24"/>
        </w:rPr>
      </w:pPr>
      <w:r>
        <w:rPr>
          <w:rFonts w:ascii="標楷體" w:hAnsi="標楷體" w:cs="標楷體"/>
          <w:color w:val="000000"/>
          <w:spacing w:val="20"/>
          <w:sz w:val="24"/>
          <w:szCs w:val="24"/>
        </w:rPr>
        <w:t xml:space="preserve"> 排放係數如表4-2所示：</w:t>
      </w:r>
    </w:p>
    <w:p w:rsidRPr="002C2ADC" w:rsidR="008313ED" w:rsidP="7B3F8B99" w:rsidRDefault="008313ED" w14:paraId="7DF4E37C" w14:textId="77777777">
      <w:pPr>
        <w:pStyle w:val="ac"/>
        <w:spacing w:line="240" w:lineRule="atLeast"/>
        <w:ind w:left="0" w:leftChars="0"/>
        <w:jc w:val="both"/>
        <w:rPr>
          <w:rFonts w:ascii="標楷體" w:hAnsi="標楷體" w:cs="標楷體"/>
          <w:color w:val="000000"/>
          <w:spacing w:val="20"/>
          <w:sz w:val="24"/>
          <w:szCs w:val="24"/>
        </w:rPr>
      </w:pPr>
    </w:p>
    <w:p w:rsidRPr="00633FF8" w:rsidR="00587309" w:rsidP="7B3F8B99" w:rsidRDefault="680A8ED7" w14:paraId="4750AF61" w14:textId="77777777">
      <w:pPr>
        <w:pStyle w:val="a0"/>
        <w:rPr>
          <w:rFonts w:ascii="標楷體" w:hAnsi="標楷體" w:cs="標楷體"/>
        </w:rPr>
      </w:pPr>
      <w:bookmarkStart w:name="_Toc97033156" w:id="123"/>
      <w:bookmarkStart w:name="_Toc97033206" w:id="124"/>
      <w:bookmarkStart w:name="_Toc97033281" w:id="125"/>
      <w:bookmarkStart w:name="_Toc226682808" w:id="126"/>
      <w:r>
        <w:rPr>
          <w:rFonts w:ascii="標楷體" w:hAnsi="標楷體" w:cs="標楷體"/>
        </w:rPr>
        <w:t>表4-2　排放係數管理表（範疇一、二）</w:t>
      </w:r>
      <w:bookmarkEnd w:id="123"/>
      <w:bookmarkEnd w:id="124"/>
      <w:bookmarkEnd w:id="125"/>
      <w:bookmarkEnd w:id="126"/>
    </w:p>
    <w:tbl>
      <w:tblPr>
        <w:tblW w:w="1010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700"/>
        <w:gridCol w:w="900"/>
        <w:gridCol w:w="1400"/>
        <w:gridCol w:w="600"/>
        <w:gridCol w:w="500"/>
        <w:gridCol w:w="700"/>
        <w:gridCol w:w="700"/>
        <w:gridCol w:w="700"/>
        <w:gridCol w:w="800"/>
        <w:gridCol w:w="800"/>
        <w:gridCol w:w="2308"/>
      </w:tblGrid>
      <w:tr>
        <w:tc>
          <w:tcPr>
            <w:tcW w:w="700" w:type="dxa"/>
            <w:vAlign w:val="center"/>
          </w:tcPr>
          <w:p>
            <w:pPr>
              <w:jc w:val="center"/>
            </w:pPr>
            <w:r>
              <w:rPr>
                <w:b/>
                <w:sz w:val="16"/>
              </w:rPr>
              <w:t xml:space="preserve">範疇</w:t>
            </w:r>
          </w:p>
        </w:tc>
        <w:tc>
          <w:tcPr>
            <w:tcW w:w="900" w:type="dxa"/>
            <w:vAlign w:val="center"/>
          </w:tcPr>
          <w:p>
            <w:pPr>
              <w:jc w:val="center"/>
            </w:pPr>
            <w:r>
              <w:rPr>
                <w:b/>
                <w:sz w:val="16"/>
              </w:rPr>
              <w:t xml:space="preserve">排放源代碼</w:t>
            </w:r>
          </w:p>
        </w:tc>
        <w:tc>
          <w:tcPr>
            <w:tcW w:w="1400" w:type="dxa"/>
            <w:vAlign w:val="center"/>
          </w:tcPr>
          <w:p>
            <w:pPr>
              <w:jc w:val="center"/>
            </w:pPr>
            <w:r>
              <w:rPr>
                <w:b/>
                <w:sz w:val="16"/>
              </w:rPr>
              <w:t xml:space="preserve">排放源名稱</w:t>
            </w:r>
          </w:p>
        </w:tc>
        <w:tc>
          <w:tcPr>
            <w:tcW w:w="600" w:type="dxa"/>
            <w:vAlign w:val="center"/>
          </w:tcPr>
          <w:p>
            <w:pPr>
              <w:jc w:val="center"/>
            </w:pPr>
            <w:r>
              <w:rPr>
                <w:b/>
                <w:sz w:val="16"/>
              </w:rPr>
              <w:t xml:space="preserve">國別</w:t>
            </w:r>
          </w:p>
        </w:tc>
        <w:tc>
          <w:tcPr>
            <w:tcW w:w="500" w:type="dxa"/>
            <w:vAlign w:val="center"/>
          </w:tcPr>
          <w:p>
            <w:pPr>
              <w:jc w:val="center"/>
            </w:pPr>
            <w:r>
              <w:rPr>
                <w:b/>
                <w:sz w:val="16"/>
              </w:rPr>
              <w:t xml:space="preserve">年度</w:t>
            </w:r>
          </w:p>
        </w:tc>
        <w:tc>
          <w:tcPr>
            <w:tcW w:w="700" w:type="dxa"/>
            <w:vAlign w:val="center"/>
          </w:tcPr>
          <w:p>
            <w:pPr>
              <w:jc w:val="center"/>
            </w:pPr>
            <w:r>
              <w:rPr>
                <w:b/>
                <w:sz w:val="16"/>
              </w:rPr>
              <w:t xml:space="preserve">CO₂係數</w:t>
            </w:r>
          </w:p>
        </w:tc>
        <w:tc>
          <w:tcPr>
            <w:tcW w:w="700" w:type="dxa"/>
            <w:vAlign w:val="center"/>
          </w:tcPr>
          <w:p>
            <w:pPr>
              <w:jc w:val="center"/>
            </w:pPr>
            <w:r>
              <w:rPr>
                <w:b/>
                <w:sz w:val="16"/>
              </w:rPr>
              <w:t xml:space="preserve">CH₄係數</w:t>
            </w:r>
          </w:p>
        </w:tc>
        <w:tc>
          <w:tcPr>
            <w:tcW w:w="700" w:type="dxa"/>
            <w:vAlign w:val="center"/>
          </w:tcPr>
          <w:p>
            <w:pPr>
              <w:jc w:val="center"/>
            </w:pPr>
            <w:r>
              <w:rPr>
                <w:b/>
                <w:sz w:val="16"/>
              </w:rPr>
              <w:t xml:space="preserve">N₂O係數</w:t>
            </w:r>
          </w:p>
        </w:tc>
        <w:tc>
          <w:tcPr>
            <w:tcW w:w="800" w:type="dxa"/>
            <w:vAlign w:val="center"/>
          </w:tcPr>
          <w:p>
            <w:pPr>
              <w:jc w:val="center"/>
            </w:pPr>
            <w:r>
              <w:rPr>
                <w:b/>
                <w:sz w:val="16"/>
              </w:rPr>
              <w:t xml:space="preserve">電力係數(地域)</w:t>
            </w:r>
          </w:p>
        </w:tc>
        <w:tc>
          <w:tcPr>
            <w:tcW w:w="800" w:type="dxa"/>
            <w:vAlign w:val="center"/>
          </w:tcPr>
          <w:p>
            <w:pPr>
              <w:jc w:val="center"/>
            </w:pPr>
            <w:r>
              <w:rPr>
                <w:b/>
                <w:sz w:val="16"/>
              </w:rPr>
              <w:t xml:space="preserve">市場剩餘電力係數</w:t>
            </w:r>
          </w:p>
        </w:tc>
        <w:tc>
          <w:tcPr>
            <w:tcW w:w="2308" w:type="dxa"/>
            <w:vAlign w:val="center"/>
          </w:tcPr>
          <w:p>
            <w:pPr>
              <w:jc w:val="center"/>
            </w:pPr>
            <w:r>
              <w:rPr>
                <w:b/>
                <w:sz w:val="16"/>
              </w:rPr>
              <w:t xml:space="preserve">係數來源</w:t>
            </w:r>
          </w:p>
        </w:tc>
      </w:tr>
      <w:tr>
        <w:tc>
          <w:tcPr>
            <w:tcW w:w="700" w:type="dxa"/>
            <w:vAlign w:val="center"/>
          </w:tcPr>
          <w:p>
            <w:pPr>
              <w:jc w:val="center"/>
            </w:pPr>
            <w:r>
              <w:rPr>
                <w:sz w:val="16"/>
              </w:rPr>
              <w:t xml:space="preserve">{{#factors12}}{{scope}}</w:t>
            </w:r>
          </w:p>
        </w:tc>
        <w:tc>
          <w:tcPr>
            <w:tcW w:w="900" w:type="dxa"/>
            <w:vAlign w:val="center"/>
          </w:tcPr>
          <w:p>
            <w:pPr>
              <w:jc w:val="center"/>
            </w:pPr>
            <w:r>
              <w:rPr>
                <w:sz w:val="16"/>
              </w:rPr>
              <w:t xml:space="preserve">{{source_code}}</w:t>
            </w:r>
          </w:p>
        </w:tc>
        <w:tc>
          <w:tcPr>
            <w:tcW w:w="1400" w:type="dxa"/>
            <w:vAlign w:val="center"/>
          </w:tcPr>
          <w:p>
            <w:pPr>
              <w:jc w:val="center"/>
            </w:pPr>
            <w:r>
              <w:rPr>
                <w:sz w:val="16"/>
              </w:rPr>
              <w:t xml:space="preserve">{{source_name}}</w:t>
            </w:r>
          </w:p>
        </w:tc>
        <w:tc>
          <w:tcPr>
            <w:tcW w:w="600" w:type="dxa"/>
            <w:vAlign w:val="center"/>
          </w:tcPr>
          <w:p>
            <w:pPr>
              <w:jc w:val="center"/>
            </w:pPr>
            <w:r>
              <w:rPr>
                <w:sz w:val="16"/>
              </w:rPr>
              <w:t xml:space="preserve">{{country_code}}</w:t>
            </w:r>
          </w:p>
        </w:tc>
        <w:tc>
          <w:tcPr>
            <w:tcW w:w="500" w:type="dxa"/>
            <w:vAlign w:val="center"/>
          </w:tcPr>
          <w:p>
            <w:pPr>
              <w:jc w:val="center"/>
            </w:pPr>
            <w:r>
              <w:rPr>
                <w:sz w:val="16"/>
              </w:rPr>
              <w:t xml:space="preserve">{{year}}</w:t>
            </w:r>
          </w:p>
        </w:tc>
        <w:tc>
          <w:tcPr>
            <w:tcW w:w="700" w:type="dxa"/>
            <w:vAlign w:val="center"/>
          </w:tcPr>
          <w:p>
            <w:pPr>
              <w:jc w:val="center"/>
            </w:pPr>
            <w:r>
              <w:rPr>
                <w:sz w:val="16"/>
              </w:rPr>
              <w:t xml:space="preserve">{{factor_co2}}</w:t>
            </w:r>
          </w:p>
        </w:tc>
        <w:tc>
          <w:tcPr>
            <w:tcW w:w="700" w:type="dxa"/>
            <w:vAlign w:val="center"/>
          </w:tcPr>
          <w:p>
            <w:pPr>
              <w:jc w:val="center"/>
            </w:pPr>
            <w:r>
              <w:rPr>
                <w:sz w:val="16"/>
              </w:rPr>
              <w:t xml:space="preserve">{{factor_ch4}}</w:t>
            </w:r>
          </w:p>
        </w:tc>
        <w:tc>
          <w:tcPr>
            <w:tcW w:w="700" w:type="dxa"/>
            <w:vAlign w:val="center"/>
          </w:tcPr>
          <w:p>
            <w:pPr>
              <w:jc w:val="center"/>
            </w:pPr>
            <w:r>
              <w:rPr>
                <w:sz w:val="16"/>
              </w:rPr>
              <w:t xml:space="preserve">{{factor_n2o}}</w:t>
            </w:r>
          </w:p>
        </w:tc>
        <w:tc>
          <w:tcPr>
            <w:tcW w:w="800" w:type="dxa"/>
            <w:vAlign w:val="center"/>
          </w:tcPr>
          <w:p>
            <w:pPr>
              <w:jc w:val="center"/>
            </w:pPr>
            <w:r>
              <w:rPr>
                <w:sz w:val="16"/>
              </w:rPr>
              <w:t xml:space="preserve">{{grid_emission_factor}}</w:t>
            </w:r>
          </w:p>
        </w:tc>
        <w:tc>
          <w:tcPr>
            <w:tcW w:w="800" w:type="dxa"/>
            <w:vAlign w:val="center"/>
          </w:tcPr>
          <w:p>
            <w:pPr>
              <w:jc w:val="center"/>
            </w:pPr>
            <w:r>
              <w:rPr>
                <w:sz w:val="16"/>
              </w:rPr>
              <w:t xml:space="preserve">{{market_residual_factor}}</w:t>
            </w:r>
          </w:p>
        </w:tc>
        <w:tc>
          <w:tcPr>
            <w:tcW w:w="2308" w:type="dxa"/>
            <w:vAlign w:val="center"/>
          </w:tcPr>
          <w:p>
            <w:pPr>
              <w:jc w:val="center"/>
            </w:pPr>
            <w:r>
              <w:rPr>
                <w:sz w:val="16"/>
              </w:rPr>
              <w:t xml:space="preserve">{{source_reference}}{{/factors12}}</w:t>
            </w:r>
          </w:p>
        </w:tc>
      </w:tr>
    </w:tbl>
    <w:p w:rsidR="00716386" w:rsidP="7B3F8B99" w:rsidRDefault="0F4B06F2" w14:paraId="3F682A94" w14:textId="77777777">
      <w:pPr>
        <w:pStyle w:val="ac"/>
        <w:spacing w:line="240" w:lineRule="auto"/>
        <w:ind w:left="0" w:leftChars="0" w:firstLine="560" w:firstLineChars="200"/>
        <w:jc w:val="both"/>
        <w:rPr>
          <w:rFonts w:ascii="標楷體" w:hAnsi="標楷體" w:cs="標楷體"/>
          <w:spacing w:val="20"/>
          <w:sz w:val="24"/>
          <w:szCs w:val="24"/>
        </w:rPr>
      </w:pPr>
      <w:r>
        <w:rPr>
          <w:rFonts w:ascii="標楷體" w:hAnsi="標楷體" w:cs="標楷體"/>
          <w:spacing w:val="20"/>
          <w:sz w:val="24"/>
          <w:szCs w:val="24"/>
        </w:rPr>
        <w:t>上游運輸相關活動、原物料採購、燃料及能源相關之活動、營運產生之廢棄物處理及的係數如下表所示。</w:t>
      </w:r>
    </w:p>
    <w:p w:rsidR="000300D7" w:rsidP="7B3F8B99" w:rsidRDefault="000300D7" w14:paraId="42C6D796" w14:textId="77777777">
      <w:pPr>
        <w:pStyle w:val="ac"/>
        <w:spacing w:line="240" w:lineRule="auto"/>
        <w:ind w:left="0" w:leftChars="0" w:firstLine="560" w:firstLineChars="200"/>
        <w:jc w:val="both"/>
        <w:rPr>
          <w:rFonts w:ascii="標楷體" w:hAnsi="標楷體" w:cs="標楷體"/>
          <w:spacing w:val="20"/>
          <w:sz w:val="24"/>
          <w:szCs w:val="24"/>
        </w:rPr>
      </w:pPr>
    </w:p>
    <w:p w:rsidRPr="00F251AD" w:rsidR="000300D7" w:rsidP="000300D7" w:rsidRDefault="000300D7" w14:paraId="45F6F0AA" w14:textId="77777777">
      <w:pPr>
        <w:pStyle w:val="a0"/>
      </w:pPr>
      <w:bookmarkStart w:name="_Toc97033157" w:id="127"/>
      <w:bookmarkStart w:name="_Toc97033207" w:id="128"/>
      <w:bookmarkStart w:name="_Toc97033282" w:id="129"/>
      <w:bookmarkStart w:name="_Toc226682809" w:id="130"/>
      <w:r>
        <w:t>表4-3　排放係數管理表（範疇三）</w:t>
      </w:r>
      <w:bookmarkEnd w:id="127"/>
      <w:bookmarkEnd w:id="128"/>
      <w:bookmarkEnd w:id="129"/>
      <w:bookmarkEnd w:id="130"/>
    </w:p>
    <w:tbl>
      <w:tblPr>
        <w:tblW w:w="1010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200"/>
        <w:gridCol w:w="2200"/>
        <w:gridCol w:w="700"/>
        <w:gridCol w:w="600"/>
        <w:gridCol w:w="1400"/>
        <w:gridCol w:w="4008"/>
      </w:tblGrid>
      <w:tr>
        <w:tc>
          <w:tcPr>
            <w:tcW w:w="1200" w:type="dxa"/>
            <w:vAlign w:val="center"/>
          </w:tcPr>
          <w:p>
            <w:pPr>
              <w:jc w:val="center"/>
            </w:pPr>
            <w:r>
              <w:rPr>
                <w:b/>
                <w:sz w:val="16"/>
              </w:rPr>
              <w:t xml:space="preserve">排放源代碼</w:t>
            </w:r>
          </w:p>
        </w:tc>
        <w:tc>
          <w:tcPr>
            <w:tcW w:w="2200" w:type="dxa"/>
            <w:vAlign w:val="center"/>
          </w:tcPr>
          <w:p>
            <w:pPr>
              <w:jc w:val="center"/>
            </w:pPr>
            <w:r>
              <w:rPr>
                <w:b/>
                <w:sz w:val="16"/>
              </w:rPr>
              <w:t xml:space="preserve">排放源名稱</w:t>
            </w:r>
          </w:p>
        </w:tc>
        <w:tc>
          <w:tcPr>
            <w:tcW w:w="700" w:type="dxa"/>
            <w:vAlign w:val="center"/>
          </w:tcPr>
          <w:p>
            <w:pPr>
              <w:jc w:val="center"/>
            </w:pPr>
            <w:r>
              <w:rPr>
                <w:b/>
                <w:sz w:val="16"/>
              </w:rPr>
              <w:t xml:space="preserve">國別</w:t>
            </w:r>
          </w:p>
        </w:tc>
        <w:tc>
          <w:tcPr>
            <w:tcW w:w="600" w:type="dxa"/>
            <w:vAlign w:val="center"/>
          </w:tcPr>
          <w:p>
            <w:pPr>
              <w:jc w:val="center"/>
            </w:pPr>
            <w:r>
              <w:rPr>
                <w:b/>
                <w:sz w:val="16"/>
              </w:rPr>
              <w:t xml:space="preserve">年度</w:t>
            </w:r>
          </w:p>
        </w:tc>
        <w:tc>
          <w:tcPr>
            <w:tcW w:w="1400" w:type="dxa"/>
            <w:vAlign w:val="center"/>
          </w:tcPr>
          <w:p>
            <w:pPr>
              <w:jc w:val="center"/>
            </w:pPr>
            <w:r>
              <w:rPr>
                <w:b/>
                <w:sz w:val="16"/>
              </w:rPr>
              <w:t xml:space="preserve">範疇三綜合係數</w:t>
            </w:r>
          </w:p>
        </w:tc>
        <w:tc>
          <w:tcPr>
            <w:tcW w:w="4008" w:type="dxa"/>
            <w:vAlign w:val="center"/>
          </w:tcPr>
          <w:p>
            <w:pPr>
              <w:jc w:val="center"/>
            </w:pPr>
            <w:r>
              <w:rPr>
                <w:b/>
                <w:sz w:val="16"/>
              </w:rPr>
              <w:t xml:space="preserve">係數來源</w:t>
            </w:r>
          </w:p>
        </w:tc>
      </w:tr>
      <w:tr>
        <w:tc>
          <w:tcPr>
            <w:tcW w:w="1200" w:type="dxa"/>
            <w:vAlign w:val="center"/>
          </w:tcPr>
          <w:p>
            <w:pPr>
              <w:jc w:val="center"/>
            </w:pPr>
            <w:r>
              <w:rPr>
                <w:sz w:val="16"/>
              </w:rPr>
              <w:t xml:space="preserve">{{#factors3}}{{source_code}}</w:t>
            </w:r>
          </w:p>
        </w:tc>
        <w:tc>
          <w:tcPr>
            <w:tcW w:w="2200" w:type="dxa"/>
            <w:vAlign w:val="center"/>
          </w:tcPr>
          <w:p>
            <w:pPr>
              <w:jc w:val="center"/>
            </w:pPr>
            <w:r>
              <w:rPr>
                <w:sz w:val="16"/>
              </w:rPr>
              <w:t xml:space="preserve">{{source_name}}</w:t>
            </w:r>
          </w:p>
        </w:tc>
        <w:tc>
          <w:tcPr>
            <w:tcW w:w="700" w:type="dxa"/>
            <w:vAlign w:val="center"/>
          </w:tcPr>
          <w:p>
            <w:pPr>
              <w:jc w:val="center"/>
            </w:pPr>
            <w:r>
              <w:rPr>
                <w:sz w:val="16"/>
              </w:rPr>
              <w:t xml:space="preserve">{{country_code}}</w:t>
            </w:r>
          </w:p>
        </w:tc>
        <w:tc>
          <w:tcPr>
            <w:tcW w:w="600" w:type="dxa"/>
            <w:vAlign w:val="center"/>
          </w:tcPr>
          <w:p>
            <w:pPr>
              <w:jc w:val="center"/>
            </w:pPr>
            <w:r>
              <w:rPr>
                <w:sz w:val="16"/>
              </w:rPr>
              <w:t xml:space="preserve">{{year}}</w:t>
            </w:r>
          </w:p>
        </w:tc>
        <w:tc>
          <w:tcPr>
            <w:tcW w:w="1400" w:type="dxa"/>
            <w:vAlign w:val="center"/>
          </w:tcPr>
          <w:p>
            <w:pPr>
              <w:jc w:val="center"/>
            </w:pPr>
            <w:r>
              <w:rPr>
                <w:sz w:val="16"/>
              </w:rPr>
              <w:t xml:space="preserve">{{scope3_factor}}</w:t>
            </w:r>
          </w:p>
        </w:tc>
        <w:tc>
          <w:tcPr>
            <w:tcW w:w="4008" w:type="dxa"/>
            <w:vAlign w:val="center"/>
          </w:tcPr>
          <w:p>
            <w:pPr>
              <w:jc w:val="center"/>
            </w:pPr>
            <w:r>
              <w:rPr>
                <w:sz w:val="16"/>
              </w:rPr>
              <w:t xml:space="preserve">{{source_reference}}{{/factors3}}</w:t>
            </w:r>
          </w:p>
        </w:tc>
      </w:tr>
    </w:tbl>
    <w:p w:rsidRPr="002C2ADC" w:rsidR="00F63EAB" w:rsidP="7B3F8B99" w:rsidRDefault="680A8ED7" w14:paraId="04685692" w14:textId="77777777">
      <w:pPr>
        <w:pStyle w:val="2"/>
        <w:spacing w:line="240" w:lineRule="atLeast"/>
        <w:rPr>
          <w:rFonts w:ascii="標楷體" w:hAnsi="標楷體" w:cs="標楷體"/>
          <w:color w:val="000000"/>
          <w:sz w:val="24"/>
          <w:szCs w:val="24"/>
        </w:rPr>
      </w:pPr>
      <w:bookmarkStart w:name="_Toc195476441" w:id="131"/>
      <w:r>
        <w:rPr>
          <w:rFonts w:ascii="標楷體" w:hAnsi="標楷體" w:cs="標楷體"/>
          <w:color w:val="000000" w:themeColor="text1"/>
          <w:sz w:val="24"/>
          <w:szCs w:val="24"/>
        </w:rPr>
        <w:t>4.3 量化方法變更說明</w:t>
      </w:r>
      <w:bookmarkEnd w:id="131"/>
    </w:p>
    <w:p w:rsidRPr="002C2ADC" w:rsidR="00F63EAB" w:rsidP="7B3F8B99" w:rsidRDefault="680A8ED7" w14:paraId="47BA8638" w14:textId="77777777">
      <w:pPr>
        <w:pStyle w:val="20"/>
        <w:spacing w:after="180" w:afterLines="50" w:line="240" w:lineRule="atLeast"/>
        <w:ind w:left="720" w:leftChars="300" w:firstLine="560" w:firstLineChars="200"/>
        <w:jc w:val="both"/>
        <w:rPr>
          <w:rFonts w:ascii="標楷體" w:hAnsi="標楷體" w:cs="標楷體"/>
          <w:color w:val="000000"/>
          <w:spacing w:val="20"/>
          <w:sz w:val="24"/>
          <w:szCs w:val="24"/>
        </w:rPr>
      </w:pPr>
      <w:r>
        <w:rPr>
          <w:rFonts w:ascii="標楷體" w:hAnsi="標楷體" w:cs="標楷體"/>
          <w:color w:val="000000"/>
          <w:spacing w:val="20"/>
          <w:sz w:val="24"/>
          <w:szCs w:val="24"/>
        </w:rPr>
        <w:t>量化方法改變時，則除以新的量化計算方式計算外，並需與原來之計算方式做比較，並說明二者之差異及選用新方法的理由。盤查結果，並無量化方法變更之情形。</w:t>
      </w:r>
    </w:p>
    <w:p w:rsidRPr="002C2ADC" w:rsidR="00F63EAB" w:rsidP="7B3F8B99" w:rsidRDefault="680A8ED7" w14:paraId="373785B5" w14:textId="77777777">
      <w:pPr>
        <w:pStyle w:val="2"/>
        <w:spacing w:line="240" w:lineRule="atLeast"/>
        <w:rPr>
          <w:rFonts w:ascii="標楷體" w:hAnsi="標楷體" w:cs="標楷體"/>
          <w:color w:val="000000"/>
          <w:sz w:val="24"/>
          <w:szCs w:val="24"/>
        </w:rPr>
      </w:pPr>
      <w:bookmarkStart w:name="_Toc195476442" w:id="132"/>
      <w:r>
        <w:rPr>
          <w:rFonts w:ascii="標楷體" w:hAnsi="標楷體" w:cs="標楷體"/>
          <w:color w:val="000000" w:themeColor="text1"/>
          <w:sz w:val="24"/>
          <w:szCs w:val="24"/>
        </w:rPr>
        <w:t>4.4 排放係數變更說明</w:t>
      </w:r>
      <w:bookmarkEnd w:id="132"/>
    </w:p>
    <w:p w:rsidR="0077506C" w:rsidP="7B3F8B99" w:rsidRDefault="680A8ED7" w14:paraId="1B043B49" w14:textId="77777777">
      <w:pPr>
        <w:pStyle w:val="20"/>
        <w:spacing w:after="180" w:afterLines="50" w:line="240" w:lineRule="atLeast"/>
        <w:ind w:left="720" w:leftChars="300" w:firstLine="560" w:firstLineChars="200"/>
        <w:jc w:val="both"/>
        <w:rPr>
          <w:rFonts w:ascii="標楷體" w:hAnsi="標楷體" w:cs="標楷體"/>
          <w:color w:val="000000"/>
          <w:spacing w:val="20"/>
          <w:sz w:val="24"/>
          <w:szCs w:val="24"/>
        </w:rPr>
      </w:pPr>
      <w:r>
        <w:rPr>
          <w:rFonts w:ascii="標楷體" w:hAnsi="標楷體" w:cs="標楷體"/>
          <w:color w:val="000000"/>
          <w:spacing w:val="20"/>
          <w:sz w:val="24"/>
          <w:szCs w:val="24"/>
        </w:rPr>
        <w:t>排放量計算係數若因資料來源之係數變更時，則除重新建檔及計算外，並說明變更資料與原資料之差異處。係數變更之情形如下說明。</w:t>
      </w:r>
    </w:p>
    <w:p w:rsidRPr="002C2ADC" w:rsidR="00F63EAB" w:rsidP="7B3F8B99" w:rsidRDefault="680A8ED7" w14:paraId="60CD6D8C" w14:textId="77777777">
      <w:pPr>
        <w:pStyle w:val="2"/>
        <w:spacing w:line="240" w:lineRule="atLeast"/>
        <w:rPr>
          <w:rFonts w:ascii="標楷體" w:hAnsi="標楷體" w:cs="標楷體"/>
          <w:color w:val="000000"/>
          <w:sz w:val="24"/>
          <w:szCs w:val="24"/>
        </w:rPr>
      </w:pPr>
      <w:bookmarkStart w:name="_Toc366225902" w:id="133"/>
      <w:bookmarkStart w:name="_Toc195476443" w:id="134"/>
      <w:r>
        <w:rPr>
          <w:rFonts w:ascii="標楷體" w:hAnsi="標楷體" w:cs="標楷體"/>
          <w:color w:val="000000" w:themeColor="text1"/>
          <w:sz w:val="24"/>
          <w:szCs w:val="24"/>
        </w:rPr>
        <w:t>4.5 數據品質</w:t>
      </w:r>
      <w:bookmarkEnd w:id="133"/>
      <w:bookmarkEnd w:id="134"/>
    </w:p>
    <w:p w:rsidRPr="002C2ADC" w:rsidR="00F63EAB" w:rsidP="7B3F8B99" w:rsidRDefault="680A8ED7" w14:paraId="4E43B383" w14:textId="77777777">
      <w:pPr>
        <w:spacing w:line="240" w:lineRule="atLeast"/>
        <w:ind w:left="300"/>
        <w:jc w:val="both"/>
        <w:rPr>
          <w:rFonts w:ascii="標楷體" w:hAnsi="標楷體" w:eastAsia="標楷體" w:cs="標楷體"/>
          <w:color w:val="000000"/>
          <w:spacing w:val="20"/>
        </w:rPr>
      </w:pPr>
      <w:r>
        <w:rPr>
          <w:rFonts w:ascii="標楷體" w:hAnsi="標楷體" w:eastAsia="標楷體" w:cs="標楷體"/>
          <w:color w:val="000000"/>
          <w:spacing w:val="20"/>
        </w:rPr>
        <w:t>4.5.1直接及間接溫室氣體排放源數據資料品質</w:t>
      </w:r>
    </w:p>
    <w:p w:rsidRPr="002C2ADC" w:rsidR="00F63EAB" w:rsidP="7B3F8B99" w:rsidRDefault="680A8ED7" w14:paraId="1B60261F" w14:textId="77777777">
      <w:pPr>
        <w:spacing w:line="240" w:lineRule="atLeast"/>
        <w:ind w:left="672" w:hanging="672" w:hangingChars="240"/>
        <w:jc w:val="both"/>
        <w:rPr>
          <w:rFonts w:ascii="標楷體" w:hAnsi="標楷體" w:eastAsia="標楷體" w:cs="標楷體"/>
          <w:color w:val="000000"/>
          <w:spacing w:val="20"/>
        </w:rPr>
      </w:pPr>
      <w:r>
        <w:rPr>
          <w:rFonts w:ascii="標楷體" w:hAnsi="標楷體" w:eastAsia="標楷體" w:cs="標楷體"/>
          <w:color w:val="000000"/>
          <w:spacing w:val="20"/>
        </w:rPr>
        <w:t xml:space="preserve"> (1).為要求數據品質準確度，各權責單位須說明數據來源，例如請購依據、流量計紀錄、計量器紀錄、領用紀錄及電腦資料庫紀錄或電腦報表等，凡能證明及佐證數據的可信度都應調查，並將資料保留在權責單位內以利在往後查核追蹤的依據。</w:t>
      </w:r>
    </w:p>
    <w:p w:rsidRPr="002C2ADC" w:rsidR="00F63EAB" w:rsidP="7B3F8B99" w:rsidRDefault="680A8ED7" w14:paraId="095638AB" w14:textId="50C41E2B">
      <w:pPr>
        <w:spacing w:line="240" w:lineRule="atLeast"/>
        <w:ind w:left="708" w:hanging="708" w:hangingChars="253"/>
        <w:rPr>
          <w:rFonts w:ascii="標楷體" w:hAnsi="標楷體" w:eastAsia="標楷體" w:cs="標楷體"/>
          <w:color w:val="000000"/>
          <w:spacing w:val="20"/>
        </w:rPr>
      </w:pPr>
      <w:r>
        <w:rPr>
          <w:rFonts w:ascii="標楷體" w:hAnsi="標楷體" w:eastAsia="標楷體" w:cs="標楷體"/>
          <w:color w:val="000000"/>
          <w:spacing w:val="20"/>
        </w:rPr>
        <w:t xml:space="preserve">  (2).本公司</w:t>
      </w:r>
      <w:r>
        <w:rPr>
          <w:rFonts w:ascii="標楷體" w:hAnsi="標楷體" w:eastAsia="標楷體" w:cs="標楷體"/>
          <w:spacing w:val="20"/>
        </w:rPr>
        <w:t>2025</w:t>
      </w:r>
      <w:r>
        <w:rPr>
          <w:rFonts w:ascii="標楷體" w:hAnsi="標楷體" w:eastAsia="標楷體" w:cs="標楷體"/>
          <w:color w:val="000000"/>
          <w:spacing w:val="20"/>
        </w:rPr>
        <w:t xml:space="preserve">年盤查數據之品管作業係以符合「溫室氣體盤查議定     書-企業會計與報告標準」之相關性(Relevance)、完整性 </w:t>
      </w:r>
    </w:p>
    <w:p w:rsidRPr="002C2ADC" w:rsidR="00F63EAB" w:rsidP="7B3F8B99" w:rsidRDefault="680A8ED7" w14:paraId="494E5284" w14:textId="77777777">
      <w:pPr>
        <w:spacing w:line="240" w:lineRule="atLeast"/>
        <w:ind w:left="810" w:hanging="180"/>
        <w:rPr>
          <w:rFonts w:ascii="標楷體" w:hAnsi="標楷體" w:eastAsia="標楷體" w:cs="標楷體"/>
          <w:color w:val="000000"/>
          <w:spacing w:val="20"/>
        </w:rPr>
      </w:pPr>
      <w:r>
        <w:rPr>
          <w:rFonts w:ascii="標楷體" w:hAnsi="標楷體" w:eastAsia="標楷體" w:cs="標楷體"/>
          <w:color w:val="000000"/>
          <w:spacing w:val="20"/>
        </w:rPr>
        <w:t xml:space="preserve">     (Completeness)、一致性(Consistency)、透明度(Transparency)</w:t>
      </w:r>
    </w:p>
    <w:p w:rsidRPr="002C2ADC" w:rsidR="00F63EAB" w:rsidP="7B3F8B99" w:rsidRDefault="680A8ED7" w14:paraId="500ABA7F" w14:textId="04EAEF0A">
      <w:pPr>
        <w:spacing w:line="240" w:lineRule="atLeast"/>
        <w:ind w:left="810" w:hanging="180"/>
        <w:rPr>
          <w:rFonts w:ascii="標楷體" w:hAnsi="標楷體" w:eastAsia="標楷體" w:cs="標楷體"/>
          <w:color w:val="000000"/>
          <w:spacing w:val="20"/>
        </w:rPr>
      </w:pPr>
      <w:r>
        <w:rPr>
          <w:rFonts w:ascii="標楷體" w:hAnsi="標楷體" w:eastAsia="標楷體" w:cs="標楷體"/>
          <w:color w:val="000000"/>
          <w:spacing w:val="20"/>
        </w:rPr>
        <w:t xml:space="preserve">     及準確性</w:t>
      </w:r>
      <w:r>
        <w:rPr>
          <w:rFonts w:ascii="標楷體" w:hAnsi="標楷體" w:eastAsia="標楷體" w:cs="標楷體"/>
          <w:color w:val="000000" w:themeColor="text1" w:themeTint="FF" w:themeShade="FF"/>
        </w:rPr>
        <w:t>(Accuracy)等原則為目的</w:t>
      </w:r>
      <w:r>
        <w:rPr>
          <w:rFonts w:ascii="標楷體" w:hAnsi="標楷體" w:eastAsia="標楷體" w:cs="標楷體"/>
          <w:color w:val="000000"/>
          <w:spacing w:val="20"/>
        </w:rPr>
        <w:t>。2025年盤查數據之內部盤查期間2026年</w:t>
      </w:r>
      <w:r>
        <w:rPr>
          <w:rFonts w:ascii="標楷體" w:hAnsi="標楷體" w:eastAsia="標楷體" w:cs="標楷體"/>
          <w:spacing w:val="20"/>
        </w:rPr>
        <w:t>4月20</w:t>
      </w:r>
      <w:r>
        <w:rPr>
          <w:rFonts w:ascii="標楷體" w:hAnsi="標楷體" w:eastAsia="標楷體" w:cs="標楷體"/>
          <w:color w:val="000000"/>
          <w:spacing w:val="20"/>
        </w:rPr>
        <w:t xml:space="preserve">日到2026年5月28日, 市場別總碳排量為</w:t>
      </w:r>
      <w:r>
        <w:rPr>
          <w:rFonts w:ascii="標楷體" w:hAnsi="標楷體" w:eastAsia="標楷體" w:cs="標楷體"/>
          <w:color w:val="FF0000"/>
          <w:spacing w:val="20"/>
        </w:rPr>
        <w:t>{{total_market}}</w:t>
      </w:r>
      <w:r>
        <w:rPr>
          <w:rFonts w:ascii="標楷體" w:hAnsi="標楷體" w:eastAsia="標楷體" w:cs="標楷體"/>
          <w:color w:val="000000" w:themeColor="text1" w:themeTint="FF" w:themeShade="FF"/>
        </w:rPr>
        <w:t>公噸CO</w:t>
      </w:r>
      <w:r>
        <w:rPr>
          <w:rFonts w:ascii="標楷體" w:hAnsi="標楷體" w:eastAsia="標楷體" w:cs="標楷體"/>
          <w:color w:val="000000" w:themeColor="text1" w:themeTint="FF" w:themeShade="FF"/>
          <w:vertAlign w:val="subscript"/>
        </w:rPr>
        <w:t>2</w:t>
      </w:r>
      <w:r>
        <w:rPr>
          <w:rFonts w:ascii="標楷體" w:hAnsi="標楷體" w:eastAsia="標楷體" w:cs="標楷體"/>
          <w:color w:val="000000" w:themeColor="text1" w:themeTint="FF" w:themeShade="FF"/>
        </w:rPr>
        <w:t>e/年; 地區別總碳排量為</w:t>
      </w:r>
      <w:r>
        <w:rPr>
          <w:rFonts w:ascii="標楷體" w:hAnsi="標楷體" w:eastAsia="標楷體" w:cs="標楷體"/>
          <w:color w:val="FF0000"/>
        </w:rPr>
        <w:t>{{total_location}}</w:t>
      </w:r>
      <w:r>
        <w:rPr>
          <w:rFonts w:ascii="標楷體" w:hAnsi="標楷體" w:eastAsia="標楷體" w:cs="標楷體"/>
          <w:color w:val="000000" w:themeColor="text1" w:themeTint="FF" w:themeShade="FF"/>
        </w:rPr>
        <w:t>公噸CO</w:t>
      </w:r>
      <w:r>
        <w:rPr>
          <w:rFonts w:ascii="標楷體" w:hAnsi="標楷體" w:eastAsia="標楷體" w:cs="標楷體"/>
          <w:color w:val="000000" w:themeColor="text1" w:themeTint="FF" w:themeShade="FF"/>
          <w:vertAlign w:val="subscript"/>
        </w:rPr>
        <w:t>2</w:t>
      </w:r>
      <w:r>
        <w:rPr>
          <w:rFonts w:ascii="標楷體" w:hAnsi="標楷體" w:eastAsia="標楷體" w:cs="標楷體"/>
          <w:color w:val="000000" w:themeColor="text1" w:themeTint="FF" w:themeShade="FF"/>
        </w:rPr>
        <w:t>e/年。2025年作業內容說明如下：</w:t>
      </w:r>
    </w:p>
    <w:p w:rsidRPr="002C2ADC" w:rsidR="00F63EAB" w:rsidP="7B3F8B99" w:rsidRDefault="680A8ED7" w14:paraId="364F28D2" w14:textId="02943D4F">
      <w:pPr>
        <w:spacing w:line="240" w:lineRule="atLeast"/>
        <w:ind w:left="3156" w:hanging="3156" w:hangingChars="1127"/>
        <w:rPr>
          <w:rFonts w:ascii="標楷體" w:hAnsi="標楷體" w:eastAsia="標楷體" w:cs="標楷體"/>
          <w:color w:val="000000"/>
          <w:spacing w:val="20"/>
        </w:rPr>
      </w:pPr>
      <w:r>
        <w:rPr>
          <w:rFonts w:ascii="標楷體" w:hAnsi="標楷體" w:eastAsia="標楷體" w:cs="標楷體"/>
          <w:color w:val="000000"/>
          <w:spacing w:val="20"/>
        </w:rPr>
        <w:t xml:space="preserve">                  (A).品質查核由內部查證人員擔任。</w:t>
      </w:r>
    </w:p>
    <w:p w:rsidRPr="002C2ADC" w:rsidR="00F63EAB" w:rsidP="7B3F8B99" w:rsidRDefault="680A8ED7" w14:paraId="468C8F96" w14:textId="77777777">
      <w:pPr>
        <w:spacing w:line="240" w:lineRule="atLeast"/>
        <w:ind w:left="773" w:hanging="773" w:hangingChars="276"/>
        <w:jc w:val="both"/>
        <w:rPr>
          <w:rFonts w:ascii="標楷體" w:hAnsi="標楷體" w:eastAsia="標楷體" w:cs="標楷體"/>
          <w:color w:val="000000"/>
          <w:spacing w:val="20"/>
        </w:rPr>
      </w:pPr>
      <w:r>
        <w:rPr>
          <w:rFonts w:ascii="標楷體" w:hAnsi="標楷體" w:eastAsia="標楷體" w:cs="標楷體"/>
          <w:color w:val="000000"/>
          <w:spacing w:val="20"/>
        </w:rPr>
        <w:t xml:space="preserve">  (B).實施一般性品質查核：針對數據蒐集/輸入/處理、資料建檔及排放計量過程中，易疏忽而導致誤差產生之一般性錯誤，進行嚴謹適中之品質檢核。</w:t>
      </w:r>
    </w:p>
    <w:p w:rsidRPr="002C2ADC" w:rsidR="00F63EAB" w:rsidP="7B3F8B99" w:rsidRDefault="680A8ED7" w14:paraId="6A63FB7E" w14:textId="77777777">
      <w:pPr>
        <w:spacing w:line="240" w:lineRule="atLeast"/>
        <w:ind w:left="773" w:hanging="773" w:hangingChars="276"/>
        <w:jc w:val="both"/>
        <w:rPr>
          <w:rFonts w:ascii="標楷體" w:hAnsi="標楷體" w:eastAsia="標楷體" w:cs="標楷體"/>
          <w:color w:val="000000"/>
          <w:spacing w:val="20"/>
        </w:rPr>
      </w:pPr>
      <w:r>
        <w:rPr>
          <w:rFonts w:ascii="標楷體" w:hAnsi="標楷體" w:eastAsia="標楷體" w:cs="標楷體"/>
          <w:color w:val="000000"/>
          <w:spacing w:val="20"/>
        </w:rPr>
        <w:t xml:space="preserve">  (C).進行特定性品質查核：針對盤查邊界之適當性、重新計算作業、特定排放源輸入數據之品質、及造成數據不確定性主要原因之定性說明等特定範疇，進行更嚴謹之檢核。</w:t>
      </w:r>
    </w:p>
    <w:p w:rsidR="7B3F8B99" w:rsidP="7B3F8B99" w:rsidRDefault="7B3F8B99" w14:paraId="746CA126" w14:textId="7260513A">
      <w:pPr>
        <w:spacing w:line="240" w:lineRule="atLeast"/>
        <w:ind w:left="662" w:hanging="662" w:hangingChars="276"/>
        <w:jc w:val="both"/>
        <w:rPr>
          <w:rFonts w:ascii="標楷體" w:hAnsi="標楷體" w:eastAsia="標楷體" w:cs="標楷體"/>
          <w:color w:val="000000" w:themeColor="text1"/>
        </w:rPr>
      </w:pPr>
    </w:p>
    <w:p w:rsidRPr="002C2ADC" w:rsidR="00587309" w:rsidP="7B3F8B99" w:rsidRDefault="680A8ED7" w14:paraId="5BD010BC" w14:textId="77777777">
      <w:pPr>
        <w:spacing w:line="240" w:lineRule="atLeast"/>
        <w:ind w:left="180" w:leftChars="75" w:firstLine="627" w:firstLineChars="224"/>
        <w:jc w:val="both"/>
        <w:rPr>
          <w:rFonts w:ascii="標楷體" w:hAnsi="標楷體" w:eastAsia="標楷體" w:cs="標楷體"/>
          <w:color w:val="000000"/>
          <w:spacing w:val="20"/>
        </w:rPr>
      </w:pPr>
      <w:r>
        <w:rPr>
          <w:rFonts w:ascii="標楷體" w:hAnsi="標楷體" w:eastAsia="標楷體" w:cs="標楷體"/>
          <w:color w:val="000000"/>
          <w:spacing w:val="20"/>
        </w:rPr>
        <w:t>一般性與特定性品質查核作業之內容如表4-4及表4-5所示。</w:t>
      </w:r>
    </w:p>
    <w:p w:rsidRPr="002C2ADC" w:rsidR="00E84357" w:rsidP="7B3F8B99" w:rsidRDefault="00E84357" w14:paraId="2DE403A5" w14:textId="77777777">
      <w:pPr>
        <w:spacing w:line="240" w:lineRule="atLeast"/>
        <w:ind w:left="180" w:leftChars="75" w:firstLine="627" w:firstLineChars="224"/>
        <w:jc w:val="both"/>
        <w:rPr>
          <w:rFonts w:ascii="標楷體" w:hAnsi="標楷體" w:eastAsia="標楷體" w:cs="標楷體"/>
          <w:color w:val="000000"/>
          <w:spacing w:val="20"/>
        </w:rPr>
      </w:pPr>
    </w:p>
    <w:p w:rsidRPr="002C2ADC" w:rsidR="00FC17F9" w:rsidP="7B3F8B99" w:rsidRDefault="680A8ED7" w14:paraId="762C4025" w14:textId="77777777">
      <w:pPr>
        <w:pStyle w:val="a0"/>
        <w:rPr>
          <w:rFonts w:ascii="標楷體" w:hAnsi="標楷體" w:cs="標楷體"/>
        </w:rPr>
      </w:pPr>
      <w:bookmarkStart w:name="_Toc97033158" w:id="135"/>
      <w:bookmarkStart w:name="_Toc97033208" w:id="136"/>
      <w:bookmarkStart w:name="_Toc97033283" w:id="137"/>
      <w:bookmarkStart w:name="_Toc226682810" w:id="138"/>
      <w:r>
        <w:rPr>
          <w:rFonts w:ascii="標楷體" w:hAnsi="標楷體" w:cs="標楷體"/>
        </w:rPr>
        <w:t>一般性品質查核作業內容表</w:t>
      </w:r>
      <w:bookmarkEnd w:id="135"/>
      <w:bookmarkEnd w:id="136"/>
      <w:bookmarkEnd w:id="137"/>
      <w:bookmarkEnd w:id="138"/>
    </w:p>
    <w:tbl>
      <w:tblPr>
        <w:tblW w:w="93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3018"/>
        <w:gridCol w:w="6301"/>
      </w:tblGrid>
      <w:tr w:rsidRPr="002C2ADC" w:rsidR="00B533A2" w:rsidTr="7B3F8B99" w14:paraId="066809B4" w14:textId="77777777">
        <w:trPr>
          <w:trHeight w:val="206"/>
          <w:jc w:val="center"/>
        </w:trPr>
        <w:tc>
          <w:tcPr>
            <w:tcW w:w="3018" w:type="dxa"/>
            <w:tcBorders>
              <w:bottom w:val="double" w:color="auto" w:sz="4" w:space="0"/>
            </w:tcBorders>
            <w:vAlign w:val="center"/>
          </w:tcPr>
          <w:p w:rsidRPr="002C2ADC" w:rsidR="00F63EAB" w:rsidP="7B3F8B99" w:rsidRDefault="680A8ED7" w14:paraId="4FED0E18" w14:textId="77777777">
            <w:pPr>
              <w:pStyle w:val="af2"/>
              <w:snapToGrid w:val="0"/>
              <w:spacing w:after="180" w:afterLines="50" w:line="240" w:lineRule="auto"/>
              <w:ind w:firstLine="0" w:firstLineChars="0"/>
              <w:jc w:val="center"/>
              <w:rPr>
                <w:rFonts w:ascii="標楷體" w:hAnsi="標楷體" w:cs="標楷體"/>
                <w:color w:val="000000"/>
                <w:spacing w:val="0"/>
                <w:kern w:val="2"/>
                <w:sz w:val="24"/>
                <w:szCs w:val="24"/>
              </w:rPr>
            </w:pPr>
            <w:r>
              <w:rPr>
                <w:rFonts w:ascii="標楷體" w:hAnsi="標楷體" w:cs="標楷體"/>
                <w:color w:val="000000"/>
                <w:spacing w:val="0"/>
                <w:kern w:val="2"/>
                <w:sz w:val="24"/>
                <w:szCs w:val="24"/>
              </w:rPr>
              <w:t>盤查作業階段</w:t>
            </w:r>
          </w:p>
        </w:tc>
        <w:tc>
          <w:tcPr>
            <w:tcW w:w="6301" w:type="dxa"/>
            <w:tcBorders>
              <w:bottom w:val="double" w:color="auto" w:sz="4" w:space="0"/>
            </w:tcBorders>
            <w:vAlign w:val="center"/>
          </w:tcPr>
          <w:p w:rsidRPr="002C2ADC" w:rsidR="00F63EAB" w:rsidP="7B3F8B99" w:rsidRDefault="680A8ED7" w14:paraId="738D0E5F" w14:textId="77777777">
            <w:pPr>
              <w:pStyle w:val="af2"/>
              <w:snapToGrid w:val="0"/>
              <w:spacing w:after="180" w:afterLines="50" w:line="240" w:lineRule="auto"/>
              <w:ind w:firstLine="0" w:firstLineChars="0"/>
              <w:jc w:val="center"/>
              <w:rPr>
                <w:rFonts w:ascii="標楷體" w:hAnsi="標楷體" w:cs="標楷體"/>
                <w:color w:val="000000"/>
                <w:spacing w:val="0"/>
                <w:kern w:val="2"/>
                <w:sz w:val="24"/>
                <w:szCs w:val="24"/>
              </w:rPr>
            </w:pPr>
            <w:r>
              <w:rPr>
                <w:rFonts w:ascii="標楷體" w:hAnsi="標楷體" w:cs="標楷體"/>
                <w:color w:val="000000"/>
                <w:spacing w:val="0"/>
                <w:kern w:val="2"/>
                <w:sz w:val="24"/>
                <w:szCs w:val="24"/>
              </w:rPr>
              <w:t>工作內容</w:t>
            </w:r>
          </w:p>
        </w:tc>
      </w:tr>
      <w:tr w:rsidRPr="002C2ADC" w:rsidR="00B533A2" w:rsidTr="7B3F8B99" w14:paraId="6C16B237" w14:textId="77777777">
        <w:trPr>
          <w:jc w:val="center"/>
        </w:trPr>
        <w:tc>
          <w:tcPr>
            <w:tcW w:w="3018" w:type="dxa"/>
            <w:tcBorders>
              <w:top w:val="double" w:color="auto" w:sz="4" w:space="0"/>
            </w:tcBorders>
            <w:vAlign w:val="center"/>
          </w:tcPr>
          <w:p w:rsidRPr="002C2ADC" w:rsidR="00F63EAB" w:rsidP="7B3F8B99" w:rsidRDefault="680A8ED7" w14:paraId="0C0E8DA4" w14:textId="77777777">
            <w:pPr>
              <w:pStyle w:val="af2"/>
              <w:snapToGrid w:val="0"/>
              <w:spacing w:after="180" w:afterLines="50" w:line="240" w:lineRule="atLeast"/>
              <w:ind w:firstLine="0" w:firstLineChars="0"/>
              <w:jc w:val="center"/>
              <w:rPr>
                <w:rFonts w:ascii="標楷體" w:hAnsi="標楷體" w:cs="標楷體"/>
                <w:color w:val="000000"/>
                <w:spacing w:val="0"/>
                <w:kern w:val="2"/>
                <w:sz w:val="24"/>
                <w:szCs w:val="24"/>
              </w:rPr>
            </w:pPr>
            <w:r>
              <w:rPr>
                <w:rFonts w:ascii="標楷體" w:hAnsi="標楷體" w:cs="標楷體"/>
                <w:color w:val="000000"/>
                <w:spacing w:val="0"/>
                <w:kern w:val="2"/>
                <w:sz w:val="24"/>
                <w:szCs w:val="24"/>
              </w:rPr>
              <w:t>數據蒐集、輸入及處理作業</w:t>
            </w:r>
          </w:p>
        </w:tc>
        <w:tc>
          <w:tcPr>
            <w:tcW w:w="6301" w:type="dxa"/>
            <w:tcBorders>
              <w:top w:val="double" w:color="auto" w:sz="4" w:space="0"/>
            </w:tcBorders>
          </w:tcPr>
          <w:p w:rsidRPr="002C2ADC" w:rsidR="00F63EAB" w:rsidP="7B3F8B99" w:rsidRDefault="680A8ED7" w14:paraId="30B8A6F0" w14:textId="77777777">
            <w:pPr>
              <w:pStyle w:val="af2"/>
              <w:numPr>
                <w:ilvl w:val="0"/>
                <w:numId w:val="8"/>
              </w:numPr>
              <w:tabs>
                <w:tab w:val="num" w:pos="217"/>
              </w:tabs>
              <w:snapToGrid w:val="0"/>
              <w:spacing w:line="240" w:lineRule="atLeast"/>
              <w:ind w:firstLine="480"/>
              <w:jc w:val="left"/>
              <w:rPr>
                <w:rFonts w:ascii="標楷體" w:hAnsi="標楷體" w:cs="標楷體"/>
                <w:color w:val="000000"/>
                <w:spacing w:val="0"/>
                <w:kern w:val="2"/>
                <w:sz w:val="24"/>
                <w:szCs w:val="24"/>
              </w:rPr>
            </w:pPr>
            <w:r>
              <w:rPr>
                <w:rFonts w:ascii="標楷體" w:hAnsi="標楷體" w:cs="標楷體"/>
                <w:color w:val="000000"/>
                <w:spacing w:val="0"/>
                <w:kern w:val="2"/>
                <w:sz w:val="24"/>
                <w:szCs w:val="24"/>
              </w:rPr>
              <w:t>檢查輸入數據之抄寫是否錯誤。</w:t>
            </w:r>
          </w:p>
          <w:p w:rsidRPr="002C2ADC" w:rsidR="00F63EAB" w:rsidP="7B3F8B99" w:rsidRDefault="680A8ED7" w14:paraId="40959850" w14:textId="77777777">
            <w:pPr>
              <w:pStyle w:val="af2"/>
              <w:numPr>
                <w:ilvl w:val="0"/>
                <w:numId w:val="8"/>
              </w:numPr>
              <w:tabs>
                <w:tab w:val="num" w:pos="217"/>
              </w:tabs>
              <w:snapToGrid w:val="0"/>
              <w:spacing w:line="240" w:lineRule="atLeast"/>
              <w:ind w:firstLine="480"/>
              <w:jc w:val="left"/>
              <w:rPr>
                <w:rFonts w:ascii="標楷體" w:hAnsi="標楷體" w:cs="標楷體"/>
                <w:color w:val="000000"/>
                <w:spacing w:val="0"/>
                <w:kern w:val="2"/>
                <w:sz w:val="24"/>
                <w:szCs w:val="24"/>
              </w:rPr>
            </w:pPr>
            <w:r>
              <w:rPr>
                <w:rFonts w:ascii="標楷體" w:hAnsi="標楷體" w:cs="標楷體"/>
                <w:color w:val="000000"/>
                <w:spacing w:val="0"/>
                <w:kern w:val="2"/>
                <w:sz w:val="24"/>
                <w:szCs w:val="24"/>
              </w:rPr>
              <w:t>檢查應填寫欄位之完整性，或是否漏填。</w:t>
            </w:r>
          </w:p>
          <w:p w:rsidRPr="002C2ADC" w:rsidR="00F63EAB" w:rsidP="7B3F8B99" w:rsidRDefault="680A8ED7" w14:paraId="02B385D2" w14:textId="77777777">
            <w:pPr>
              <w:pStyle w:val="af2"/>
              <w:numPr>
                <w:ilvl w:val="0"/>
                <w:numId w:val="8"/>
              </w:numPr>
              <w:tabs>
                <w:tab w:val="num" w:pos="217"/>
              </w:tabs>
              <w:snapToGrid w:val="0"/>
              <w:spacing w:line="240" w:lineRule="atLeast"/>
              <w:ind w:firstLine="480"/>
              <w:jc w:val="left"/>
              <w:rPr>
                <w:rFonts w:ascii="標楷體" w:hAnsi="標楷體" w:cs="標楷體"/>
                <w:color w:val="000000"/>
                <w:spacing w:val="0"/>
                <w:kern w:val="2"/>
                <w:sz w:val="24"/>
                <w:szCs w:val="24"/>
              </w:rPr>
            </w:pPr>
            <w:r>
              <w:rPr>
                <w:rFonts w:ascii="標楷體" w:hAnsi="標楷體" w:cs="標楷體"/>
                <w:color w:val="000000"/>
                <w:spacing w:val="0"/>
                <w:kern w:val="2"/>
                <w:sz w:val="24"/>
                <w:szCs w:val="24"/>
              </w:rPr>
              <w:t>確保已執行適當版本之電子檔案控制作業。</w:t>
            </w:r>
          </w:p>
        </w:tc>
      </w:tr>
      <w:tr w:rsidRPr="002C2ADC" w:rsidR="00B533A2" w:rsidTr="7B3F8B99" w14:paraId="38B09F72" w14:textId="77777777">
        <w:trPr>
          <w:jc w:val="center"/>
        </w:trPr>
        <w:tc>
          <w:tcPr>
            <w:tcW w:w="3018" w:type="dxa"/>
            <w:vAlign w:val="center"/>
          </w:tcPr>
          <w:p w:rsidRPr="002C2ADC" w:rsidR="00F63EAB" w:rsidP="7B3F8B99" w:rsidRDefault="680A8ED7" w14:paraId="2DDD0D87" w14:textId="77777777">
            <w:pPr>
              <w:pStyle w:val="af2"/>
              <w:snapToGrid w:val="0"/>
              <w:spacing w:after="180" w:afterLines="50" w:line="240" w:lineRule="atLeast"/>
              <w:ind w:firstLine="0" w:firstLineChars="0"/>
              <w:jc w:val="center"/>
              <w:rPr>
                <w:rFonts w:ascii="標楷體" w:hAnsi="標楷體" w:cs="標楷體"/>
                <w:color w:val="000000"/>
                <w:spacing w:val="0"/>
                <w:kern w:val="2"/>
                <w:sz w:val="24"/>
                <w:szCs w:val="24"/>
              </w:rPr>
            </w:pPr>
            <w:r>
              <w:rPr>
                <w:rFonts w:ascii="標楷體" w:hAnsi="標楷體" w:cs="標楷體"/>
                <w:color w:val="000000"/>
                <w:spacing w:val="0"/>
                <w:kern w:val="2"/>
                <w:sz w:val="24"/>
                <w:szCs w:val="24"/>
              </w:rPr>
              <w:t>數據建檔</w:t>
            </w:r>
          </w:p>
        </w:tc>
        <w:tc>
          <w:tcPr>
            <w:tcW w:w="6301" w:type="dxa"/>
          </w:tcPr>
          <w:p w:rsidRPr="002C2ADC" w:rsidR="00F63EAB" w:rsidP="7B3F8B99" w:rsidRDefault="680A8ED7" w14:paraId="727C8BF0" w14:textId="77777777">
            <w:pPr>
              <w:pStyle w:val="af2"/>
              <w:numPr>
                <w:ilvl w:val="0"/>
                <w:numId w:val="7"/>
              </w:numPr>
              <w:tabs>
                <w:tab w:val="num" w:pos="217"/>
              </w:tabs>
              <w:snapToGrid w:val="0"/>
              <w:spacing w:line="240" w:lineRule="atLeast"/>
              <w:ind w:firstLine="480"/>
              <w:rPr>
                <w:rFonts w:ascii="標楷體" w:hAnsi="標楷體" w:cs="標楷體"/>
                <w:color w:val="000000"/>
                <w:spacing w:val="0"/>
                <w:kern w:val="2"/>
                <w:sz w:val="24"/>
                <w:szCs w:val="24"/>
              </w:rPr>
            </w:pPr>
            <w:r>
              <w:rPr>
                <w:rFonts w:ascii="標楷體" w:hAnsi="標楷體" w:cs="標楷體"/>
                <w:color w:val="000000"/>
                <w:spacing w:val="0"/>
                <w:kern w:val="2"/>
                <w:sz w:val="24"/>
                <w:szCs w:val="24"/>
              </w:rPr>
              <w:t>確認表格中全部一級數據，包括參考數據之資料來源。</w:t>
            </w:r>
          </w:p>
          <w:p w:rsidRPr="002C2ADC" w:rsidR="00F63EAB" w:rsidP="7B3F8B99" w:rsidRDefault="680A8ED7" w14:paraId="38713A08" w14:textId="77777777">
            <w:pPr>
              <w:pStyle w:val="af2"/>
              <w:numPr>
                <w:ilvl w:val="0"/>
                <w:numId w:val="7"/>
              </w:numPr>
              <w:tabs>
                <w:tab w:val="num" w:pos="217"/>
              </w:tabs>
              <w:snapToGrid w:val="0"/>
              <w:spacing w:line="240" w:lineRule="atLeast"/>
              <w:ind w:firstLine="480"/>
              <w:rPr>
                <w:rFonts w:ascii="標楷體" w:hAnsi="標楷體" w:cs="標楷體"/>
                <w:color w:val="000000"/>
                <w:spacing w:val="0"/>
                <w:kern w:val="2"/>
                <w:sz w:val="24"/>
                <w:szCs w:val="24"/>
              </w:rPr>
            </w:pPr>
            <w:r>
              <w:rPr>
                <w:rFonts w:ascii="標楷體" w:hAnsi="標楷體" w:cs="標楷體"/>
                <w:color w:val="000000"/>
                <w:spacing w:val="0"/>
                <w:kern w:val="2"/>
                <w:sz w:val="24"/>
                <w:szCs w:val="24"/>
              </w:rPr>
              <w:t>檢查引用之文獻均已建檔。</w:t>
            </w:r>
          </w:p>
          <w:p w:rsidRPr="002C2ADC" w:rsidR="00F63EAB" w:rsidP="7B3F8B99" w:rsidRDefault="680A8ED7" w14:paraId="1B1EE26A" w14:textId="77777777">
            <w:pPr>
              <w:pStyle w:val="af2"/>
              <w:numPr>
                <w:ilvl w:val="0"/>
                <w:numId w:val="7"/>
              </w:numPr>
              <w:tabs>
                <w:tab w:val="num" w:pos="217"/>
              </w:tabs>
              <w:snapToGrid w:val="0"/>
              <w:spacing w:line="240" w:lineRule="atLeast"/>
              <w:ind w:firstLine="480"/>
              <w:rPr>
                <w:rFonts w:ascii="標楷體" w:hAnsi="標楷體" w:cs="標楷體"/>
                <w:color w:val="000000"/>
                <w:spacing w:val="0"/>
                <w:kern w:val="2"/>
                <w:sz w:val="24"/>
                <w:szCs w:val="24"/>
              </w:rPr>
            </w:pPr>
            <w:r>
              <w:rPr>
                <w:rFonts w:ascii="標楷體" w:hAnsi="標楷體" w:cs="標楷體"/>
                <w:color w:val="000000"/>
                <w:spacing w:val="0"/>
                <w:kern w:val="2"/>
                <w:sz w:val="24"/>
                <w:szCs w:val="24"/>
              </w:rPr>
              <w:t>檢查應用於下列項目之選定假設與準則均已建檔：邊界、基準年、量化方法、活動數據、排放係數及其它參數。</w:t>
            </w:r>
          </w:p>
          <w:p w:rsidRPr="002C2ADC" w:rsidR="00F63EAB" w:rsidP="7B3F8B99" w:rsidRDefault="680A8ED7" w14:paraId="573AE76C" w14:textId="77777777">
            <w:pPr>
              <w:pStyle w:val="af2"/>
              <w:numPr>
                <w:ilvl w:val="0"/>
                <w:numId w:val="7"/>
              </w:numPr>
              <w:tabs>
                <w:tab w:val="num" w:pos="217"/>
              </w:tabs>
              <w:snapToGrid w:val="0"/>
              <w:spacing w:line="240" w:lineRule="atLeast"/>
              <w:ind w:firstLine="480"/>
              <w:rPr>
                <w:rFonts w:ascii="標楷體" w:hAnsi="標楷體" w:cs="標楷體"/>
                <w:color w:val="000000"/>
                <w:spacing w:val="0"/>
                <w:kern w:val="2"/>
                <w:sz w:val="24"/>
                <w:szCs w:val="24"/>
              </w:rPr>
            </w:pPr>
            <w:r>
              <w:rPr>
                <w:rFonts w:ascii="標楷體" w:hAnsi="標楷體" w:cs="標楷體"/>
                <w:color w:val="000000"/>
                <w:spacing w:val="0"/>
                <w:kern w:val="2"/>
                <w:sz w:val="24"/>
                <w:szCs w:val="24"/>
              </w:rPr>
              <w:t>檢查術數或方法的改變已建檔。</w:t>
            </w:r>
          </w:p>
        </w:tc>
      </w:tr>
      <w:tr w:rsidRPr="002C2ADC" w:rsidR="00B533A2" w:rsidTr="7B3F8B99" w14:paraId="39F0FEB2" w14:textId="77777777">
        <w:trPr>
          <w:jc w:val="center"/>
        </w:trPr>
        <w:tc>
          <w:tcPr>
            <w:tcW w:w="3018" w:type="dxa"/>
            <w:vAlign w:val="center"/>
          </w:tcPr>
          <w:p w:rsidRPr="002C2ADC" w:rsidR="00F63EAB" w:rsidP="7B3F8B99" w:rsidRDefault="680A8ED7" w14:paraId="7FE3FFCD" w14:textId="77777777">
            <w:pPr>
              <w:pStyle w:val="af2"/>
              <w:snapToGrid w:val="0"/>
              <w:spacing w:after="180" w:afterLines="50" w:line="240" w:lineRule="atLeast"/>
              <w:ind w:firstLine="0" w:firstLineChars="0"/>
              <w:jc w:val="center"/>
              <w:rPr>
                <w:rFonts w:ascii="標楷體" w:hAnsi="標楷體" w:cs="標楷體"/>
                <w:color w:val="000000"/>
                <w:spacing w:val="0"/>
                <w:kern w:val="2"/>
                <w:sz w:val="24"/>
                <w:szCs w:val="24"/>
              </w:rPr>
            </w:pPr>
            <w:r>
              <w:rPr>
                <w:rFonts w:ascii="標楷體" w:hAnsi="標楷體" w:cs="標楷體"/>
                <w:color w:val="000000"/>
                <w:spacing w:val="0"/>
                <w:kern w:val="2"/>
                <w:sz w:val="24"/>
                <w:szCs w:val="24"/>
              </w:rPr>
              <w:t>計算排放與檢查計算</w:t>
            </w:r>
          </w:p>
        </w:tc>
        <w:tc>
          <w:tcPr>
            <w:tcW w:w="6301" w:type="dxa"/>
          </w:tcPr>
          <w:p w:rsidRPr="002C2ADC" w:rsidR="00F63EAB" w:rsidP="7B3F8B99" w:rsidRDefault="680A8ED7" w14:paraId="6F22C4F3" w14:textId="77777777">
            <w:pPr>
              <w:pStyle w:val="af2"/>
              <w:numPr>
                <w:ilvl w:val="0"/>
                <w:numId w:val="6"/>
              </w:numPr>
              <w:tabs>
                <w:tab w:val="num" w:pos="217"/>
              </w:tabs>
              <w:snapToGrid w:val="0"/>
              <w:spacing w:line="240" w:lineRule="atLeast"/>
              <w:ind w:firstLine="480"/>
              <w:rPr>
                <w:rFonts w:ascii="標楷體" w:hAnsi="標楷體" w:cs="標楷體"/>
                <w:color w:val="000000"/>
                <w:spacing w:val="0"/>
                <w:kern w:val="2"/>
                <w:sz w:val="24"/>
                <w:szCs w:val="24"/>
              </w:rPr>
            </w:pPr>
            <w:r>
              <w:rPr>
                <w:rFonts w:ascii="標楷體" w:hAnsi="標楷體" w:cs="標楷體"/>
                <w:color w:val="000000"/>
                <w:spacing w:val="0"/>
                <w:kern w:val="2"/>
                <w:sz w:val="24"/>
                <w:szCs w:val="24"/>
              </w:rPr>
              <w:t>檢查排放單位、參數及轉換係數是否已適度標示。</w:t>
            </w:r>
          </w:p>
          <w:p w:rsidRPr="002C2ADC" w:rsidR="00F63EAB" w:rsidP="7B3F8B99" w:rsidRDefault="680A8ED7" w14:paraId="2B13E6DB" w14:textId="77777777">
            <w:pPr>
              <w:pStyle w:val="af2"/>
              <w:numPr>
                <w:ilvl w:val="0"/>
                <w:numId w:val="6"/>
              </w:numPr>
              <w:tabs>
                <w:tab w:val="num" w:pos="217"/>
              </w:tabs>
              <w:snapToGrid w:val="0"/>
              <w:spacing w:line="240" w:lineRule="atLeast"/>
              <w:ind w:firstLine="480"/>
              <w:rPr>
                <w:rFonts w:ascii="標楷體" w:hAnsi="標楷體" w:cs="標楷體"/>
                <w:color w:val="000000"/>
                <w:spacing w:val="0"/>
                <w:kern w:val="2"/>
                <w:sz w:val="24"/>
                <w:szCs w:val="24"/>
              </w:rPr>
            </w:pPr>
            <w:r>
              <w:rPr>
                <w:rFonts w:ascii="標楷體" w:hAnsi="標楷體" w:cs="標楷體"/>
                <w:color w:val="000000"/>
                <w:spacing w:val="0"/>
                <w:kern w:val="2"/>
                <w:sz w:val="24"/>
                <w:szCs w:val="24"/>
              </w:rPr>
              <w:t>檢查計算過程中，單位是否適度標示及正確使用。</w:t>
            </w:r>
          </w:p>
          <w:p w:rsidRPr="002C2ADC" w:rsidR="00F63EAB" w:rsidP="7B3F8B99" w:rsidRDefault="680A8ED7" w14:paraId="349508BE" w14:textId="77777777">
            <w:pPr>
              <w:pStyle w:val="af2"/>
              <w:numPr>
                <w:ilvl w:val="0"/>
                <w:numId w:val="6"/>
              </w:numPr>
              <w:tabs>
                <w:tab w:val="num" w:pos="217"/>
              </w:tabs>
              <w:snapToGrid w:val="0"/>
              <w:spacing w:line="240" w:lineRule="atLeast"/>
              <w:ind w:firstLine="480"/>
              <w:rPr>
                <w:rFonts w:ascii="標楷體" w:hAnsi="標楷體" w:cs="標楷體"/>
                <w:color w:val="000000"/>
                <w:spacing w:val="0"/>
                <w:kern w:val="2"/>
                <w:sz w:val="24"/>
                <w:szCs w:val="24"/>
              </w:rPr>
            </w:pPr>
            <w:r>
              <w:rPr>
                <w:rFonts w:ascii="標楷體" w:hAnsi="標楷體" w:cs="標楷體"/>
                <w:color w:val="000000"/>
                <w:spacing w:val="0"/>
                <w:kern w:val="2"/>
                <w:sz w:val="24"/>
                <w:szCs w:val="24"/>
              </w:rPr>
              <w:t>檢查轉換係數。</w:t>
            </w:r>
          </w:p>
          <w:p w:rsidRPr="002C2ADC" w:rsidR="00F63EAB" w:rsidP="7B3F8B99" w:rsidRDefault="680A8ED7" w14:paraId="354FDA30" w14:textId="77777777">
            <w:pPr>
              <w:pStyle w:val="af2"/>
              <w:numPr>
                <w:ilvl w:val="0"/>
                <w:numId w:val="6"/>
              </w:numPr>
              <w:tabs>
                <w:tab w:val="num" w:pos="217"/>
              </w:tabs>
              <w:snapToGrid w:val="0"/>
              <w:spacing w:line="240" w:lineRule="atLeast"/>
              <w:ind w:firstLine="480"/>
              <w:rPr>
                <w:rFonts w:ascii="標楷體" w:hAnsi="標楷體" w:cs="標楷體"/>
                <w:color w:val="000000"/>
                <w:spacing w:val="0"/>
                <w:kern w:val="2"/>
                <w:sz w:val="24"/>
                <w:szCs w:val="24"/>
              </w:rPr>
            </w:pPr>
            <w:r>
              <w:rPr>
                <w:rFonts w:ascii="標楷體" w:hAnsi="標楷體" w:cs="標楷體"/>
                <w:color w:val="000000"/>
                <w:spacing w:val="0"/>
                <w:kern w:val="2"/>
                <w:sz w:val="24"/>
                <w:szCs w:val="24"/>
              </w:rPr>
              <w:t>檢查盤查表格中數據處理步驟。檢查表格中輸入數據與演算數據，應有明顯區分。</w:t>
            </w:r>
          </w:p>
          <w:p w:rsidRPr="002C2ADC" w:rsidR="00F63EAB" w:rsidP="7B3F8B99" w:rsidRDefault="680A8ED7" w14:paraId="37BCBD0A" w14:textId="77777777">
            <w:pPr>
              <w:pStyle w:val="af2"/>
              <w:numPr>
                <w:ilvl w:val="0"/>
                <w:numId w:val="6"/>
              </w:numPr>
              <w:tabs>
                <w:tab w:val="num" w:pos="217"/>
              </w:tabs>
              <w:snapToGrid w:val="0"/>
              <w:spacing w:line="240" w:lineRule="atLeast"/>
              <w:ind w:firstLine="480"/>
              <w:rPr>
                <w:rFonts w:ascii="標楷體" w:hAnsi="標楷體" w:cs="標楷體"/>
                <w:color w:val="000000"/>
                <w:spacing w:val="0"/>
                <w:kern w:val="2"/>
                <w:sz w:val="24"/>
                <w:szCs w:val="24"/>
              </w:rPr>
            </w:pPr>
            <w:r>
              <w:rPr>
                <w:rFonts w:ascii="標楷體" w:hAnsi="標楷體" w:cs="標楷體"/>
                <w:color w:val="000000"/>
                <w:spacing w:val="0"/>
                <w:kern w:val="2"/>
                <w:sz w:val="24"/>
                <w:szCs w:val="24"/>
              </w:rPr>
              <w:t>檢查計算的代表性樣本，如前三大排放源。</w:t>
            </w:r>
          </w:p>
          <w:p w:rsidRPr="002C2ADC" w:rsidR="00F63EAB" w:rsidP="7B3F8B99" w:rsidRDefault="680A8ED7" w14:paraId="0A26CFB0" w14:textId="77777777">
            <w:pPr>
              <w:pStyle w:val="af2"/>
              <w:numPr>
                <w:ilvl w:val="0"/>
                <w:numId w:val="6"/>
              </w:numPr>
              <w:tabs>
                <w:tab w:val="num" w:pos="217"/>
              </w:tabs>
              <w:snapToGrid w:val="0"/>
              <w:spacing w:line="240" w:lineRule="atLeast"/>
              <w:ind w:firstLine="480"/>
              <w:rPr>
                <w:rFonts w:ascii="標楷體" w:hAnsi="標楷體" w:cs="標楷體"/>
                <w:color w:val="000000"/>
                <w:spacing w:val="0"/>
                <w:kern w:val="2"/>
                <w:sz w:val="24"/>
                <w:szCs w:val="24"/>
              </w:rPr>
            </w:pPr>
            <w:r>
              <w:rPr>
                <w:rFonts w:ascii="標楷體" w:hAnsi="標楷體" w:cs="標楷體"/>
                <w:color w:val="000000"/>
                <w:spacing w:val="0"/>
                <w:kern w:val="2"/>
                <w:sz w:val="24"/>
                <w:szCs w:val="24"/>
              </w:rPr>
              <w:t>以簡要的算法檢查量化結果是否正確。</w:t>
            </w:r>
          </w:p>
          <w:p w:rsidRPr="002C2ADC" w:rsidR="00F63EAB" w:rsidP="7B3F8B99" w:rsidRDefault="680A8ED7" w14:paraId="2E71F4F3" w14:textId="77777777">
            <w:pPr>
              <w:pStyle w:val="af2"/>
              <w:numPr>
                <w:ilvl w:val="0"/>
                <w:numId w:val="6"/>
              </w:numPr>
              <w:tabs>
                <w:tab w:val="num" w:pos="217"/>
              </w:tabs>
              <w:snapToGrid w:val="0"/>
              <w:spacing w:line="240" w:lineRule="atLeast"/>
              <w:ind w:firstLine="480"/>
              <w:rPr>
                <w:rFonts w:ascii="標楷體" w:hAnsi="標楷體" w:cs="標楷體"/>
                <w:color w:val="000000"/>
                <w:spacing w:val="0"/>
                <w:kern w:val="2"/>
                <w:sz w:val="24"/>
                <w:szCs w:val="24"/>
              </w:rPr>
            </w:pPr>
            <w:r>
              <w:rPr>
                <w:rFonts w:ascii="標楷體" w:hAnsi="標楷體" w:cs="標楷體"/>
                <w:color w:val="000000"/>
                <w:spacing w:val="0"/>
                <w:kern w:val="2"/>
                <w:sz w:val="24"/>
                <w:szCs w:val="24"/>
              </w:rPr>
              <w:t>檢查不同排放源類別數據加總。</w:t>
            </w:r>
          </w:p>
          <w:p w:rsidRPr="002C2ADC" w:rsidR="00F63EAB" w:rsidP="7B3F8B99" w:rsidRDefault="680A8ED7" w14:paraId="22357BD0" w14:textId="77777777">
            <w:pPr>
              <w:pStyle w:val="af2"/>
              <w:numPr>
                <w:ilvl w:val="0"/>
                <w:numId w:val="6"/>
              </w:numPr>
              <w:tabs>
                <w:tab w:val="num" w:pos="217"/>
              </w:tabs>
              <w:snapToGrid w:val="0"/>
              <w:spacing w:line="240" w:lineRule="atLeast"/>
              <w:ind w:firstLine="480"/>
              <w:rPr>
                <w:rFonts w:ascii="標楷體" w:hAnsi="標楷體" w:cs="標楷體"/>
                <w:color w:val="000000"/>
                <w:spacing w:val="0"/>
                <w:kern w:val="2"/>
                <w:sz w:val="24"/>
                <w:szCs w:val="24"/>
              </w:rPr>
            </w:pPr>
            <w:r>
              <w:rPr>
                <w:rFonts w:ascii="標楷體" w:hAnsi="標楷體" w:cs="標楷體"/>
                <w:color w:val="000000"/>
                <w:spacing w:val="0"/>
                <w:kern w:val="2"/>
                <w:sz w:val="24"/>
                <w:szCs w:val="24"/>
              </w:rPr>
              <w:t>檢查不同時間與年度間，排放量量化輸入與計算的一致性。</w:t>
            </w:r>
          </w:p>
        </w:tc>
      </w:tr>
    </w:tbl>
    <w:p w:rsidR="00ED619E" w:rsidP="00ED619E" w:rsidRDefault="00ED619E" w14:paraId="62431CDC" w14:textId="77777777">
      <w:pPr>
        <w:pStyle w:val="a0"/>
        <w:numPr>
          <w:ilvl w:val="0"/>
          <w:numId w:val="0"/>
        </w:numPr>
      </w:pPr>
    </w:p>
    <w:p w:rsidRPr="002C2ADC" w:rsidR="00F63EAB" w:rsidP="7B3F8B99" w:rsidRDefault="680A8ED7" w14:paraId="44C36C43" w14:textId="77777777">
      <w:pPr>
        <w:pStyle w:val="a0"/>
        <w:rPr>
          <w:rFonts w:ascii="標楷體" w:hAnsi="標楷體" w:cs="標楷體"/>
        </w:rPr>
      </w:pPr>
      <w:bookmarkStart w:name="_Toc97033159" w:id="139"/>
      <w:bookmarkStart w:name="_Toc97033209" w:id="140"/>
      <w:bookmarkStart w:name="_Toc97033284" w:id="141"/>
      <w:bookmarkStart w:name="_Toc226682811" w:id="142"/>
      <w:r>
        <w:rPr>
          <w:rFonts w:ascii="標楷體" w:hAnsi="標楷體" w:cs="標楷體"/>
        </w:rPr>
        <w:t>特定性品質查核作業內容表</w:t>
      </w:r>
      <w:bookmarkEnd w:id="139"/>
      <w:bookmarkEnd w:id="140"/>
      <w:bookmarkEnd w:id="141"/>
      <w:bookmarkEnd w:id="142"/>
    </w:p>
    <w:tbl>
      <w:tblPr>
        <w:tblW w:w="944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2990"/>
        <w:gridCol w:w="6451"/>
      </w:tblGrid>
      <w:tr w:rsidRPr="002C2ADC" w:rsidR="00B533A2" w:rsidTr="7B3F8B99" w14:paraId="6EB1EE38" w14:textId="77777777">
        <w:trPr>
          <w:trHeight w:val="50"/>
          <w:jc w:val="center"/>
        </w:trPr>
        <w:tc>
          <w:tcPr>
            <w:tcW w:w="2990" w:type="dxa"/>
            <w:tcBorders>
              <w:bottom w:val="double" w:color="auto" w:sz="4" w:space="0"/>
            </w:tcBorders>
            <w:vAlign w:val="center"/>
          </w:tcPr>
          <w:p w:rsidRPr="002C2ADC" w:rsidR="00F63EAB" w:rsidP="7B3F8B99" w:rsidRDefault="680A8ED7" w14:paraId="56CDE980" w14:textId="77777777">
            <w:pPr>
              <w:pStyle w:val="af2"/>
              <w:snapToGrid w:val="0"/>
              <w:spacing w:after="180" w:afterLines="50" w:line="240" w:lineRule="atLeast"/>
              <w:ind w:firstLine="0" w:firstLineChars="0"/>
              <w:jc w:val="center"/>
              <w:rPr>
                <w:rFonts w:ascii="標楷體" w:hAnsi="標楷體" w:cs="標楷體"/>
                <w:color w:val="000000"/>
                <w:spacing w:val="0"/>
                <w:kern w:val="2"/>
                <w:sz w:val="24"/>
                <w:szCs w:val="24"/>
              </w:rPr>
            </w:pPr>
            <w:r>
              <w:rPr>
                <w:rFonts w:ascii="標楷體" w:hAnsi="標楷體" w:cs="標楷體"/>
                <w:color w:val="000000"/>
                <w:spacing w:val="0"/>
                <w:kern w:val="2"/>
                <w:sz w:val="24"/>
                <w:szCs w:val="24"/>
              </w:rPr>
              <w:t>盤查類型</w:t>
            </w:r>
          </w:p>
        </w:tc>
        <w:tc>
          <w:tcPr>
            <w:tcW w:w="6451" w:type="dxa"/>
            <w:tcBorders>
              <w:bottom w:val="double" w:color="auto" w:sz="4" w:space="0"/>
            </w:tcBorders>
            <w:vAlign w:val="center"/>
          </w:tcPr>
          <w:p w:rsidRPr="002C2ADC" w:rsidR="00F63EAB" w:rsidP="7B3F8B99" w:rsidRDefault="680A8ED7" w14:paraId="3916E9C0" w14:textId="77777777">
            <w:pPr>
              <w:pStyle w:val="af2"/>
              <w:snapToGrid w:val="0"/>
              <w:spacing w:after="180" w:afterLines="50" w:line="240" w:lineRule="atLeast"/>
              <w:ind w:firstLine="0" w:firstLineChars="0"/>
              <w:jc w:val="center"/>
              <w:rPr>
                <w:rFonts w:ascii="標楷體" w:hAnsi="標楷體" w:cs="標楷體"/>
                <w:color w:val="000000"/>
                <w:spacing w:val="0"/>
                <w:kern w:val="2"/>
                <w:sz w:val="24"/>
                <w:szCs w:val="24"/>
              </w:rPr>
            </w:pPr>
            <w:r>
              <w:rPr>
                <w:rFonts w:ascii="標楷體" w:hAnsi="標楷體" w:cs="標楷體"/>
                <w:color w:val="000000"/>
                <w:spacing w:val="0"/>
                <w:kern w:val="2"/>
                <w:sz w:val="24"/>
                <w:szCs w:val="24"/>
              </w:rPr>
              <w:t>工作重點</w:t>
            </w:r>
          </w:p>
        </w:tc>
      </w:tr>
      <w:tr w:rsidRPr="002C2ADC" w:rsidR="00B533A2" w:rsidTr="7B3F8B99" w14:paraId="5CB8A44F" w14:textId="77777777">
        <w:trPr>
          <w:jc w:val="center"/>
        </w:trPr>
        <w:tc>
          <w:tcPr>
            <w:tcW w:w="2990" w:type="dxa"/>
            <w:tcBorders>
              <w:top w:val="double" w:color="auto" w:sz="4" w:space="0"/>
            </w:tcBorders>
            <w:vAlign w:val="center"/>
          </w:tcPr>
          <w:p w:rsidRPr="002C2ADC" w:rsidR="00F63EAB" w:rsidP="7B3F8B99" w:rsidRDefault="680A8ED7" w14:paraId="0DE7D758" w14:textId="77777777">
            <w:pPr>
              <w:pStyle w:val="af2"/>
              <w:snapToGrid w:val="0"/>
              <w:spacing w:after="180" w:afterLines="50" w:line="240" w:lineRule="atLeast"/>
              <w:ind w:firstLine="0" w:firstLineChars="0"/>
              <w:jc w:val="center"/>
              <w:rPr>
                <w:rFonts w:ascii="標楷體" w:hAnsi="標楷體" w:cs="標楷體"/>
                <w:color w:val="000000"/>
                <w:spacing w:val="0"/>
                <w:kern w:val="2"/>
                <w:sz w:val="24"/>
                <w:szCs w:val="24"/>
              </w:rPr>
            </w:pPr>
            <w:r>
              <w:rPr>
                <w:rFonts w:ascii="標楷體" w:hAnsi="標楷體" w:cs="標楷體"/>
                <w:color w:val="000000"/>
                <w:spacing w:val="0"/>
                <w:kern w:val="2"/>
                <w:sz w:val="24"/>
                <w:szCs w:val="24"/>
              </w:rPr>
              <w:t>排放係數及其他參數</w:t>
            </w:r>
          </w:p>
        </w:tc>
        <w:tc>
          <w:tcPr>
            <w:tcW w:w="6451" w:type="dxa"/>
            <w:tcBorders>
              <w:top w:val="double" w:color="auto" w:sz="4" w:space="0"/>
            </w:tcBorders>
          </w:tcPr>
          <w:p w:rsidRPr="002C2ADC" w:rsidR="00F63EAB" w:rsidP="7B3F8B99" w:rsidRDefault="680A8ED7" w14:paraId="0DB648E5" w14:textId="77777777">
            <w:pPr>
              <w:pStyle w:val="af2"/>
              <w:numPr>
                <w:ilvl w:val="0"/>
                <w:numId w:val="5"/>
              </w:numPr>
              <w:tabs>
                <w:tab w:val="num" w:pos="217"/>
              </w:tabs>
              <w:snapToGrid w:val="0"/>
              <w:spacing w:line="240" w:lineRule="atLeast"/>
              <w:ind w:firstLine="480"/>
              <w:rPr>
                <w:rFonts w:ascii="標楷體" w:hAnsi="標楷體" w:cs="標楷體"/>
                <w:color w:val="000000"/>
                <w:spacing w:val="0"/>
                <w:kern w:val="2"/>
                <w:sz w:val="24"/>
                <w:szCs w:val="24"/>
              </w:rPr>
            </w:pPr>
            <w:r>
              <w:rPr>
                <w:rFonts w:ascii="標楷體" w:hAnsi="標楷體" w:cs="標楷體"/>
                <w:color w:val="000000"/>
                <w:spacing w:val="0"/>
                <w:kern w:val="2"/>
                <w:sz w:val="24"/>
                <w:szCs w:val="24"/>
              </w:rPr>
              <w:t>排放係數及其他參數之引用是否適切。</w:t>
            </w:r>
          </w:p>
          <w:p w:rsidRPr="002C2ADC" w:rsidR="00F63EAB" w:rsidP="7B3F8B99" w:rsidRDefault="680A8ED7" w14:paraId="4D2D19F2" w14:textId="77777777">
            <w:pPr>
              <w:pStyle w:val="af2"/>
              <w:numPr>
                <w:ilvl w:val="0"/>
                <w:numId w:val="5"/>
              </w:numPr>
              <w:tabs>
                <w:tab w:val="num" w:pos="217"/>
              </w:tabs>
              <w:snapToGrid w:val="0"/>
              <w:spacing w:line="240" w:lineRule="atLeast"/>
              <w:ind w:firstLine="480"/>
              <w:rPr>
                <w:rFonts w:ascii="標楷體" w:hAnsi="標楷體" w:cs="標楷體"/>
                <w:color w:val="000000"/>
                <w:spacing w:val="0"/>
                <w:kern w:val="2"/>
                <w:sz w:val="24"/>
                <w:szCs w:val="24"/>
              </w:rPr>
            </w:pPr>
            <w:r>
              <w:rPr>
                <w:rFonts w:ascii="標楷體" w:hAnsi="標楷體" w:cs="標楷體"/>
                <w:color w:val="000000"/>
                <w:spacing w:val="0"/>
                <w:kern w:val="2"/>
                <w:sz w:val="24"/>
                <w:szCs w:val="24"/>
              </w:rPr>
              <w:t>係數或參數與活動數據之單位是否吻合。</w:t>
            </w:r>
          </w:p>
          <w:p w:rsidRPr="002C2ADC" w:rsidR="00F63EAB" w:rsidP="7B3F8B99" w:rsidRDefault="680A8ED7" w14:paraId="782C6BD3" w14:textId="77777777">
            <w:pPr>
              <w:pStyle w:val="af2"/>
              <w:numPr>
                <w:ilvl w:val="0"/>
                <w:numId w:val="5"/>
              </w:numPr>
              <w:tabs>
                <w:tab w:val="num" w:pos="217"/>
              </w:tabs>
              <w:snapToGrid w:val="0"/>
              <w:spacing w:line="240" w:lineRule="atLeast"/>
              <w:ind w:firstLine="480"/>
              <w:rPr>
                <w:rFonts w:ascii="標楷體" w:hAnsi="標楷體" w:cs="標楷體"/>
                <w:color w:val="000000"/>
                <w:spacing w:val="0"/>
                <w:kern w:val="2"/>
                <w:sz w:val="24"/>
                <w:szCs w:val="24"/>
              </w:rPr>
            </w:pPr>
            <w:r>
              <w:rPr>
                <w:rFonts w:ascii="標楷體" w:hAnsi="標楷體" w:cs="標楷體"/>
                <w:color w:val="000000"/>
                <w:spacing w:val="0"/>
                <w:kern w:val="2"/>
                <w:sz w:val="24"/>
                <w:szCs w:val="24"/>
              </w:rPr>
              <w:t>單位轉換因子是否正確。</w:t>
            </w:r>
          </w:p>
        </w:tc>
      </w:tr>
      <w:tr w:rsidRPr="002C2ADC" w:rsidR="00B533A2" w:rsidTr="7B3F8B99" w14:paraId="7811B1FC" w14:textId="77777777">
        <w:trPr>
          <w:jc w:val="center"/>
        </w:trPr>
        <w:tc>
          <w:tcPr>
            <w:tcW w:w="2990" w:type="dxa"/>
            <w:vAlign w:val="center"/>
          </w:tcPr>
          <w:p w:rsidRPr="002C2ADC" w:rsidR="00F63EAB" w:rsidP="7B3F8B99" w:rsidRDefault="680A8ED7" w14:paraId="3879A0C9" w14:textId="77777777">
            <w:pPr>
              <w:pStyle w:val="af2"/>
              <w:snapToGrid w:val="0"/>
              <w:spacing w:after="180" w:afterLines="50" w:line="240" w:lineRule="atLeast"/>
              <w:ind w:firstLine="0" w:firstLineChars="0"/>
              <w:jc w:val="center"/>
              <w:rPr>
                <w:rFonts w:ascii="標楷體" w:hAnsi="標楷體" w:cs="標楷體"/>
                <w:color w:val="000000"/>
                <w:spacing w:val="0"/>
                <w:kern w:val="2"/>
                <w:sz w:val="24"/>
                <w:szCs w:val="24"/>
              </w:rPr>
            </w:pPr>
            <w:r>
              <w:rPr>
                <w:rFonts w:ascii="標楷體" w:hAnsi="標楷體" w:cs="標楷體"/>
                <w:color w:val="000000"/>
                <w:spacing w:val="0"/>
                <w:kern w:val="2"/>
                <w:sz w:val="24"/>
                <w:szCs w:val="24"/>
              </w:rPr>
              <w:t>活動數據</w:t>
            </w:r>
          </w:p>
        </w:tc>
        <w:tc>
          <w:tcPr>
            <w:tcW w:w="6451" w:type="dxa"/>
          </w:tcPr>
          <w:p w:rsidRPr="002C2ADC" w:rsidR="00F63EAB" w:rsidP="7B3F8B99" w:rsidRDefault="680A8ED7" w14:paraId="4B606917" w14:textId="77777777">
            <w:pPr>
              <w:pStyle w:val="af2"/>
              <w:numPr>
                <w:ilvl w:val="0"/>
                <w:numId w:val="4"/>
              </w:numPr>
              <w:tabs>
                <w:tab w:val="num" w:pos="217"/>
              </w:tabs>
              <w:snapToGrid w:val="0"/>
              <w:spacing w:line="240" w:lineRule="atLeast"/>
              <w:ind w:firstLine="480"/>
              <w:rPr>
                <w:rFonts w:ascii="標楷體" w:hAnsi="標楷體" w:cs="標楷體"/>
                <w:color w:val="000000"/>
                <w:spacing w:val="0"/>
                <w:kern w:val="2"/>
                <w:sz w:val="24"/>
                <w:szCs w:val="24"/>
              </w:rPr>
            </w:pPr>
            <w:r>
              <w:rPr>
                <w:rFonts w:ascii="標楷體" w:hAnsi="標楷體" w:cs="標楷體"/>
                <w:color w:val="000000"/>
                <w:spacing w:val="0"/>
                <w:kern w:val="2"/>
                <w:sz w:val="24"/>
                <w:szCs w:val="24"/>
              </w:rPr>
              <w:t>數據蒐集作業是否具延續性</w:t>
            </w:r>
            <w:r>
              <w:rPr>
                <w:rFonts w:ascii="標楷體" w:hAnsi="標楷體" w:cs="標楷體"/>
                <w:sz w:val="24"/>
                <w:szCs w:val="24"/>
              </w:rPr>
              <w:t>（</w:t>
            </w:r>
            <w:r>
              <w:rPr>
                <w:rFonts w:ascii="標楷體" w:hAnsi="標楷體" w:cs="標楷體"/>
                <w:color w:val="000000"/>
                <w:spacing w:val="0"/>
                <w:kern w:val="2"/>
                <w:sz w:val="24"/>
                <w:szCs w:val="24"/>
              </w:rPr>
              <w:t>沒有間斷</w:t>
            </w:r>
            <w:r>
              <w:rPr>
                <w:rFonts w:ascii="標楷體" w:hAnsi="標楷體" w:cs="標楷體"/>
                <w:sz w:val="24"/>
                <w:szCs w:val="24"/>
              </w:rPr>
              <w:t>）</w:t>
            </w:r>
            <w:r>
              <w:rPr>
                <w:rFonts w:ascii="標楷體" w:hAnsi="標楷體" w:cs="標楷體"/>
                <w:color w:val="000000"/>
                <w:spacing w:val="0"/>
                <w:kern w:val="2"/>
                <w:sz w:val="24"/>
                <w:szCs w:val="24"/>
              </w:rPr>
              <w:t>。</w:t>
            </w:r>
          </w:p>
          <w:p w:rsidRPr="002C2ADC" w:rsidR="00F63EAB" w:rsidP="7B3F8B99" w:rsidRDefault="680A8ED7" w14:paraId="4D535936" w14:textId="77777777">
            <w:pPr>
              <w:pStyle w:val="af2"/>
              <w:numPr>
                <w:ilvl w:val="0"/>
                <w:numId w:val="4"/>
              </w:numPr>
              <w:tabs>
                <w:tab w:val="num" w:pos="217"/>
              </w:tabs>
              <w:snapToGrid w:val="0"/>
              <w:spacing w:line="240" w:lineRule="atLeast"/>
              <w:ind w:firstLine="480"/>
              <w:rPr>
                <w:rFonts w:ascii="標楷體" w:hAnsi="標楷體" w:cs="標楷體"/>
                <w:color w:val="000000"/>
                <w:spacing w:val="0"/>
                <w:kern w:val="2"/>
                <w:sz w:val="24"/>
                <w:szCs w:val="24"/>
              </w:rPr>
            </w:pPr>
            <w:r>
              <w:rPr>
                <w:rFonts w:ascii="標楷體" w:hAnsi="標楷體" w:cs="標楷體"/>
                <w:color w:val="000000"/>
                <w:spacing w:val="0"/>
                <w:kern w:val="2"/>
                <w:sz w:val="24"/>
                <w:szCs w:val="24"/>
              </w:rPr>
              <w:t>與歷年數據比較是否具一致性變化。</w:t>
            </w:r>
          </w:p>
          <w:p w:rsidRPr="002C2ADC" w:rsidR="00F63EAB" w:rsidP="7B3F8B99" w:rsidRDefault="680A8ED7" w14:paraId="6D15C45A" w14:textId="022C2475">
            <w:pPr>
              <w:pStyle w:val="af2"/>
              <w:numPr>
                <w:ilvl w:val="0"/>
                <w:numId w:val="4"/>
              </w:numPr>
              <w:tabs>
                <w:tab w:val="num" w:pos="217"/>
              </w:tabs>
              <w:snapToGrid w:val="0"/>
              <w:spacing w:line="240" w:lineRule="atLeast"/>
              <w:ind w:firstLine="480"/>
              <w:rPr>
                <w:rFonts w:ascii="標楷體" w:hAnsi="標楷體" w:cs="標楷體"/>
                <w:color w:val="000000"/>
                <w:spacing w:val="0"/>
                <w:kern w:val="2"/>
                <w:sz w:val="24"/>
                <w:szCs w:val="24"/>
              </w:rPr>
            </w:pPr>
            <w:r>
              <w:rPr>
                <w:rFonts w:ascii="標楷體" w:hAnsi="標楷體" w:cs="標楷體"/>
                <w:color w:val="000000"/>
                <w:spacing w:val="0"/>
                <w:kern w:val="2"/>
                <w:sz w:val="24"/>
                <w:szCs w:val="24"/>
              </w:rPr>
              <w:t>同類型設施/部門之活動數據交叉比對。</w:t>
            </w:r>
          </w:p>
          <w:p w:rsidRPr="002C2ADC" w:rsidR="00F63EAB" w:rsidP="7B3F8B99" w:rsidRDefault="680A8ED7" w14:paraId="2BF9BD25" w14:textId="77777777">
            <w:pPr>
              <w:pStyle w:val="af2"/>
              <w:numPr>
                <w:ilvl w:val="0"/>
                <w:numId w:val="4"/>
              </w:numPr>
              <w:tabs>
                <w:tab w:val="num" w:pos="217"/>
              </w:tabs>
              <w:snapToGrid w:val="0"/>
              <w:spacing w:line="240" w:lineRule="atLeast"/>
              <w:ind w:firstLine="480"/>
              <w:rPr>
                <w:rFonts w:ascii="標楷體" w:hAnsi="標楷體" w:cs="標楷體"/>
                <w:color w:val="000000"/>
                <w:spacing w:val="0"/>
                <w:kern w:val="2"/>
                <w:sz w:val="24"/>
                <w:szCs w:val="24"/>
              </w:rPr>
            </w:pPr>
            <w:r>
              <w:rPr>
                <w:rFonts w:ascii="標楷體" w:hAnsi="標楷體" w:cs="標楷體"/>
                <w:color w:val="000000"/>
                <w:spacing w:val="0"/>
                <w:kern w:val="2"/>
                <w:sz w:val="24"/>
                <w:szCs w:val="24"/>
              </w:rPr>
              <w:t>活動數據與產品產能是否具相關性。</w:t>
            </w:r>
          </w:p>
          <w:p w:rsidRPr="002C2ADC" w:rsidR="00F63EAB" w:rsidP="7B3F8B99" w:rsidRDefault="680A8ED7" w14:paraId="3387B36F" w14:textId="77777777">
            <w:pPr>
              <w:pStyle w:val="af2"/>
              <w:numPr>
                <w:ilvl w:val="0"/>
                <w:numId w:val="4"/>
              </w:numPr>
              <w:tabs>
                <w:tab w:val="num" w:pos="217"/>
              </w:tabs>
              <w:snapToGrid w:val="0"/>
              <w:spacing w:line="240" w:lineRule="atLeast"/>
              <w:ind w:firstLine="480"/>
              <w:rPr>
                <w:rFonts w:ascii="標楷體" w:hAnsi="標楷體" w:cs="標楷體"/>
                <w:color w:val="000000"/>
                <w:spacing w:val="0"/>
                <w:kern w:val="2"/>
                <w:sz w:val="24"/>
                <w:szCs w:val="24"/>
              </w:rPr>
            </w:pPr>
            <w:r>
              <w:rPr>
                <w:rFonts w:ascii="標楷體" w:hAnsi="標楷體" w:cs="標楷體"/>
                <w:color w:val="000000"/>
                <w:spacing w:val="0"/>
                <w:kern w:val="2"/>
                <w:sz w:val="24"/>
                <w:szCs w:val="24"/>
              </w:rPr>
              <w:t>若基準年之排放重新計算，檢查是否一致且正確地計算。</w:t>
            </w:r>
          </w:p>
        </w:tc>
      </w:tr>
      <w:tr w:rsidRPr="002C2ADC" w:rsidR="00B533A2" w:rsidTr="7B3F8B99" w14:paraId="13582198" w14:textId="77777777">
        <w:trPr>
          <w:jc w:val="center"/>
        </w:trPr>
        <w:tc>
          <w:tcPr>
            <w:tcW w:w="2990" w:type="dxa"/>
            <w:vAlign w:val="center"/>
          </w:tcPr>
          <w:p w:rsidRPr="002C2ADC" w:rsidR="00F63EAB" w:rsidP="7B3F8B99" w:rsidRDefault="680A8ED7" w14:paraId="2865ECD6" w14:textId="77777777">
            <w:pPr>
              <w:pStyle w:val="af2"/>
              <w:snapToGrid w:val="0"/>
              <w:spacing w:after="180" w:afterLines="50" w:line="240" w:lineRule="atLeast"/>
              <w:ind w:firstLine="0" w:firstLineChars="0"/>
              <w:jc w:val="center"/>
              <w:rPr>
                <w:rFonts w:ascii="標楷體" w:hAnsi="標楷體" w:cs="標楷體"/>
                <w:color w:val="000000"/>
                <w:spacing w:val="0"/>
                <w:kern w:val="2"/>
                <w:sz w:val="24"/>
                <w:szCs w:val="24"/>
              </w:rPr>
            </w:pPr>
            <w:r>
              <w:rPr>
                <w:rFonts w:ascii="標楷體" w:hAnsi="標楷體" w:cs="標楷體"/>
                <w:color w:val="000000"/>
                <w:spacing w:val="0"/>
                <w:kern w:val="2"/>
                <w:sz w:val="24"/>
                <w:szCs w:val="24"/>
              </w:rPr>
              <w:t>排放量計算</w:t>
            </w:r>
          </w:p>
        </w:tc>
        <w:tc>
          <w:tcPr>
            <w:tcW w:w="6451" w:type="dxa"/>
          </w:tcPr>
          <w:p w:rsidRPr="002C2ADC" w:rsidR="00F63EAB" w:rsidP="7B3F8B99" w:rsidRDefault="680A8ED7" w14:paraId="5E2BC39A" w14:textId="77777777">
            <w:pPr>
              <w:pStyle w:val="af2"/>
              <w:numPr>
                <w:ilvl w:val="0"/>
                <w:numId w:val="3"/>
              </w:numPr>
              <w:tabs>
                <w:tab w:val="num" w:pos="217"/>
              </w:tabs>
              <w:snapToGrid w:val="0"/>
              <w:spacing w:line="240" w:lineRule="atLeast"/>
              <w:ind w:firstLine="480"/>
              <w:rPr>
                <w:rFonts w:ascii="標楷體" w:hAnsi="標楷體" w:cs="標楷體"/>
                <w:color w:val="000000"/>
                <w:spacing w:val="0"/>
                <w:kern w:val="2"/>
                <w:sz w:val="24"/>
                <w:szCs w:val="24"/>
              </w:rPr>
            </w:pPr>
            <w:r>
              <w:rPr>
                <w:rFonts w:ascii="標楷體" w:hAnsi="標楷體" w:cs="標楷體"/>
                <w:color w:val="000000"/>
                <w:spacing w:val="0"/>
                <w:kern w:val="2"/>
                <w:sz w:val="24"/>
                <w:szCs w:val="24"/>
              </w:rPr>
              <w:t>排放量計算電腦內建公式是否正確。</w:t>
            </w:r>
          </w:p>
          <w:p w:rsidRPr="002C2ADC" w:rsidR="00F63EAB" w:rsidP="7B3F8B99" w:rsidRDefault="680A8ED7" w14:paraId="649D63D4" w14:textId="77777777">
            <w:pPr>
              <w:pStyle w:val="af2"/>
              <w:numPr>
                <w:ilvl w:val="0"/>
                <w:numId w:val="3"/>
              </w:numPr>
              <w:tabs>
                <w:tab w:val="num" w:pos="217"/>
              </w:tabs>
              <w:snapToGrid w:val="0"/>
              <w:spacing w:line="240" w:lineRule="atLeast"/>
              <w:ind w:firstLine="480"/>
              <w:rPr>
                <w:rFonts w:ascii="標楷體" w:hAnsi="標楷體" w:cs="標楷體"/>
                <w:color w:val="000000"/>
                <w:spacing w:val="0"/>
                <w:kern w:val="2"/>
                <w:sz w:val="24"/>
                <w:szCs w:val="24"/>
              </w:rPr>
            </w:pPr>
            <w:r>
              <w:rPr>
                <w:rFonts w:ascii="標楷體" w:hAnsi="標楷體" w:cs="標楷體"/>
                <w:color w:val="000000"/>
                <w:spacing w:val="0"/>
                <w:kern w:val="2"/>
                <w:sz w:val="24"/>
                <w:szCs w:val="24"/>
              </w:rPr>
              <w:t>歷年排放量估算作比較。</w:t>
            </w:r>
          </w:p>
          <w:p w:rsidRPr="002C2ADC" w:rsidR="00F63EAB" w:rsidP="7B3F8B99" w:rsidRDefault="680A8ED7" w14:paraId="7911FD6A" w14:textId="77777777">
            <w:pPr>
              <w:pStyle w:val="af2"/>
              <w:numPr>
                <w:ilvl w:val="0"/>
                <w:numId w:val="3"/>
              </w:numPr>
              <w:tabs>
                <w:tab w:val="num" w:pos="217"/>
              </w:tabs>
              <w:snapToGrid w:val="0"/>
              <w:spacing w:line="240" w:lineRule="atLeast"/>
              <w:ind w:firstLine="480"/>
              <w:rPr>
                <w:rFonts w:ascii="標楷體" w:hAnsi="標楷體" w:cs="標楷體"/>
                <w:color w:val="000000"/>
                <w:spacing w:val="0"/>
                <w:kern w:val="2"/>
                <w:sz w:val="24"/>
                <w:szCs w:val="24"/>
              </w:rPr>
            </w:pPr>
            <w:r>
              <w:rPr>
                <w:rFonts w:ascii="標楷體" w:hAnsi="標楷體" w:cs="標楷體"/>
                <w:color w:val="000000"/>
                <w:spacing w:val="0"/>
                <w:kern w:val="2"/>
                <w:sz w:val="24"/>
                <w:szCs w:val="24"/>
              </w:rPr>
              <w:t>同類型設施/部門之排放量交叉比對。</w:t>
            </w:r>
          </w:p>
          <w:p w:rsidRPr="002C2ADC" w:rsidR="00F63EAB" w:rsidP="7B3F8B99" w:rsidRDefault="680A8ED7" w14:paraId="111BF7FE" w14:textId="77777777">
            <w:pPr>
              <w:pStyle w:val="af2"/>
              <w:numPr>
                <w:ilvl w:val="0"/>
                <w:numId w:val="3"/>
              </w:numPr>
              <w:tabs>
                <w:tab w:val="num" w:pos="217"/>
              </w:tabs>
              <w:snapToGrid w:val="0"/>
              <w:spacing w:line="240" w:lineRule="atLeast"/>
              <w:ind w:firstLine="480"/>
              <w:rPr>
                <w:rFonts w:ascii="標楷體" w:hAnsi="標楷體" w:cs="標楷體"/>
                <w:color w:val="000000"/>
                <w:spacing w:val="0"/>
                <w:kern w:val="2"/>
                <w:sz w:val="24"/>
                <w:szCs w:val="24"/>
              </w:rPr>
            </w:pPr>
            <w:r>
              <w:rPr>
                <w:rFonts w:ascii="標楷體" w:hAnsi="標楷體" w:cs="標楷體"/>
                <w:color w:val="000000"/>
                <w:spacing w:val="0"/>
                <w:kern w:val="2"/>
                <w:sz w:val="24"/>
                <w:szCs w:val="24"/>
              </w:rPr>
              <w:t>實測值與排放量估算值之差異。</w:t>
            </w:r>
          </w:p>
          <w:p w:rsidRPr="002C2ADC" w:rsidR="00F63EAB" w:rsidP="7B3F8B99" w:rsidRDefault="680A8ED7" w14:paraId="23B14233" w14:textId="77777777">
            <w:pPr>
              <w:pStyle w:val="af2"/>
              <w:numPr>
                <w:ilvl w:val="0"/>
                <w:numId w:val="3"/>
              </w:numPr>
              <w:tabs>
                <w:tab w:val="num" w:pos="217"/>
              </w:tabs>
              <w:snapToGrid w:val="0"/>
              <w:spacing w:line="240" w:lineRule="atLeast"/>
              <w:ind w:firstLine="480"/>
              <w:rPr>
                <w:rFonts w:ascii="標楷體" w:hAnsi="標楷體" w:cs="標楷體"/>
                <w:color w:val="000000"/>
                <w:spacing w:val="0"/>
                <w:kern w:val="2"/>
                <w:sz w:val="24"/>
                <w:szCs w:val="24"/>
              </w:rPr>
            </w:pPr>
            <w:r>
              <w:rPr>
                <w:rFonts w:ascii="標楷體" w:hAnsi="標楷體" w:cs="標楷體"/>
                <w:color w:val="000000"/>
                <w:spacing w:val="0"/>
                <w:kern w:val="2"/>
                <w:sz w:val="24"/>
                <w:szCs w:val="24"/>
              </w:rPr>
              <w:t>排放量與產品產能是否具相關性。</w:t>
            </w:r>
          </w:p>
        </w:tc>
      </w:tr>
    </w:tbl>
    <w:p w:rsidRPr="002C2ADC" w:rsidR="002D516B" w:rsidP="00B533A2" w:rsidRDefault="002D516B" w14:paraId="49E398E2" w14:textId="77777777">
      <w:pPr>
        <w:spacing w:line="240" w:lineRule="atLeast"/>
        <w:ind w:right="110" w:rightChars="46"/>
        <w:jc w:val="both"/>
        <w:rPr>
          <w:rFonts w:eastAsia="標楷體"/>
          <w:color w:val="000000"/>
          <w:spacing w:val="20"/>
        </w:rPr>
      </w:pPr>
    </w:p>
    <w:p w:rsidRPr="002C2ADC" w:rsidR="00F63EAB" w:rsidRDefault="00F63EAB" w14:paraId="149AFDD4" w14:textId="77777777">
      <w:pPr>
        <w:spacing w:line="240" w:lineRule="atLeast"/>
        <w:ind w:left="180" w:leftChars="75" w:right="110" w:rightChars="46"/>
        <w:jc w:val="both"/>
        <w:rPr>
          <w:rFonts w:eastAsia="標楷體"/>
          <w:color w:val="000000"/>
          <w:spacing w:val="20"/>
        </w:rPr>
      </w:pPr>
      <w:r>
        <w:rPr>
          <w:rFonts w:eastAsia="標楷體"/>
          <w:color w:val="000000"/>
          <w:spacing w:val="20"/>
        </w:rPr>
        <w:t>4.5.2</w:t>
        <w:tab/>
        <w:t>溫室氣體不確定性管理</w:t>
      </w:r>
    </w:p>
    <w:p w:rsidRPr="008F22C9" w:rsidR="00592697" w:rsidP="00592697" w:rsidRDefault="00F63EAB" w14:paraId="4D77C39F" w14:textId="77777777">
      <w:pPr>
        <w:tabs>
          <w:tab w:val="num" w:pos="180"/>
        </w:tabs>
        <w:autoSpaceDE w:val="0"/>
        <w:autoSpaceDN w:val="0"/>
        <w:adjustRightInd w:val="0"/>
        <w:spacing w:line="240" w:lineRule="atLeast"/>
        <w:ind w:left="180"/>
        <w:rPr>
          <w:rFonts w:eastAsia="標楷體"/>
          <w:spacing w:val="20"/>
        </w:rPr>
      </w:pPr>
      <w:r>
        <w:rPr>
          <w:rFonts w:eastAsia="標楷體"/>
          <w:color w:val="000000"/>
          <w:spacing w:val="20"/>
        </w:rPr>
        <w:t xml:space="preserve"> </w:t>
      </w:r>
      <w:r>
        <w:rPr>
          <w:rFonts w:eastAsia="標楷體"/>
          <w:spacing w:val="20"/>
        </w:rPr>
        <w:t xml:space="preserve">  </w:t>
      </w:r>
      <w:bookmarkStart w:name="_Hlk95908428" w:id="143"/>
      <w:r>
        <w:rPr>
          <w:rFonts w:eastAsia="標楷體"/>
          <w:spacing w:val="20"/>
        </w:rPr>
        <w:t>不確定性量化評估方式主要利用「誤差傳播法」加總不確定性，如主要排放源之活動數據與排放係數之不確定性，以排放量加權比例來進行評估，不確定性計算公式如下所示（式1、式2），活動數據及排放係數之數據不確定性範圍引用IPCC之建議值。一般常用之不確定性評估精確度等級如表4-6所示。</w:t>
      </w:r>
    </w:p>
    <w:p w:rsidRPr="008F22C9" w:rsidR="00592697" w:rsidP="00034E44" w:rsidRDefault="00592697" w14:paraId="57A65F04" w14:textId="77777777">
      <w:pPr>
        <w:numPr>
          <w:ilvl w:val="0"/>
          <w:numId w:val="15"/>
        </w:numPr>
        <w:tabs>
          <w:tab w:val="num" w:pos="180"/>
        </w:tabs>
        <w:autoSpaceDE w:val="0"/>
        <w:autoSpaceDN w:val="0"/>
        <w:adjustRightInd w:val="0"/>
        <w:spacing w:line="240" w:lineRule="atLeast"/>
        <w:rPr>
          <w:rFonts w:eastAsia="標楷體"/>
          <w:b/>
          <w:spacing w:val="20"/>
        </w:rPr>
      </w:pPr>
      <w:r>
        <w:rPr>
          <w:rFonts w:eastAsia="標楷體"/>
          <w:b/>
          <w:spacing w:val="20"/>
        </w:rPr>
        <w:t>單一排放源不確定性(±%)</w:t>
      </w:r>
    </w:p>
    <w:p w:rsidRPr="008F22C9" w:rsidR="00592697" w:rsidP="00592697" w:rsidRDefault="00592697" w14:paraId="719DBE77" w14:textId="77777777">
      <w:pPr>
        <w:tabs>
          <w:tab w:val="num" w:pos="180"/>
        </w:tabs>
        <w:autoSpaceDE w:val="0"/>
        <w:autoSpaceDN w:val="0"/>
        <w:adjustRightInd w:val="0"/>
        <w:spacing w:line="240" w:lineRule="atLeast"/>
        <w:ind w:left="180"/>
        <w:rPr>
          <w:rFonts w:eastAsia="標楷體"/>
          <w:spacing w:val="20"/>
          <w:lang w:val="x-none"/>
        </w:rPr>
      </w:pPr>
      <w:r>
        <w:rPr>
          <w:rFonts w:eastAsia="標楷體"/>
          <w:spacing w:val="20"/>
          <w:lang w:val="x-none"/>
        </w:rPr>
        <w:t>(式1)</w:t>
      </w:r>
    </w:p>
    <w:p w:rsidRPr="008F22C9" w:rsidR="00592697" w:rsidP="00592697" w:rsidRDefault="00592697" w14:paraId="4753C0BC" w14:textId="77777777">
      <w:pPr>
        <w:tabs>
          <w:tab w:val="num" w:pos="180"/>
        </w:tabs>
        <w:autoSpaceDE w:val="0"/>
        <w:autoSpaceDN w:val="0"/>
        <w:adjustRightInd w:val="0"/>
        <w:spacing w:line="240" w:lineRule="atLeast"/>
        <w:ind w:left="180"/>
        <w:rPr>
          <w:rFonts w:eastAsia="標楷體"/>
          <w:spacing w:val="20"/>
          <w:lang w:val="x-none"/>
        </w:rPr>
      </w:pPr>
      <w:r>
        <w:rPr>
          <w:rFonts w:eastAsia="標楷體"/>
          <w:spacing w:val="20"/>
          <w:lang w:val="x-none"/>
        </w:rPr>
        <w:t>單一排放源不確定性(±%)</w:t>
      </w:r>
    </w:p>
    <w:p w:rsidRPr="008F22C9" w:rsidR="00592697" w:rsidP="00592697" w:rsidRDefault="00592697" w14:paraId="384E6135" w14:textId="77777777">
      <w:pPr>
        <w:tabs>
          <w:tab w:val="num" w:pos="180"/>
        </w:tabs>
        <w:autoSpaceDE w:val="0"/>
        <w:autoSpaceDN w:val="0"/>
        <w:adjustRightInd w:val="0"/>
        <w:spacing w:line="240" w:lineRule="atLeast"/>
        <w:ind w:left="180"/>
        <w:rPr>
          <w:rFonts w:eastAsia="標楷體"/>
          <w:spacing w:val="20"/>
          <w:lang w:val="x-none"/>
        </w:rPr>
      </w:pPr>
      <w:r>
        <w:rPr>
          <w:rFonts w:eastAsia="標楷體"/>
          <w:spacing w:val="20"/>
          <w:lang w:val="x-none"/>
        </w:rPr>
        <w:t>＝±【活動數據不確定性</w:t>
      </w:r>
      <w:r>
        <w:rPr>
          <w:rFonts w:eastAsia="標楷體"/>
          <w:spacing w:val="20"/>
          <w:vertAlign w:val="superscript"/>
          <w:lang w:val="x-none"/>
        </w:rPr>
        <w:t>2</w:t>
      </w:r>
      <w:r>
        <w:rPr>
          <w:rFonts w:eastAsia="標楷體"/>
          <w:spacing w:val="20"/>
          <w:lang w:val="x-none"/>
        </w:rPr>
        <w:t>＋排放係數不確定性</w:t>
      </w:r>
      <w:r>
        <w:rPr>
          <w:rFonts w:eastAsia="標楷體"/>
          <w:spacing w:val="20"/>
          <w:vertAlign w:val="superscript"/>
          <w:lang w:val="x-none"/>
        </w:rPr>
        <w:t>2</w:t>
      </w:r>
      <w:r>
        <w:rPr>
          <w:rFonts w:eastAsia="標楷體"/>
          <w:spacing w:val="20"/>
          <w:lang w:val="x-none"/>
        </w:rPr>
        <w:t>】</w:t>
      </w:r>
      <w:r>
        <w:rPr>
          <w:rFonts w:eastAsia="標楷體"/>
          <w:spacing w:val="20"/>
          <w:vertAlign w:val="superscript"/>
          <w:lang w:val="x-none"/>
        </w:rPr>
        <w:t>0.5</w:t>
      </w:r>
      <w:r>
        <w:rPr>
          <w:rFonts w:eastAsia="標楷體"/>
          <w:spacing w:val="20"/>
          <w:lang w:val="x-none"/>
        </w:rPr>
        <w:t xml:space="preserve">                                               </w:t>
      </w:r>
    </w:p>
    <w:p w:rsidRPr="008F22C9" w:rsidR="00592697" w:rsidP="00034E44" w:rsidRDefault="00592697" w14:paraId="2F084213" w14:textId="77777777">
      <w:pPr>
        <w:numPr>
          <w:ilvl w:val="0"/>
          <w:numId w:val="15"/>
        </w:numPr>
        <w:tabs>
          <w:tab w:val="num" w:pos="180"/>
        </w:tabs>
        <w:autoSpaceDE w:val="0"/>
        <w:autoSpaceDN w:val="0"/>
        <w:adjustRightInd w:val="0"/>
        <w:spacing w:line="240" w:lineRule="atLeast"/>
        <w:rPr>
          <w:rFonts w:eastAsia="標楷體"/>
          <w:b/>
          <w:spacing w:val="20"/>
        </w:rPr>
      </w:pPr>
      <w:r>
        <w:rPr>
          <w:rFonts w:eastAsia="標楷體"/>
          <w:b/>
          <w:spacing w:val="20"/>
        </w:rPr>
        <w:t>總不確定性(±%)</w:t>
      </w:r>
    </w:p>
    <w:p w:rsidRPr="008F22C9" w:rsidR="00592697" w:rsidP="00592697" w:rsidRDefault="00592697" w14:paraId="74C62B3D" w14:textId="77777777">
      <w:pPr>
        <w:tabs>
          <w:tab w:val="num" w:pos="180"/>
        </w:tabs>
        <w:autoSpaceDE w:val="0"/>
        <w:autoSpaceDN w:val="0"/>
        <w:adjustRightInd w:val="0"/>
        <w:spacing w:line="240" w:lineRule="atLeast"/>
        <w:ind w:left="180"/>
        <w:rPr>
          <w:rFonts w:eastAsia="標楷體"/>
          <w:spacing w:val="20"/>
          <w:lang w:val="x-none"/>
        </w:rPr>
      </w:pPr>
      <w:r>
        <w:rPr>
          <w:rFonts w:eastAsia="標楷體"/>
          <w:spacing w:val="20"/>
          <w:lang w:val="x-none"/>
        </w:rPr>
        <w:t>(式2)</w:t>
      </w:r>
    </w:p>
    <w:p w:rsidRPr="008F22C9" w:rsidR="00592697" w:rsidP="00592697" w:rsidRDefault="00592697" w14:paraId="23BABFA5" w14:textId="77777777">
      <w:pPr>
        <w:tabs>
          <w:tab w:val="num" w:pos="180"/>
        </w:tabs>
        <w:autoSpaceDE w:val="0"/>
        <w:autoSpaceDN w:val="0"/>
        <w:adjustRightInd w:val="0"/>
        <w:spacing w:line="240" w:lineRule="atLeast"/>
        <w:ind w:left="180"/>
        <w:rPr>
          <w:rFonts w:eastAsia="標楷體"/>
          <w:spacing w:val="20"/>
          <w:lang w:val="x-none"/>
        </w:rPr>
      </w:pPr>
      <w:r>
        <w:rPr>
          <w:rFonts w:eastAsia="標楷體"/>
          <w:spacing w:val="20"/>
          <w:lang w:val="x-none"/>
        </w:rPr>
        <w:t>總不確定性(±%)</w:t>
      </w:r>
    </w:p>
    <w:p w:rsidRPr="008F22C9" w:rsidR="00F63EAB" w:rsidP="00E84357" w:rsidRDefault="00592697" w14:paraId="66DFB00F" w14:textId="77777777">
      <w:pPr>
        <w:tabs>
          <w:tab w:val="num" w:pos="180"/>
        </w:tabs>
        <w:autoSpaceDE w:val="0"/>
        <w:autoSpaceDN w:val="0"/>
        <w:adjustRightInd w:val="0"/>
        <w:spacing w:line="240" w:lineRule="atLeast"/>
        <w:ind w:left="180"/>
        <w:rPr>
          <w:rFonts w:eastAsia="標楷體"/>
          <w:spacing w:val="20"/>
        </w:rPr>
      </w:pPr>
      <w:r>
        <w:rPr>
          <w:rFonts w:eastAsia="標楷體"/>
          <w:spacing w:val="20"/>
        </w:rPr>
        <w:t>＝±【Σ(單一排放源排放量×單一排放源不確定性)</w:t>
      </w:r>
      <w:r>
        <w:rPr>
          <w:rFonts w:eastAsia="標楷體"/>
          <w:spacing w:val="20"/>
          <w:vertAlign w:val="superscript"/>
        </w:rPr>
        <w:t>2</w:t>
      </w:r>
      <w:r>
        <w:rPr>
          <w:rFonts w:eastAsia="標楷體"/>
          <w:spacing w:val="20"/>
        </w:rPr>
        <w:t>】</w:t>
      </w:r>
      <w:r>
        <w:rPr>
          <w:rFonts w:eastAsia="標楷體"/>
          <w:spacing w:val="20"/>
          <w:vertAlign w:val="superscript"/>
        </w:rPr>
        <w:t>0.5</w:t>
      </w:r>
      <w:r>
        <w:rPr>
          <w:rFonts w:eastAsia="標楷體"/>
          <w:spacing w:val="20"/>
        </w:rPr>
        <w:t xml:space="preserve">÷總排放量   </w:t>
      </w:r>
      <w:bookmarkEnd w:id="143"/>
      <w:r>
        <w:rPr>
          <w:rFonts w:eastAsia="標楷體"/>
          <w:spacing w:val="20"/>
        </w:rPr>
        <w:t xml:space="preserve">  </w:t>
      </w:r>
    </w:p>
    <w:p w:rsidRPr="008F22C9" w:rsidR="00E84357" w:rsidP="00E84357" w:rsidRDefault="00E84357" w14:paraId="16287F21" w14:textId="77777777">
      <w:pPr>
        <w:tabs>
          <w:tab w:val="num" w:pos="180"/>
        </w:tabs>
        <w:autoSpaceDE w:val="0"/>
        <w:autoSpaceDN w:val="0"/>
        <w:adjustRightInd w:val="0"/>
        <w:spacing w:line="240" w:lineRule="atLeast"/>
        <w:ind w:left="180"/>
        <w:rPr>
          <w:rFonts w:eastAsia="標楷體"/>
          <w:spacing w:val="20"/>
        </w:rPr>
      </w:pPr>
    </w:p>
    <w:p w:rsidRPr="008F22C9" w:rsidR="00F63EAB" w:rsidP="7B3F8B99" w:rsidRDefault="680A8ED7" w14:paraId="6CDDAD41" w14:textId="77777777">
      <w:pPr>
        <w:pStyle w:val="a0"/>
        <w:rPr>
          <w:rFonts w:ascii="標楷體" w:hAnsi="標楷體" w:cs="標楷體"/>
        </w:rPr>
      </w:pPr>
      <w:bookmarkStart w:name="_Toc97033160" w:id="144"/>
      <w:bookmarkStart w:name="_Toc97033210" w:id="145"/>
      <w:bookmarkStart w:name="_Toc97033285" w:id="146"/>
      <w:bookmarkStart w:name="_Toc226682812" w:id="147"/>
      <w:r>
        <w:rPr>
          <w:rFonts w:ascii="標楷體" w:hAnsi="標楷體" w:cs="標楷體"/>
        </w:rPr>
        <w:t>不確定性摘要分級表</w:t>
      </w:r>
      <w:bookmarkEnd w:id="144"/>
      <w:bookmarkEnd w:id="145"/>
      <w:bookmarkEnd w:id="146"/>
      <w:bookmarkEnd w:id="147"/>
    </w:p>
    <w:tbl>
      <w:tblPr>
        <w:tblW w:w="5135" w:type="dxa"/>
        <w:tblCellSpacing w:w="0" w:type="dxa"/>
        <w:tblInd w:w="15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0" w:type="dxa"/>
          <w:right w:w="0" w:type="dxa"/>
        </w:tblCellMar>
        <w:tblLook w:val="0000" w:firstRow="0" w:lastRow="0" w:firstColumn="0" w:lastColumn="0" w:noHBand="0" w:noVBand="0"/>
      </w:tblPr>
      <w:tblGrid>
        <w:gridCol w:w="2215"/>
        <w:gridCol w:w="2920"/>
      </w:tblGrid>
      <w:tr w:rsidRPr="008F22C9" w:rsidR="00F63EAB" w:rsidTr="7B3F8B99" w14:paraId="4868F96C" w14:textId="77777777">
        <w:trPr>
          <w:trHeight w:val="600"/>
          <w:tblCellSpacing w:w="0" w:type="dxa"/>
        </w:trPr>
        <w:tc>
          <w:tcPr>
            <w:tcW w:w="2215" w:type="dxa"/>
            <w:vAlign w:val="center"/>
          </w:tcPr>
          <w:p w:rsidRPr="008F22C9" w:rsidR="00F63EAB" w:rsidP="7B3F8B99" w:rsidRDefault="680A8ED7" w14:paraId="2117E38F" w14:textId="77777777">
            <w:pPr>
              <w:spacing w:line="240" w:lineRule="atLeast"/>
              <w:ind w:left="1212" w:hanging="1212" w:hangingChars="505"/>
              <w:jc w:val="center"/>
              <w:rPr>
                <w:rFonts w:eastAsia="標楷體"/>
              </w:rPr>
            </w:pPr>
            <w:r>
              <w:rPr>
                <w:rFonts w:eastAsia="標楷體"/>
              </w:rPr>
              <w:t>精確度等級</w:t>
            </w:r>
          </w:p>
        </w:tc>
        <w:tc>
          <w:tcPr>
            <w:tcW w:w="2920" w:type="dxa"/>
            <w:vAlign w:val="center"/>
          </w:tcPr>
          <w:p w:rsidRPr="008F22C9" w:rsidR="00F63EAB" w:rsidP="7B3F8B99" w:rsidRDefault="6C1909F7" w14:paraId="1257E110" w14:textId="0902CE4A">
            <w:pPr>
              <w:spacing w:line="240" w:lineRule="atLeast"/>
              <w:ind w:left="1361" w:leftChars="37" w:hanging="1272" w:hangingChars="530"/>
              <w:jc w:val="center"/>
              <w:rPr>
                <w:rFonts w:eastAsia="標楷體"/>
              </w:rPr>
            </w:pPr>
            <w:r>
              <w:rPr>
                <w:rFonts w:eastAsia="標楷體"/>
              </w:rPr>
              <w:t xml:space="preserve">         抽樣平均值的不確定性</w:t>
            </w:r>
          </w:p>
          <w:p w:rsidRPr="008F22C9" w:rsidR="00F63EAB" w:rsidRDefault="7AACB585" w14:paraId="7700B748" w14:textId="0D2C7913">
            <w:pPr>
              <w:spacing w:line="240" w:lineRule="atLeast"/>
              <w:ind w:left="1361" w:leftChars="37" w:hanging="1272" w:hangingChars="530"/>
              <w:jc w:val="center"/>
              <w:rPr>
                <w:rFonts w:eastAsia="標楷體"/>
              </w:rPr>
            </w:pPr>
            <w:r>
              <w:rPr>
                <w:rFonts w:eastAsia="標楷體"/>
              </w:rPr>
              <w:t xml:space="preserve">                 （信賴區間為%）</w:t>
            </w:r>
          </w:p>
        </w:tc>
      </w:tr>
      <w:tr w:rsidRPr="008F22C9" w:rsidR="00F63EAB" w:rsidTr="7B3F8B99" w14:paraId="6B693C72" w14:textId="77777777">
        <w:trPr>
          <w:trHeight w:val="480"/>
          <w:tblCellSpacing w:w="0" w:type="dxa"/>
        </w:trPr>
        <w:tc>
          <w:tcPr>
            <w:tcW w:w="2215" w:type="dxa"/>
            <w:vAlign w:val="center"/>
          </w:tcPr>
          <w:p w:rsidRPr="008F22C9" w:rsidR="00F63EAB" w:rsidRDefault="00F63EAB" w14:paraId="17949ABE" w14:textId="77777777">
            <w:pPr>
              <w:spacing w:line="240" w:lineRule="atLeast"/>
              <w:ind w:left="1361" w:leftChars="62" w:hanging="1212" w:hangingChars="505"/>
              <w:jc w:val="center"/>
              <w:rPr>
                <w:rFonts w:eastAsia="標楷體"/>
              </w:rPr>
            </w:pPr>
            <w:r>
              <w:rPr>
                <w:rFonts w:eastAsia="標楷體"/>
                <w:bCs/>
              </w:rPr>
              <w:t>高</w:t>
            </w:r>
          </w:p>
        </w:tc>
        <w:tc>
          <w:tcPr>
            <w:tcW w:w="2920" w:type="dxa"/>
            <w:vAlign w:val="center"/>
          </w:tcPr>
          <w:p w:rsidRPr="008F22C9" w:rsidR="00F63EAB" w:rsidRDefault="680A8ED7" w14:paraId="51650020" w14:textId="77777777">
            <w:pPr>
              <w:spacing w:line="240" w:lineRule="atLeast"/>
              <w:ind w:left="1361" w:leftChars="37" w:hanging="1272" w:hangingChars="530"/>
              <w:jc w:val="center"/>
              <w:rPr>
                <w:rFonts w:eastAsia="標楷體"/>
              </w:rPr>
            </w:pPr>
            <w:r>
              <w:rPr>
                <w:rFonts w:eastAsia="標楷體"/>
              </w:rPr>
              <w:t>± 5％</w:t>
            </w:r>
          </w:p>
        </w:tc>
      </w:tr>
      <w:tr w:rsidRPr="008F22C9" w:rsidR="00F63EAB" w:rsidTr="7B3F8B99" w14:paraId="1B620A9B" w14:textId="77777777">
        <w:trPr>
          <w:trHeight w:val="480"/>
          <w:tblCellSpacing w:w="0" w:type="dxa"/>
        </w:trPr>
        <w:tc>
          <w:tcPr>
            <w:tcW w:w="2215" w:type="dxa"/>
            <w:vAlign w:val="center"/>
          </w:tcPr>
          <w:p w:rsidRPr="008F22C9" w:rsidR="00F63EAB" w:rsidRDefault="00F63EAB" w14:paraId="05E2E1B3" w14:textId="77777777">
            <w:pPr>
              <w:spacing w:line="240" w:lineRule="atLeast"/>
              <w:ind w:left="1361" w:leftChars="62" w:hanging="1212" w:hangingChars="505"/>
              <w:jc w:val="center"/>
              <w:rPr>
                <w:rFonts w:eastAsia="標楷體"/>
              </w:rPr>
            </w:pPr>
            <w:r>
              <w:rPr>
                <w:rFonts w:eastAsia="標楷體"/>
                <w:bCs/>
              </w:rPr>
              <w:t>好</w:t>
            </w:r>
          </w:p>
        </w:tc>
        <w:tc>
          <w:tcPr>
            <w:tcW w:w="2920" w:type="dxa"/>
            <w:vAlign w:val="center"/>
          </w:tcPr>
          <w:p w:rsidRPr="008F22C9" w:rsidR="00F63EAB" w:rsidRDefault="680A8ED7" w14:paraId="069A63B4" w14:textId="77777777">
            <w:pPr>
              <w:spacing w:line="240" w:lineRule="atLeast"/>
              <w:ind w:left="1361" w:leftChars="37" w:hanging="1272" w:hangingChars="530"/>
              <w:jc w:val="center"/>
              <w:rPr>
                <w:rFonts w:eastAsia="標楷體"/>
              </w:rPr>
            </w:pPr>
            <w:r>
              <w:rPr>
                <w:rFonts w:eastAsia="標楷體"/>
              </w:rPr>
              <w:t>± 15％</w:t>
            </w:r>
          </w:p>
        </w:tc>
      </w:tr>
      <w:tr w:rsidRPr="008F22C9" w:rsidR="00F63EAB" w:rsidTr="7B3F8B99" w14:paraId="2AE07CC7" w14:textId="77777777">
        <w:trPr>
          <w:trHeight w:val="480"/>
          <w:tblCellSpacing w:w="0" w:type="dxa"/>
        </w:trPr>
        <w:tc>
          <w:tcPr>
            <w:tcW w:w="2215" w:type="dxa"/>
            <w:vAlign w:val="center"/>
          </w:tcPr>
          <w:p w:rsidRPr="008F22C9" w:rsidR="00F63EAB" w:rsidRDefault="00F63EAB" w14:paraId="76801FDF" w14:textId="77777777">
            <w:pPr>
              <w:spacing w:line="240" w:lineRule="atLeast"/>
              <w:ind w:left="1361" w:leftChars="62" w:hanging="1212" w:hangingChars="505"/>
              <w:jc w:val="center"/>
              <w:rPr>
                <w:rFonts w:eastAsia="標楷體"/>
              </w:rPr>
            </w:pPr>
            <w:r>
              <w:rPr>
                <w:rFonts w:eastAsia="標楷體"/>
                <w:bCs/>
              </w:rPr>
              <w:t>普通</w:t>
            </w:r>
          </w:p>
        </w:tc>
        <w:tc>
          <w:tcPr>
            <w:tcW w:w="2920" w:type="dxa"/>
            <w:vAlign w:val="center"/>
          </w:tcPr>
          <w:p w:rsidRPr="008F22C9" w:rsidR="00F63EAB" w:rsidRDefault="680A8ED7" w14:paraId="33A55CEA" w14:textId="77777777">
            <w:pPr>
              <w:spacing w:line="240" w:lineRule="atLeast"/>
              <w:ind w:left="1361" w:leftChars="37" w:hanging="1272" w:hangingChars="530"/>
              <w:jc w:val="center"/>
              <w:rPr>
                <w:rFonts w:eastAsia="標楷體"/>
              </w:rPr>
            </w:pPr>
            <w:r>
              <w:rPr>
                <w:rFonts w:eastAsia="標楷體"/>
              </w:rPr>
              <w:t>± 30％</w:t>
            </w:r>
          </w:p>
        </w:tc>
      </w:tr>
      <w:tr w:rsidRPr="008F22C9" w:rsidR="00F63EAB" w:rsidTr="7B3F8B99" w14:paraId="017E4372" w14:textId="77777777">
        <w:trPr>
          <w:trHeight w:val="480"/>
          <w:tblCellSpacing w:w="0" w:type="dxa"/>
        </w:trPr>
        <w:tc>
          <w:tcPr>
            <w:tcW w:w="2215" w:type="dxa"/>
            <w:vAlign w:val="center"/>
          </w:tcPr>
          <w:p w:rsidRPr="008F22C9" w:rsidR="00F63EAB" w:rsidRDefault="00F63EAB" w14:paraId="454E90F8" w14:textId="77777777">
            <w:pPr>
              <w:spacing w:line="240" w:lineRule="atLeast"/>
              <w:ind w:left="1361" w:leftChars="62" w:hanging="1212" w:hangingChars="505"/>
              <w:jc w:val="center"/>
              <w:rPr>
                <w:rFonts w:eastAsia="標楷體"/>
              </w:rPr>
            </w:pPr>
            <w:r>
              <w:rPr>
                <w:rFonts w:eastAsia="標楷體"/>
                <w:bCs/>
              </w:rPr>
              <w:t>差</w:t>
            </w:r>
          </w:p>
        </w:tc>
        <w:tc>
          <w:tcPr>
            <w:tcW w:w="2920" w:type="dxa"/>
            <w:vAlign w:val="center"/>
          </w:tcPr>
          <w:p w:rsidRPr="008F22C9" w:rsidR="00F63EAB" w:rsidRDefault="680A8ED7" w14:paraId="6E1EACE1" w14:textId="77777777">
            <w:pPr>
              <w:spacing w:line="240" w:lineRule="atLeast"/>
              <w:ind w:left="1361" w:leftChars="37" w:hanging="1272" w:hangingChars="530"/>
              <w:jc w:val="center"/>
              <w:rPr>
                <w:rFonts w:eastAsia="標楷體"/>
              </w:rPr>
            </w:pPr>
            <w:r>
              <w:rPr>
                <w:rFonts w:eastAsia="標楷體"/>
              </w:rPr>
              <w:t>超過30％</w:t>
            </w:r>
          </w:p>
        </w:tc>
      </w:tr>
    </w:tbl>
    <w:p w:rsidRPr="008F22C9" w:rsidR="00F63EAB" w:rsidRDefault="00F63EAB" w14:paraId="5DBC48DD" w14:textId="77777777">
      <w:pPr>
        <w:spacing w:line="240" w:lineRule="atLeast"/>
        <w:ind w:left="540" w:leftChars="225" w:right="110" w:rightChars="46" w:firstLine="540" w:firstLineChars="225"/>
        <w:jc w:val="both"/>
        <w:rPr>
          <w:rFonts w:eastAsia="標楷體"/>
        </w:rPr>
      </w:pPr>
      <w:bookmarkStart w:name="_Hlk113444316" w:id="148"/>
      <w:r>
        <w:rPr>
          <w:rFonts w:eastAsia="標楷體"/>
        </w:rPr>
        <w:t xml:space="preserve">資料來源：GHG Protocol guidance on uncertainty assessment in GHG </w:t>
      </w:r>
    </w:p>
    <w:p w:rsidR="00464B17" w:rsidP="00E47F7B" w:rsidRDefault="00F63EAB" w14:paraId="251CE7E8" w14:textId="77777777">
      <w:pPr>
        <w:spacing w:line="240" w:lineRule="atLeast"/>
        <w:ind w:left="540" w:leftChars="225" w:right="110" w:rightChars="46" w:firstLine="540" w:firstLineChars="225"/>
        <w:jc w:val="both"/>
        <w:rPr>
          <w:rFonts w:eastAsia="標楷體"/>
        </w:rPr>
      </w:pPr>
      <w:r>
        <w:rPr>
          <w:rFonts w:eastAsia="標楷體"/>
        </w:rPr>
        <w:t xml:space="preserve">           Inventories and calculating statistical parameter uncertainty</w:t>
      </w:r>
      <w:bookmarkStart w:name="_Hlk95908556" w:id="149"/>
    </w:p>
    <w:bookmarkEnd w:id="148"/>
    <w:p w:rsidR="00077EE5" w:rsidP="00E47F7B" w:rsidRDefault="00077EE5" w14:paraId="5BE93A62" w14:textId="77777777">
      <w:pPr>
        <w:spacing w:line="240" w:lineRule="atLeast"/>
        <w:ind w:left="540" w:leftChars="225" w:right="110" w:rightChars="46" w:firstLine="540" w:firstLineChars="225"/>
        <w:jc w:val="both"/>
        <w:rPr>
          <w:rFonts w:eastAsia="標楷體"/>
        </w:rPr>
      </w:pPr>
    </w:p>
    <w:p w:rsidRPr="008F22C9" w:rsidR="00592697" w:rsidP="00592697" w:rsidRDefault="00592697" w14:paraId="086C69AC" w14:textId="77777777">
      <w:pPr>
        <w:spacing w:line="240" w:lineRule="atLeast"/>
        <w:ind w:right="110" w:rightChars="46"/>
        <w:jc w:val="both"/>
        <w:rPr>
          <w:rFonts w:eastAsia="標楷體"/>
        </w:rPr>
      </w:pPr>
      <w:r>
        <w:rPr>
          <w:rFonts w:eastAsia="標楷體"/>
        </w:rPr>
        <w:t>生命週期評估之不確定性評估</w:t>
      </w:r>
    </w:p>
    <w:p w:rsidRPr="008F22C9" w:rsidR="00592697" w:rsidP="00E84357" w:rsidRDefault="00592697" w14:paraId="722D4627" w14:textId="1B3D6648">
      <w:pPr>
        <w:spacing w:line="240" w:lineRule="atLeast"/>
        <w:ind w:right="110" w:rightChars="46" w:firstLine="480" w:firstLineChars="200"/>
        <w:jc w:val="both"/>
        <w:rPr>
          <w:rFonts w:eastAsia="標楷體"/>
          <w:lang w:val="zh-CN"/>
        </w:rPr>
      </w:pPr>
      <w:r>
        <w:rPr>
          <w:rFonts w:eastAsia="標楷體"/>
          <w:lang w:val="zh-CN"/>
        </w:rPr>
        <w:t>目前溫室氣體盤查使用之不確定性評估方法主要是針對直接溫室氣體排放</w:t>
      </w:r>
      <w:r>
        <w:rPr>
          <w:rFonts w:eastAsia="標楷體"/>
          <w:spacing w:val="20"/>
        </w:rPr>
        <w:t>（</w:t>
      </w:r>
      <w:r>
        <w:rPr>
          <w:rFonts w:eastAsia="標楷體"/>
          <w:lang w:val="zh-CN"/>
        </w:rPr>
        <w:t>類別1</w:t>
      </w:r>
      <w:r>
        <w:rPr>
          <w:rFonts w:eastAsia="標楷體"/>
          <w:spacing w:val="20"/>
          <w:lang w:val="zh-CN"/>
        </w:rPr>
        <w:t>）</w:t>
      </w:r>
      <w:r>
        <w:rPr>
          <w:rFonts w:eastAsia="標楷體"/>
          <w:lang w:val="zh-CN"/>
        </w:rPr>
        <w:t>及輸入能源之間接溫室氣體排放</w:t>
      </w:r>
      <w:r>
        <w:rPr>
          <w:rFonts w:eastAsia="標楷體"/>
          <w:spacing w:val="20"/>
        </w:rPr>
        <w:t>（</w:t>
      </w:r>
      <w:r>
        <w:rPr>
          <w:rFonts w:eastAsia="標楷體"/>
          <w:lang w:val="zh-CN"/>
        </w:rPr>
        <w:t>類別2</w:t>
      </w:r>
      <w:r>
        <w:rPr>
          <w:rFonts w:eastAsia="標楷體"/>
          <w:spacing w:val="20"/>
          <w:lang w:val="zh-CN"/>
        </w:rPr>
        <w:t>）</w:t>
      </w:r>
      <w:r>
        <w:rPr>
          <w:rFonts w:eastAsia="標楷體"/>
          <w:lang w:val="zh-CN"/>
        </w:rPr>
        <w:t>所設計。因為類別3涉及生命週期類別，採用生命週期評估之不確定性方法具有其參考價值。</w:t>
      </w:r>
    </w:p>
    <w:p w:rsidRPr="008F22C9" w:rsidR="00592697" w:rsidP="00592697" w:rsidRDefault="00592697" w14:paraId="4432772C" w14:textId="77777777">
      <w:pPr>
        <w:spacing w:line="240" w:lineRule="atLeast"/>
        <w:ind w:right="110" w:rightChars="46"/>
        <w:jc w:val="both"/>
        <w:rPr>
          <w:rFonts w:eastAsia="標楷體"/>
          <w:lang w:val="zh-CN"/>
        </w:rPr>
      </w:pPr>
      <w:r>
        <w:rPr>
          <w:rFonts w:eastAsia="標楷體"/>
          <w:lang w:val="zh-CN"/>
        </w:rPr>
        <w:t>可將Pedigree數據品質矩陣應用於不確定性評估。矩陣表如下所示。單一排放源之數據誤差等級可區分四類評分級距與四種誤差等級，而整體清冊之數據誤差等級(E)共區分成四級。</w:t>
      </w:r>
    </w:p>
    <w:p w:rsidR="00E47F7B" w:rsidP="00034E44" w:rsidRDefault="00592697" w14:paraId="1D416820" w14:textId="77777777">
      <w:pPr>
        <w:numPr>
          <w:ilvl w:val="0"/>
          <w:numId w:val="23"/>
        </w:numPr>
        <w:ind w:left="851" w:hanging="285"/>
        <w:jc w:val="both"/>
        <w:rPr>
          <w:rFonts w:eastAsia="標楷體"/>
          <w:lang w:val="zh-CN"/>
        </w:rPr>
      </w:pPr>
      <w:r>
        <w:rPr>
          <w:rFonts w:eastAsia="標楷體"/>
          <w:lang w:val="zh-CN"/>
        </w:rPr>
        <w:t>數據誤差等級(E)=</w:t>
      </w:r>
      <w:r>
        <w:rPr>
          <w:rFonts w:hint="eastAsia" w:eastAsia="標楷體"/>
          <w:lang w:val="zh-CN"/>
        </w:rPr>
        <w:t>活動</w:t>
      </w:r>
      <w:r>
        <w:rPr>
          <w:rFonts w:eastAsia="標楷體"/>
          <w:lang w:val="zh-CN"/>
        </w:rPr>
        <w:t>數據精確性誤差等級(A1)+</w:t>
      </w:r>
      <w:r>
        <w:rPr>
          <w:rFonts w:hint="eastAsia" w:eastAsia="標楷體"/>
          <w:lang w:val="zh-CN"/>
        </w:rPr>
        <w:t>係數</w:t>
      </w:r>
      <w:r>
        <w:rPr>
          <w:rFonts w:eastAsia="標楷體"/>
          <w:lang w:val="zh-CN"/>
        </w:rPr>
        <w:t>地理性誤差等級(A2)+</w:t>
      </w:r>
      <w:r>
        <w:rPr>
          <w:rFonts w:hint="eastAsia" w:eastAsia="標楷體"/>
          <w:lang w:val="zh-CN"/>
        </w:rPr>
        <w:t>係數</w:t>
      </w:r>
      <w:r>
        <w:rPr>
          <w:rFonts w:eastAsia="標楷體"/>
          <w:lang w:val="zh-CN"/>
        </w:rPr>
        <w:t>時間性誤差等級(A3)+</w:t>
      </w:r>
      <w:r>
        <w:rPr>
          <w:rFonts w:hint="eastAsia" w:eastAsia="標楷體"/>
          <w:lang w:val="zh-CN"/>
        </w:rPr>
        <w:t>係數</w:t>
      </w:r>
      <w:r>
        <w:rPr>
          <w:rFonts w:eastAsia="標楷體"/>
          <w:lang w:val="zh-CN"/>
        </w:rPr>
        <w:t>技術性誤差等級(A4)整體類別的數據誤差等級=∑(單一排放源數據誤差等級E×單一排放源之排放量)/類別所有排放源之碳排放量</w:t>
      </w:r>
    </w:p>
    <w:p w:rsidR="00077EE5" w:rsidP="00077EE5" w:rsidRDefault="00077EE5" w14:paraId="384BA73E" w14:textId="77777777">
      <w:pPr>
        <w:ind w:left="566"/>
        <w:jc w:val="both"/>
        <w:rPr>
          <w:rFonts w:eastAsia="標楷體"/>
          <w:lang w:val="zh-CN"/>
        </w:rPr>
      </w:pPr>
    </w:p>
    <w:p w:rsidR="00C34998" w:rsidP="00034E44" w:rsidRDefault="00E47F7B" w14:paraId="5B7DDC41" w14:textId="77777777">
      <w:pPr>
        <w:numPr>
          <w:ilvl w:val="0"/>
          <w:numId w:val="23"/>
        </w:numPr>
        <w:ind w:left="851" w:hanging="285"/>
        <w:jc w:val="both"/>
        <w:rPr>
          <w:rFonts w:eastAsia="標楷體"/>
          <w:lang w:val="zh-CN"/>
        </w:rPr>
      </w:pPr>
      <w:r>
        <w:rPr>
          <w:rFonts w:hint="eastAsia" w:eastAsia="標楷體"/>
          <w:lang w:val="zh-CN"/>
        </w:rPr>
        <w:t>整體類別的數據誤差等級</w:t>
      </w:r>
      <w:r>
        <w:rPr>
          <w:rFonts w:eastAsia="標楷體"/>
          <w:lang w:val="zh-CN"/>
        </w:rPr>
        <w:t>=∑(</w:t>
      </w:r>
      <w:r>
        <w:rPr>
          <w:rFonts w:hint="eastAsia" w:eastAsia="標楷體"/>
          <w:lang w:val="zh-CN"/>
        </w:rPr>
        <w:t>單一排放源數據誤差等級</w:t>
      </w:r>
      <w:r>
        <w:rPr>
          <w:rFonts w:eastAsia="標楷體"/>
          <w:lang w:val="zh-CN"/>
        </w:rPr>
        <w:t>E×</w:t>
      </w:r>
      <w:r>
        <w:rPr>
          <w:rFonts w:hint="eastAsia" w:eastAsia="標楷體"/>
          <w:lang w:val="zh-CN"/>
        </w:rPr>
        <w:t>單一排放源之排放量</w:t>
      </w:r>
      <w:r>
        <w:rPr>
          <w:rFonts w:eastAsia="標楷體"/>
          <w:lang w:val="zh-CN"/>
        </w:rPr>
        <w:t>)/</w:t>
      </w:r>
      <w:r>
        <w:rPr>
          <w:rFonts w:hint="eastAsia" w:eastAsia="標楷體"/>
          <w:lang w:val="zh-CN"/>
        </w:rPr>
        <w:t>類別所有排放源之碳排放量</w:t>
      </w:r>
    </w:p>
    <w:p w:rsidRPr="00077EE5" w:rsidR="00077EE5" w:rsidP="00A57A26" w:rsidRDefault="00077EE5" w14:paraId="34B3F2EB" w14:textId="77777777">
      <w:pPr>
        <w:jc w:val="both"/>
        <w:rPr>
          <w:rFonts w:eastAsia="標楷體"/>
          <w:lang w:val="zh-CN"/>
        </w:rPr>
      </w:pPr>
    </w:p>
    <w:p w:rsidRPr="008F22C9" w:rsidR="00592697" w:rsidP="00E47F7B" w:rsidRDefault="002253B3" w14:paraId="5316E643" w14:textId="77777777">
      <w:pPr>
        <w:pStyle w:val="a0"/>
        <w:ind w:left="0" w:firstLine="0"/>
      </w:pPr>
      <w:bookmarkStart w:name="_Toc70064994" w:id="150"/>
      <w:bookmarkStart w:name="_Toc97033161" w:id="151"/>
      <w:bookmarkStart w:name="_Toc97033211" w:id="152"/>
      <w:bookmarkStart w:name="_Toc97033286" w:id="153"/>
      <w:r>
        <w:t xml:space="preserve"> </w:t>
      </w:r>
      <w:bookmarkStart w:name="_Toc226682813" w:id="154"/>
      <w:r>
        <w:t>Pedigree數據品質矩陣</w:t>
      </w:r>
      <w:bookmarkEnd w:id="150"/>
      <w:bookmarkEnd w:id="151"/>
      <w:bookmarkEnd w:id="152"/>
      <w:bookmarkEnd w:id="153"/>
      <w:bookmarkEnd w:id="154"/>
    </w:p>
    <w:tbl>
      <w:tblPr>
        <w:tblW w:w="0" w:type="auto"/>
        <w:tblInd w:w="108" w:type="dxa"/>
        <w:tblBorders>
          <w:top w:val="single" w:color="auto" w:sz="8" w:space="0"/>
          <w:left w:val="single" w:color="auto" w:sz="12" w:space="0"/>
          <w:bottom w:val="single" w:color="auto" w:sz="12" w:space="0"/>
          <w:right w:val="single" w:color="auto" w:sz="12" w:space="0"/>
          <w:insideH w:val="single" w:color="auto" w:sz="8" w:space="0"/>
          <w:insideV w:val="single" w:color="auto" w:sz="8" w:space="0"/>
        </w:tblBorders>
        <w:tblLook w:val="04A0" w:firstRow="1" w:lastRow="0" w:firstColumn="1" w:lastColumn="0" w:noHBand="0" w:noVBand="1"/>
      </w:tblPr>
      <w:tblGrid>
        <w:gridCol w:w="1740"/>
        <w:gridCol w:w="1709"/>
        <w:gridCol w:w="1711"/>
        <w:gridCol w:w="1709"/>
        <w:gridCol w:w="1709"/>
      </w:tblGrid>
      <w:tr w:rsidRPr="008F22C9" w:rsidR="00E84357" w:rsidTr="00E47F7B" w14:paraId="6E71BFDA" w14:textId="77777777">
        <w:tc>
          <w:tcPr>
            <w:tcW w:w="1740" w:type="dxa"/>
          </w:tcPr>
          <w:p w:rsidRPr="008F22C9" w:rsidR="00592697" w:rsidP="00A12642" w:rsidRDefault="00592697" w14:paraId="7D34F5C7" w14:textId="77777777">
            <w:pPr>
              <w:pStyle w:val="afff9"/>
              <w:spacing w:line="240" w:lineRule="auto"/>
              <w:rPr>
                <w:rFonts w:hAnsi="Times New Roman"/>
                <w:color w:val="auto"/>
                <w:sz w:val="24"/>
              </w:rPr>
            </w:pPr>
          </w:p>
        </w:tc>
        <w:tc>
          <w:tcPr>
            <w:tcW w:w="1709" w:type="dxa"/>
          </w:tcPr>
          <w:p w:rsidRPr="008F22C9" w:rsidR="00592697" w:rsidP="00A12642" w:rsidRDefault="00592697" w14:paraId="649841BE" w14:textId="77777777">
            <w:pPr>
              <w:pStyle w:val="afff9"/>
              <w:spacing w:line="240" w:lineRule="auto"/>
              <w:rPr>
                <w:rFonts w:hAnsi="Times New Roman"/>
                <w:color w:val="auto"/>
                <w:sz w:val="24"/>
              </w:rPr>
            </w:pPr>
            <w:r>
              <w:rPr>
                <w:rFonts w:hAnsi="Times New Roman"/>
                <w:color w:val="auto"/>
                <w:sz w:val="24"/>
              </w:rPr>
              <w:t>1</w:t>
            </w:r>
          </w:p>
        </w:tc>
        <w:tc>
          <w:tcPr>
            <w:tcW w:w="1711" w:type="dxa"/>
          </w:tcPr>
          <w:p w:rsidRPr="008F22C9" w:rsidR="00592697" w:rsidP="00A12642" w:rsidRDefault="00592697" w14:paraId="18F999B5" w14:textId="77777777">
            <w:pPr>
              <w:pStyle w:val="afff9"/>
              <w:spacing w:line="240" w:lineRule="auto"/>
              <w:rPr>
                <w:rFonts w:hAnsi="Times New Roman"/>
                <w:color w:val="auto"/>
                <w:sz w:val="24"/>
              </w:rPr>
            </w:pPr>
            <w:r>
              <w:rPr>
                <w:rFonts w:hAnsi="Times New Roman"/>
                <w:color w:val="auto"/>
                <w:sz w:val="24"/>
              </w:rPr>
              <w:t>2</w:t>
            </w:r>
          </w:p>
        </w:tc>
        <w:tc>
          <w:tcPr>
            <w:tcW w:w="1709" w:type="dxa"/>
          </w:tcPr>
          <w:p w:rsidRPr="008F22C9" w:rsidR="00592697" w:rsidP="00A12642" w:rsidRDefault="00592697" w14:paraId="5FCD5EC4" w14:textId="77777777">
            <w:pPr>
              <w:pStyle w:val="afff9"/>
              <w:spacing w:line="240" w:lineRule="auto"/>
              <w:rPr>
                <w:rFonts w:hAnsi="Times New Roman"/>
                <w:color w:val="auto"/>
                <w:sz w:val="24"/>
              </w:rPr>
            </w:pPr>
            <w:r>
              <w:rPr>
                <w:rFonts w:hAnsi="Times New Roman"/>
                <w:color w:val="auto"/>
                <w:sz w:val="24"/>
              </w:rPr>
              <w:t>3</w:t>
            </w:r>
          </w:p>
        </w:tc>
        <w:tc>
          <w:tcPr>
            <w:tcW w:w="1709" w:type="dxa"/>
          </w:tcPr>
          <w:p w:rsidRPr="008F22C9" w:rsidR="00592697" w:rsidP="00A12642" w:rsidRDefault="00592697" w14:paraId="2598DEE6" w14:textId="77777777">
            <w:pPr>
              <w:pStyle w:val="afff9"/>
              <w:spacing w:line="240" w:lineRule="auto"/>
              <w:rPr>
                <w:rFonts w:hAnsi="Times New Roman"/>
                <w:color w:val="auto"/>
                <w:sz w:val="24"/>
              </w:rPr>
            </w:pPr>
            <w:r>
              <w:rPr>
                <w:rFonts w:hAnsi="Times New Roman"/>
                <w:color w:val="auto"/>
                <w:sz w:val="24"/>
              </w:rPr>
              <w:t>4</w:t>
            </w:r>
          </w:p>
        </w:tc>
      </w:tr>
      <w:tr w:rsidRPr="008F22C9" w:rsidR="00E84357" w:rsidTr="00E47F7B" w14:paraId="1300C593" w14:textId="77777777">
        <w:tc>
          <w:tcPr>
            <w:tcW w:w="1740" w:type="dxa"/>
            <w:vAlign w:val="center"/>
          </w:tcPr>
          <w:p w:rsidRPr="008F22C9" w:rsidR="00592697" w:rsidP="00A12642" w:rsidRDefault="00BD7B06" w14:paraId="7D8E559F" w14:textId="77777777">
            <w:pPr>
              <w:pStyle w:val="afff9"/>
              <w:spacing w:line="240" w:lineRule="auto"/>
              <w:rPr>
                <w:rFonts w:hAnsi="Times New Roman"/>
                <w:color w:val="auto"/>
                <w:sz w:val="22"/>
                <w:lang w:eastAsia="zh-CN"/>
              </w:rPr>
            </w:pPr>
            <w:r>
              <w:rPr>
                <w:rFonts w:hint="eastAsia" w:hAnsi="Times New Roman"/>
                <w:color w:val="auto"/>
                <w:sz w:val="22"/>
              </w:rPr>
              <w:t>活動</w:t>
            </w:r>
            <w:r>
              <w:rPr>
                <w:rFonts w:hAnsi="Times New Roman"/>
                <w:color w:val="auto"/>
                <w:sz w:val="22"/>
              </w:rPr>
              <w:t>數據精確性誤差等級(</w:t>
            </w:r>
            <w:r>
              <w:rPr>
                <w:rFonts w:hAnsi="Times New Roman"/>
                <w:color w:val="auto"/>
                <w:sz w:val="22"/>
                <w:lang w:eastAsia="zh-CN"/>
              </w:rPr>
              <w:t>A1</w:t>
            </w:r>
            <w:r>
              <w:rPr>
                <w:rFonts w:hAnsi="Times New Roman"/>
                <w:color w:val="auto"/>
                <w:sz w:val="22"/>
              </w:rPr>
              <w:t>)</w:t>
            </w:r>
          </w:p>
        </w:tc>
        <w:tc>
          <w:tcPr>
            <w:tcW w:w="1709" w:type="dxa"/>
            <w:vAlign w:val="center"/>
          </w:tcPr>
          <w:p w:rsidRPr="008F22C9" w:rsidR="00592697" w:rsidP="00A12642" w:rsidRDefault="00592697" w14:paraId="3EA79E16" w14:textId="77777777">
            <w:pPr>
              <w:pStyle w:val="afff9"/>
              <w:spacing w:line="240" w:lineRule="auto"/>
              <w:rPr>
                <w:rFonts w:hAnsi="Times New Roman"/>
                <w:color w:val="auto"/>
                <w:sz w:val="22"/>
                <w:lang w:eastAsia="zh-CN"/>
              </w:rPr>
            </w:pPr>
            <w:r>
              <w:rPr>
                <w:rFonts w:hAnsi="Times New Roman"/>
                <w:color w:val="auto"/>
                <w:sz w:val="22"/>
              </w:rPr>
              <w:t>實際現場量測</w:t>
            </w:r>
          </w:p>
        </w:tc>
        <w:tc>
          <w:tcPr>
            <w:tcW w:w="1711" w:type="dxa"/>
            <w:vAlign w:val="center"/>
          </w:tcPr>
          <w:p w:rsidRPr="008F22C9" w:rsidR="00592697" w:rsidP="00A12642" w:rsidRDefault="00592697" w14:paraId="69ABAE47" w14:textId="77777777">
            <w:pPr>
              <w:pStyle w:val="afff9"/>
              <w:spacing w:line="240" w:lineRule="auto"/>
              <w:rPr>
                <w:rFonts w:hAnsi="Times New Roman"/>
                <w:color w:val="auto"/>
                <w:sz w:val="22"/>
              </w:rPr>
            </w:pPr>
            <w:r>
              <w:rPr>
                <w:rFonts w:hAnsi="Times New Roman"/>
                <w:color w:val="auto"/>
                <w:sz w:val="22"/>
              </w:rPr>
              <w:t>有單據佐證之實際統計數據</w:t>
            </w:r>
          </w:p>
        </w:tc>
        <w:tc>
          <w:tcPr>
            <w:tcW w:w="1709" w:type="dxa"/>
            <w:vAlign w:val="center"/>
          </w:tcPr>
          <w:p w:rsidRPr="008F22C9" w:rsidR="00592697" w:rsidP="00A12642" w:rsidRDefault="00592697" w14:paraId="441BC929" w14:textId="77777777">
            <w:pPr>
              <w:pStyle w:val="afff9"/>
              <w:spacing w:line="240" w:lineRule="auto"/>
              <w:rPr>
                <w:rFonts w:hAnsi="Times New Roman"/>
                <w:color w:val="auto"/>
                <w:sz w:val="22"/>
              </w:rPr>
            </w:pPr>
            <w:r>
              <w:rPr>
                <w:rFonts w:hAnsi="Times New Roman"/>
                <w:color w:val="auto"/>
                <w:sz w:val="22"/>
              </w:rPr>
              <w:t>會計系統之財務統計資訊</w:t>
            </w:r>
          </w:p>
        </w:tc>
        <w:tc>
          <w:tcPr>
            <w:tcW w:w="1709" w:type="dxa"/>
            <w:vAlign w:val="center"/>
          </w:tcPr>
          <w:p w:rsidRPr="008F22C9" w:rsidR="00592697" w:rsidP="00A12642" w:rsidRDefault="00592697" w14:paraId="49B98592" w14:textId="77777777">
            <w:pPr>
              <w:pStyle w:val="afff9"/>
              <w:spacing w:line="240" w:lineRule="auto"/>
              <w:rPr>
                <w:rFonts w:hAnsi="Times New Roman"/>
                <w:color w:val="auto"/>
                <w:sz w:val="22"/>
              </w:rPr>
            </w:pPr>
            <w:r>
              <w:rPr>
                <w:rFonts w:hAnsi="Times New Roman"/>
                <w:color w:val="auto"/>
                <w:sz w:val="22"/>
              </w:rPr>
              <w:t>參考公告之文獻及統計量推估值</w:t>
            </w:r>
          </w:p>
        </w:tc>
      </w:tr>
      <w:tr w:rsidRPr="008F22C9" w:rsidR="00E84357" w:rsidTr="00E47F7B" w14:paraId="32F9986E" w14:textId="77777777">
        <w:tc>
          <w:tcPr>
            <w:tcW w:w="1740" w:type="dxa"/>
            <w:vAlign w:val="center"/>
          </w:tcPr>
          <w:p w:rsidRPr="008F22C9" w:rsidR="00592697" w:rsidP="00A12642" w:rsidRDefault="00BD7B06" w14:paraId="4E435326" w14:textId="77777777">
            <w:pPr>
              <w:pStyle w:val="afff9"/>
              <w:spacing w:line="240" w:lineRule="auto"/>
              <w:rPr>
                <w:rFonts w:hAnsi="Times New Roman"/>
                <w:color w:val="auto"/>
                <w:sz w:val="22"/>
                <w:lang w:eastAsia="zh-CN"/>
              </w:rPr>
            </w:pPr>
            <w:r>
              <w:rPr>
                <w:rFonts w:hint="eastAsia" w:hAnsi="Times New Roman"/>
                <w:color w:val="auto"/>
                <w:sz w:val="22"/>
              </w:rPr>
              <w:t>係數</w:t>
            </w:r>
            <w:r>
              <w:rPr>
                <w:rFonts w:hAnsi="Times New Roman"/>
                <w:color w:val="auto"/>
                <w:sz w:val="22"/>
              </w:rPr>
              <w:t>地理性誤差等級(</w:t>
            </w:r>
            <w:r>
              <w:rPr>
                <w:rFonts w:hAnsi="Times New Roman"/>
                <w:color w:val="auto"/>
                <w:sz w:val="22"/>
                <w:lang w:eastAsia="zh-CN"/>
              </w:rPr>
              <w:t>A2</w:t>
            </w:r>
            <w:r>
              <w:rPr>
                <w:rFonts w:hAnsi="Times New Roman"/>
                <w:color w:val="auto"/>
                <w:sz w:val="22"/>
              </w:rPr>
              <w:t>)</w:t>
            </w:r>
          </w:p>
        </w:tc>
        <w:tc>
          <w:tcPr>
            <w:tcW w:w="1709" w:type="dxa"/>
            <w:vAlign w:val="center"/>
          </w:tcPr>
          <w:p w:rsidRPr="008F22C9" w:rsidR="00592697" w:rsidP="00A12642" w:rsidRDefault="00592697" w14:paraId="4DE9D322" w14:textId="77777777">
            <w:pPr>
              <w:pStyle w:val="afff9"/>
              <w:spacing w:line="240" w:lineRule="auto"/>
              <w:rPr>
                <w:rFonts w:hAnsi="Times New Roman"/>
                <w:color w:val="auto"/>
                <w:sz w:val="22"/>
              </w:rPr>
            </w:pPr>
            <w:r>
              <w:rPr>
                <w:rFonts w:hAnsi="Times New Roman"/>
                <w:color w:val="auto"/>
                <w:sz w:val="22"/>
              </w:rPr>
              <w:t>來自研究區域之數據</w:t>
            </w:r>
          </w:p>
        </w:tc>
        <w:tc>
          <w:tcPr>
            <w:tcW w:w="1711" w:type="dxa"/>
            <w:vAlign w:val="center"/>
          </w:tcPr>
          <w:p w:rsidRPr="008F22C9" w:rsidR="00592697" w:rsidP="00A12642" w:rsidRDefault="00592697" w14:paraId="2DAB6C7D" w14:textId="77777777">
            <w:pPr>
              <w:pStyle w:val="afff9"/>
              <w:spacing w:line="240" w:lineRule="auto"/>
              <w:rPr>
                <w:rFonts w:hAnsi="Times New Roman"/>
                <w:color w:val="auto"/>
                <w:sz w:val="22"/>
              </w:rPr>
            </w:pPr>
            <w:r>
              <w:rPr>
                <w:rFonts w:hAnsi="Times New Roman"/>
                <w:color w:val="auto"/>
                <w:sz w:val="22"/>
              </w:rPr>
              <w:t>來自供應商公告之數據</w:t>
            </w:r>
          </w:p>
        </w:tc>
        <w:tc>
          <w:tcPr>
            <w:tcW w:w="1709" w:type="dxa"/>
            <w:vAlign w:val="center"/>
          </w:tcPr>
          <w:p w:rsidRPr="008F22C9" w:rsidR="00592697" w:rsidP="00A12642" w:rsidRDefault="00592697" w14:paraId="2299EF1F" w14:textId="77777777">
            <w:pPr>
              <w:pStyle w:val="afff9"/>
              <w:spacing w:line="240" w:lineRule="auto"/>
              <w:rPr>
                <w:rFonts w:hAnsi="Times New Roman"/>
                <w:color w:val="auto"/>
                <w:sz w:val="22"/>
              </w:rPr>
            </w:pPr>
            <w:r>
              <w:rPr>
                <w:rFonts w:hAnsi="Times New Roman"/>
                <w:color w:val="auto"/>
                <w:sz w:val="22"/>
              </w:rPr>
              <w:t>來自國家公告之數據</w:t>
            </w:r>
          </w:p>
        </w:tc>
        <w:tc>
          <w:tcPr>
            <w:tcW w:w="1709" w:type="dxa"/>
            <w:vAlign w:val="center"/>
          </w:tcPr>
          <w:p w:rsidRPr="008F22C9" w:rsidR="00592697" w:rsidP="00A12642" w:rsidRDefault="00592697" w14:paraId="04FC588E" w14:textId="77777777">
            <w:pPr>
              <w:pStyle w:val="afff9"/>
              <w:spacing w:line="240" w:lineRule="auto"/>
              <w:rPr>
                <w:rFonts w:hAnsi="Times New Roman"/>
                <w:color w:val="auto"/>
                <w:sz w:val="22"/>
              </w:rPr>
            </w:pPr>
            <w:r>
              <w:rPr>
                <w:rFonts w:hAnsi="Times New Roman"/>
                <w:color w:val="auto"/>
                <w:sz w:val="22"/>
              </w:rPr>
              <w:t>來自全球性公告之數據</w:t>
            </w:r>
          </w:p>
        </w:tc>
      </w:tr>
      <w:tr w:rsidRPr="008F22C9" w:rsidR="00E84357" w:rsidTr="00E47F7B" w14:paraId="3E31064D" w14:textId="77777777">
        <w:trPr>
          <w:trHeight w:val="641"/>
        </w:trPr>
        <w:tc>
          <w:tcPr>
            <w:tcW w:w="1740" w:type="dxa"/>
            <w:vAlign w:val="center"/>
          </w:tcPr>
          <w:p w:rsidRPr="008F22C9" w:rsidR="00592697" w:rsidP="00A12642" w:rsidRDefault="00BD7B06" w14:paraId="01F56A1D" w14:textId="77777777">
            <w:pPr>
              <w:pStyle w:val="afff9"/>
              <w:spacing w:line="240" w:lineRule="auto"/>
              <w:rPr>
                <w:rFonts w:hAnsi="Times New Roman"/>
                <w:color w:val="auto"/>
                <w:sz w:val="22"/>
              </w:rPr>
            </w:pPr>
            <w:r>
              <w:rPr>
                <w:rFonts w:hint="eastAsia" w:hAnsi="Times New Roman"/>
                <w:color w:val="auto"/>
                <w:sz w:val="22"/>
              </w:rPr>
              <w:t>係數</w:t>
            </w:r>
            <w:r>
              <w:rPr>
                <w:rFonts w:hAnsi="Times New Roman"/>
                <w:color w:val="auto"/>
                <w:sz w:val="22"/>
              </w:rPr>
              <w:t>時間性誤差等級(</w:t>
            </w:r>
            <w:r>
              <w:rPr>
                <w:rFonts w:hAnsi="Times New Roman"/>
                <w:color w:val="auto"/>
                <w:sz w:val="22"/>
                <w:lang w:eastAsia="zh-CN"/>
              </w:rPr>
              <w:t>A3</w:t>
            </w:r>
            <w:r>
              <w:rPr>
                <w:rFonts w:hAnsi="Times New Roman"/>
                <w:color w:val="auto"/>
                <w:sz w:val="22"/>
              </w:rPr>
              <w:t>)</w:t>
            </w:r>
          </w:p>
        </w:tc>
        <w:tc>
          <w:tcPr>
            <w:tcW w:w="1709" w:type="dxa"/>
            <w:vAlign w:val="center"/>
          </w:tcPr>
          <w:p w:rsidRPr="008F22C9" w:rsidR="00592697" w:rsidP="00A12642" w:rsidRDefault="00592697" w14:paraId="2E892452" w14:textId="77777777">
            <w:pPr>
              <w:pStyle w:val="afff9"/>
              <w:spacing w:line="240" w:lineRule="auto"/>
              <w:rPr>
                <w:rFonts w:hAnsi="Times New Roman"/>
                <w:color w:val="auto"/>
                <w:sz w:val="22"/>
              </w:rPr>
            </w:pPr>
            <w:r>
              <w:rPr>
                <w:rFonts w:hAnsi="Times New Roman"/>
                <w:color w:val="auto"/>
                <w:sz w:val="22"/>
              </w:rPr>
              <w:t>1年內</w:t>
            </w:r>
          </w:p>
        </w:tc>
        <w:tc>
          <w:tcPr>
            <w:tcW w:w="1711" w:type="dxa"/>
            <w:vAlign w:val="center"/>
          </w:tcPr>
          <w:p w:rsidRPr="008F22C9" w:rsidR="00592697" w:rsidP="00A12642" w:rsidRDefault="00592697" w14:paraId="36F2FE6A" w14:textId="77777777">
            <w:pPr>
              <w:pStyle w:val="afff9"/>
              <w:spacing w:line="240" w:lineRule="auto"/>
              <w:rPr>
                <w:rFonts w:hAnsi="Times New Roman"/>
                <w:color w:val="auto"/>
                <w:sz w:val="22"/>
              </w:rPr>
            </w:pPr>
            <w:r>
              <w:rPr>
                <w:rFonts w:hAnsi="Times New Roman"/>
                <w:color w:val="auto"/>
                <w:sz w:val="22"/>
              </w:rPr>
              <w:t>3年內</w:t>
            </w:r>
          </w:p>
        </w:tc>
        <w:tc>
          <w:tcPr>
            <w:tcW w:w="1709" w:type="dxa"/>
            <w:vAlign w:val="center"/>
          </w:tcPr>
          <w:p w:rsidRPr="008F22C9" w:rsidR="00592697" w:rsidP="00A12642" w:rsidRDefault="00592697" w14:paraId="2C466DBC" w14:textId="77777777">
            <w:pPr>
              <w:pStyle w:val="afff9"/>
              <w:spacing w:line="240" w:lineRule="auto"/>
              <w:rPr>
                <w:rFonts w:hAnsi="Times New Roman"/>
                <w:color w:val="auto"/>
                <w:sz w:val="22"/>
              </w:rPr>
            </w:pPr>
            <w:r>
              <w:rPr>
                <w:rFonts w:hAnsi="Times New Roman"/>
                <w:color w:val="auto"/>
                <w:sz w:val="22"/>
              </w:rPr>
              <w:t>5年內</w:t>
            </w:r>
          </w:p>
        </w:tc>
        <w:tc>
          <w:tcPr>
            <w:tcW w:w="1709" w:type="dxa"/>
            <w:vAlign w:val="center"/>
          </w:tcPr>
          <w:p w:rsidRPr="008F22C9" w:rsidR="00592697" w:rsidP="00A12642" w:rsidRDefault="00592697" w14:paraId="173A3AF8" w14:textId="77777777">
            <w:pPr>
              <w:pStyle w:val="afff9"/>
              <w:spacing w:line="240" w:lineRule="auto"/>
              <w:rPr>
                <w:rFonts w:hAnsi="Times New Roman"/>
                <w:color w:val="auto"/>
                <w:sz w:val="22"/>
              </w:rPr>
            </w:pPr>
            <w:r>
              <w:rPr>
                <w:rFonts w:hAnsi="Times New Roman"/>
                <w:color w:val="auto"/>
                <w:sz w:val="22"/>
              </w:rPr>
              <w:t>5年以上</w:t>
            </w:r>
          </w:p>
        </w:tc>
      </w:tr>
      <w:tr w:rsidRPr="008F22C9" w:rsidR="00E84357" w:rsidTr="00E47F7B" w14:paraId="1D6F9E07" w14:textId="77777777">
        <w:trPr>
          <w:trHeight w:val="1006"/>
        </w:trPr>
        <w:tc>
          <w:tcPr>
            <w:tcW w:w="1740" w:type="dxa"/>
            <w:vAlign w:val="center"/>
          </w:tcPr>
          <w:p w:rsidRPr="008F22C9" w:rsidR="00592697" w:rsidP="00A12642" w:rsidRDefault="00BD7B06" w14:paraId="4125164E" w14:textId="77777777">
            <w:pPr>
              <w:pStyle w:val="afff9"/>
              <w:spacing w:line="240" w:lineRule="auto"/>
              <w:rPr>
                <w:rFonts w:hAnsi="Times New Roman"/>
                <w:color w:val="auto"/>
                <w:sz w:val="22"/>
              </w:rPr>
            </w:pPr>
            <w:r>
              <w:rPr>
                <w:rFonts w:hint="eastAsia" w:hAnsi="Times New Roman"/>
                <w:color w:val="auto"/>
                <w:sz w:val="22"/>
              </w:rPr>
              <w:t>係數</w:t>
            </w:r>
            <w:r>
              <w:rPr>
                <w:rFonts w:hAnsi="Times New Roman"/>
                <w:color w:val="auto"/>
                <w:sz w:val="22"/>
              </w:rPr>
              <w:t>技術性誤差等級(</w:t>
            </w:r>
            <w:r>
              <w:rPr>
                <w:rFonts w:hAnsi="Times New Roman"/>
                <w:color w:val="auto"/>
                <w:sz w:val="22"/>
                <w:lang w:eastAsia="zh-CN"/>
              </w:rPr>
              <w:t>A4</w:t>
            </w:r>
            <w:r>
              <w:rPr>
                <w:rFonts w:hAnsi="Times New Roman"/>
                <w:color w:val="auto"/>
                <w:sz w:val="22"/>
              </w:rPr>
              <w:t>)</w:t>
            </w:r>
          </w:p>
        </w:tc>
        <w:tc>
          <w:tcPr>
            <w:tcW w:w="1709" w:type="dxa"/>
            <w:vAlign w:val="center"/>
          </w:tcPr>
          <w:p w:rsidRPr="008F22C9" w:rsidR="00592697" w:rsidP="00A12642" w:rsidRDefault="00592697" w14:paraId="61E089D0" w14:textId="77777777">
            <w:pPr>
              <w:pStyle w:val="afff9"/>
              <w:spacing w:line="240" w:lineRule="auto"/>
              <w:rPr>
                <w:rFonts w:hAnsi="Times New Roman"/>
                <w:color w:val="auto"/>
                <w:sz w:val="22"/>
              </w:rPr>
            </w:pPr>
            <w:r>
              <w:rPr>
                <w:rFonts w:hAnsi="Times New Roman"/>
                <w:color w:val="auto"/>
                <w:sz w:val="22"/>
              </w:rPr>
              <w:t>來自研究區域之技術數據</w:t>
            </w:r>
          </w:p>
        </w:tc>
        <w:tc>
          <w:tcPr>
            <w:tcW w:w="1711" w:type="dxa"/>
            <w:vAlign w:val="center"/>
          </w:tcPr>
          <w:p w:rsidRPr="008F22C9" w:rsidR="00592697" w:rsidP="00A12642" w:rsidRDefault="00592697" w14:paraId="29B3B078" w14:textId="77777777">
            <w:pPr>
              <w:pStyle w:val="afff9"/>
              <w:spacing w:line="240" w:lineRule="auto"/>
              <w:rPr>
                <w:rFonts w:hAnsi="Times New Roman"/>
                <w:color w:val="auto"/>
                <w:sz w:val="22"/>
              </w:rPr>
            </w:pPr>
            <w:r>
              <w:rPr>
                <w:rFonts w:hAnsi="Times New Roman"/>
                <w:color w:val="auto"/>
                <w:sz w:val="22"/>
              </w:rPr>
              <w:t>非來自研究區域，但技術相同之數據</w:t>
            </w:r>
          </w:p>
        </w:tc>
        <w:tc>
          <w:tcPr>
            <w:tcW w:w="1709" w:type="dxa"/>
            <w:vAlign w:val="center"/>
          </w:tcPr>
          <w:p w:rsidRPr="008F22C9" w:rsidR="00592697" w:rsidP="00A12642" w:rsidRDefault="00592697" w14:paraId="0D706120" w14:textId="77777777">
            <w:pPr>
              <w:pStyle w:val="afff9"/>
              <w:spacing w:line="240" w:lineRule="auto"/>
              <w:rPr>
                <w:rFonts w:hAnsi="Times New Roman"/>
                <w:color w:val="auto"/>
                <w:sz w:val="22"/>
              </w:rPr>
            </w:pPr>
            <w:r>
              <w:rPr>
                <w:rFonts w:hAnsi="Times New Roman"/>
                <w:color w:val="auto"/>
                <w:sz w:val="22"/>
              </w:rPr>
              <w:t>類似產品公告之技術規範及節能標準</w:t>
            </w:r>
          </w:p>
        </w:tc>
        <w:tc>
          <w:tcPr>
            <w:tcW w:w="1709" w:type="dxa"/>
            <w:vAlign w:val="center"/>
          </w:tcPr>
          <w:p w:rsidRPr="008F22C9" w:rsidR="00592697" w:rsidP="00A12642" w:rsidRDefault="00592697" w14:paraId="54A688C5" w14:textId="77777777">
            <w:pPr>
              <w:pStyle w:val="afff9"/>
              <w:spacing w:line="240" w:lineRule="auto"/>
              <w:rPr>
                <w:rFonts w:hAnsi="Times New Roman"/>
                <w:color w:val="auto"/>
                <w:sz w:val="22"/>
              </w:rPr>
            </w:pPr>
            <w:r>
              <w:rPr>
                <w:rFonts w:hAnsi="Times New Roman"/>
                <w:color w:val="auto"/>
                <w:sz w:val="22"/>
              </w:rPr>
              <w:t>直接引用研究文獻數據</w:t>
            </w:r>
          </w:p>
        </w:tc>
      </w:tr>
    </w:tbl>
    <w:p w:rsidRPr="008F22C9" w:rsidR="00E84357" w:rsidP="005042D8" w:rsidRDefault="00E84357" w14:paraId="0B4020A7" w14:textId="77777777">
      <w:pPr>
        <w:spacing w:line="240" w:lineRule="atLeast"/>
        <w:ind w:right="562" w:rightChars="234"/>
        <w:rPr>
          <w:rFonts w:eastAsia="標楷體"/>
        </w:rPr>
      </w:pPr>
      <w:bookmarkStart w:name="_Toc70064995" w:id="155"/>
    </w:p>
    <w:p w:rsidRPr="008F22C9" w:rsidR="00592697" w:rsidP="00ED619E" w:rsidRDefault="00592697" w14:paraId="7B762FF8" w14:textId="77777777">
      <w:pPr>
        <w:pStyle w:val="a0"/>
        <w:rPr>
          <w:lang w:eastAsia="zh-CN"/>
        </w:rPr>
      </w:pPr>
      <w:bookmarkStart w:name="_Toc97033162" w:id="156"/>
      <w:bookmarkStart w:name="_Toc97033212" w:id="157"/>
      <w:bookmarkStart w:name="_Toc97033287" w:id="158"/>
      <w:bookmarkStart w:name="_Toc226682814" w:id="159"/>
      <w:r>
        <w:t>數據誤差等級</w:t>
      </w:r>
      <w:bookmarkEnd w:id="155"/>
      <w:bookmarkEnd w:id="156"/>
      <w:bookmarkEnd w:id="157"/>
      <w:bookmarkEnd w:id="158"/>
      <w:bookmarkEnd w:id="159"/>
    </w:p>
    <w:tbl>
      <w:tblPr>
        <w:tblW w:w="8633" w:type="dxa"/>
        <w:tblInd w:w="108" w:type="dxa"/>
        <w:tblBorders>
          <w:top w:val="single" w:color="auto" w:sz="8" w:space="0"/>
          <w:left w:val="single" w:color="auto" w:sz="12" w:space="0"/>
          <w:bottom w:val="single" w:color="auto" w:sz="12" w:space="0"/>
          <w:right w:val="single" w:color="auto" w:sz="12" w:space="0"/>
          <w:insideH w:val="single" w:color="auto" w:sz="8" w:space="0"/>
          <w:insideV w:val="single" w:color="auto" w:sz="8" w:space="0"/>
        </w:tblBorders>
        <w:tblLook w:val="04A0" w:firstRow="1" w:lastRow="0" w:firstColumn="1" w:lastColumn="0" w:noHBand="0" w:noVBand="1"/>
      </w:tblPr>
      <w:tblGrid>
        <w:gridCol w:w="8633"/>
      </w:tblGrid>
      <w:tr w:rsidRPr="008F22C9" w:rsidR="00E84357" w:rsidTr="00E47F7B" w14:paraId="542824C4" w14:textId="77777777">
        <w:tc>
          <w:tcPr>
            <w:tcW w:w="8633" w:type="dxa"/>
            <w:shd w:val="clear" w:color="auto" w:fill="D9D9D9"/>
          </w:tcPr>
          <w:p w:rsidRPr="008F22C9" w:rsidR="00592697" w:rsidP="00A12642" w:rsidRDefault="00592697" w14:paraId="613C6A6C" w14:textId="77777777">
            <w:pPr>
              <w:pStyle w:val="afff9"/>
              <w:spacing w:line="240" w:lineRule="auto"/>
              <w:jc w:val="center"/>
              <w:rPr>
                <w:rFonts w:hAnsi="Times New Roman"/>
                <w:color w:val="auto"/>
                <w:sz w:val="24"/>
              </w:rPr>
            </w:pPr>
            <w:r>
              <w:rPr>
                <w:rFonts w:hAnsi="Times New Roman"/>
                <w:color w:val="auto"/>
                <w:sz w:val="24"/>
              </w:rPr>
              <w:t>第一級(A)</w:t>
            </w:r>
          </w:p>
        </w:tc>
      </w:tr>
      <w:tr w:rsidRPr="008F22C9" w:rsidR="00E84357" w:rsidTr="00E47F7B" w14:paraId="689DB0AD" w14:textId="77777777">
        <w:tc>
          <w:tcPr>
            <w:tcW w:w="8633" w:type="dxa"/>
          </w:tcPr>
          <w:p w:rsidRPr="008F22C9" w:rsidR="00592697" w:rsidP="00A12642" w:rsidRDefault="00592697" w14:paraId="1BA1E070" w14:textId="77777777">
            <w:pPr>
              <w:pStyle w:val="afff9"/>
              <w:spacing w:line="240" w:lineRule="auto"/>
              <w:jc w:val="center"/>
              <w:rPr>
                <w:rFonts w:hAnsi="Times New Roman"/>
                <w:color w:val="auto"/>
                <w:sz w:val="24"/>
              </w:rPr>
            </w:pPr>
            <w:r>
              <w:rPr>
                <w:rFonts w:hAnsi="Times New Roman"/>
                <w:color w:val="auto"/>
                <w:sz w:val="24"/>
              </w:rPr>
              <w:t>E ≤</w:t>
            </w:r>
            <w:r>
              <w:rPr>
                <w:rFonts w:hAnsi="Times New Roman"/>
                <w:color w:val="auto"/>
                <w:sz w:val="24"/>
                <w:lang w:eastAsia="zh-CN"/>
              </w:rPr>
              <w:t>4</w:t>
            </w:r>
          </w:p>
        </w:tc>
      </w:tr>
      <w:tr w:rsidRPr="008F22C9" w:rsidR="00E84357" w:rsidTr="00E47F7B" w14:paraId="6CAA5590" w14:textId="77777777">
        <w:tc>
          <w:tcPr>
            <w:tcW w:w="8633" w:type="dxa"/>
            <w:shd w:val="clear" w:color="auto" w:fill="D9D9D9"/>
          </w:tcPr>
          <w:p w:rsidRPr="008F22C9" w:rsidR="00592697" w:rsidP="00A12642" w:rsidRDefault="00592697" w14:paraId="4D36BD64" w14:textId="77777777">
            <w:pPr>
              <w:pStyle w:val="afff9"/>
              <w:spacing w:line="240" w:lineRule="auto"/>
              <w:jc w:val="center"/>
              <w:rPr>
                <w:rFonts w:hAnsi="Times New Roman"/>
                <w:color w:val="auto"/>
                <w:sz w:val="24"/>
              </w:rPr>
            </w:pPr>
            <w:r>
              <w:rPr>
                <w:rFonts w:hAnsi="Times New Roman"/>
                <w:color w:val="auto"/>
                <w:sz w:val="24"/>
              </w:rPr>
              <w:t>第二級(</w:t>
            </w:r>
            <w:r>
              <w:rPr>
                <w:rFonts w:hAnsi="Times New Roman"/>
                <w:color w:val="auto"/>
                <w:sz w:val="24"/>
                <w:lang w:eastAsia="zh-CN"/>
              </w:rPr>
              <w:t>B</w:t>
            </w:r>
            <w:r>
              <w:rPr>
                <w:rFonts w:hAnsi="Times New Roman"/>
                <w:color w:val="auto"/>
                <w:sz w:val="24"/>
              </w:rPr>
              <w:t>)</w:t>
            </w:r>
          </w:p>
        </w:tc>
      </w:tr>
      <w:tr w:rsidRPr="008F22C9" w:rsidR="00E84357" w:rsidTr="00E47F7B" w14:paraId="581DB934" w14:textId="77777777">
        <w:tc>
          <w:tcPr>
            <w:tcW w:w="8633" w:type="dxa"/>
          </w:tcPr>
          <w:p w:rsidRPr="008F22C9" w:rsidR="00592697" w:rsidP="00A12642" w:rsidRDefault="00592697" w14:paraId="3049A81F" w14:textId="77777777">
            <w:pPr>
              <w:pStyle w:val="afff9"/>
              <w:spacing w:line="240" w:lineRule="auto"/>
              <w:jc w:val="center"/>
              <w:rPr>
                <w:rFonts w:hAnsi="Times New Roman"/>
                <w:color w:val="auto"/>
                <w:sz w:val="24"/>
                <w:lang w:eastAsia="zh-CN"/>
              </w:rPr>
            </w:pPr>
            <w:r>
              <w:rPr>
                <w:rFonts w:hAnsi="Times New Roman"/>
                <w:color w:val="auto"/>
                <w:sz w:val="24"/>
              </w:rPr>
              <w:t>4&lt;E≤</w:t>
            </w:r>
            <w:r>
              <w:rPr>
                <w:rFonts w:hAnsi="Times New Roman"/>
                <w:color w:val="auto"/>
                <w:sz w:val="24"/>
                <w:lang w:eastAsia="zh-CN"/>
              </w:rPr>
              <w:t>8</w:t>
            </w:r>
          </w:p>
        </w:tc>
      </w:tr>
      <w:tr w:rsidRPr="008F22C9" w:rsidR="00E84357" w:rsidTr="00E47F7B" w14:paraId="4BCAABEE" w14:textId="77777777">
        <w:tc>
          <w:tcPr>
            <w:tcW w:w="8633" w:type="dxa"/>
            <w:shd w:val="clear" w:color="auto" w:fill="D9D9D9"/>
          </w:tcPr>
          <w:p w:rsidRPr="008F22C9" w:rsidR="00592697" w:rsidP="00A12642" w:rsidRDefault="00592697" w14:paraId="42273FF2" w14:textId="77777777">
            <w:pPr>
              <w:pStyle w:val="afff9"/>
              <w:spacing w:line="240" w:lineRule="auto"/>
              <w:jc w:val="center"/>
              <w:rPr>
                <w:rFonts w:hAnsi="Times New Roman"/>
                <w:color w:val="auto"/>
                <w:sz w:val="24"/>
              </w:rPr>
            </w:pPr>
            <w:r>
              <w:rPr>
                <w:rFonts w:hAnsi="Times New Roman"/>
                <w:color w:val="auto"/>
                <w:sz w:val="24"/>
              </w:rPr>
              <w:t>第三級(</w:t>
            </w:r>
            <w:r>
              <w:rPr>
                <w:rFonts w:hAnsi="Times New Roman"/>
                <w:color w:val="auto"/>
                <w:sz w:val="24"/>
                <w:lang w:eastAsia="zh-CN"/>
              </w:rPr>
              <w:t>C</w:t>
            </w:r>
            <w:r>
              <w:rPr>
                <w:rFonts w:hAnsi="Times New Roman"/>
                <w:color w:val="auto"/>
                <w:sz w:val="24"/>
              </w:rPr>
              <w:t>)</w:t>
            </w:r>
          </w:p>
        </w:tc>
      </w:tr>
      <w:tr w:rsidRPr="008F22C9" w:rsidR="00E84357" w:rsidTr="00E47F7B" w14:paraId="293FB908" w14:textId="77777777">
        <w:tc>
          <w:tcPr>
            <w:tcW w:w="8633" w:type="dxa"/>
          </w:tcPr>
          <w:p w:rsidRPr="008F22C9" w:rsidR="00592697" w:rsidP="00A12642" w:rsidRDefault="00592697" w14:paraId="412CED32" w14:textId="77777777">
            <w:pPr>
              <w:pStyle w:val="afff9"/>
              <w:spacing w:line="240" w:lineRule="auto"/>
              <w:jc w:val="center"/>
              <w:rPr>
                <w:rFonts w:hAnsi="Times New Roman"/>
                <w:color w:val="auto"/>
                <w:sz w:val="24"/>
              </w:rPr>
            </w:pPr>
            <w:r>
              <w:rPr>
                <w:rFonts w:hAnsi="Times New Roman"/>
                <w:color w:val="auto"/>
                <w:sz w:val="24"/>
              </w:rPr>
              <w:t>8&lt;E≤</w:t>
            </w:r>
            <w:r>
              <w:rPr>
                <w:rFonts w:hAnsi="Times New Roman"/>
                <w:color w:val="auto"/>
                <w:sz w:val="24"/>
                <w:lang w:eastAsia="zh-CN"/>
              </w:rPr>
              <w:t>12</w:t>
            </w:r>
          </w:p>
        </w:tc>
      </w:tr>
      <w:tr w:rsidRPr="008F22C9" w:rsidR="00E84357" w:rsidTr="00E47F7B" w14:paraId="1523248D" w14:textId="77777777">
        <w:tc>
          <w:tcPr>
            <w:tcW w:w="8633" w:type="dxa"/>
            <w:shd w:val="clear" w:color="auto" w:fill="D9D9D9"/>
          </w:tcPr>
          <w:p w:rsidRPr="008F22C9" w:rsidR="00592697" w:rsidP="00A12642" w:rsidRDefault="00592697" w14:paraId="1DFC51AC" w14:textId="77777777">
            <w:pPr>
              <w:pStyle w:val="afff9"/>
              <w:spacing w:line="240" w:lineRule="auto"/>
              <w:jc w:val="center"/>
              <w:rPr>
                <w:rFonts w:hAnsi="Times New Roman"/>
                <w:color w:val="auto"/>
                <w:sz w:val="24"/>
              </w:rPr>
            </w:pPr>
            <w:r>
              <w:rPr>
                <w:rFonts w:hAnsi="Times New Roman"/>
                <w:color w:val="auto"/>
                <w:sz w:val="24"/>
              </w:rPr>
              <w:t>第四級(</w:t>
            </w:r>
            <w:r>
              <w:rPr>
                <w:rFonts w:hAnsi="Times New Roman"/>
                <w:color w:val="auto"/>
                <w:sz w:val="24"/>
                <w:lang w:eastAsia="zh-CN"/>
              </w:rPr>
              <w:t>D</w:t>
            </w:r>
            <w:r>
              <w:rPr>
                <w:rFonts w:hAnsi="Times New Roman"/>
                <w:color w:val="auto"/>
                <w:sz w:val="24"/>
              </w:rPr>
              <w:t>)</w:t>
            </w:r>
          </w:p>
        </w:tc>
      </w:tr>
      <w:tr w:rsidRPr="008F22C9" w:rsidR="00E84357" w:rsidTr="00E47F7B" w14:paraId="04BD1C12" w14:textId="77777777">
        <w:tc>
          <w:tcPr>
            <w:tcW w:w="8633" w:type="dxa"/>
          </w:tcPr>
          <w:p w:rsidRPr="008F22C9" w:rsidR="00592697" w:rsidP="00A12642" w:rsidRDefault="00592697" w14:paraId="7C83F2A7" w14:textId="77777777">
            <w:pPr>
              <w:pStyle w:val="afff9"/>
              <w:spacing w:line="240" w:lineRule="auto"/>
              <w:jc w:val="center"/>
              <w:rPr>
                <w:rFonts w:hAnsi="Times New Roman"/>
                <w:color w:val="auto"/>
                <w:sz w:val="24"/>
              </w:rPr>
            </w:pPr>
            <w:r>
              <w:rPr>
                <w:rFonts w:hAnsi="Times New Roman"/>
                <w:color w:val="auto"/>
                <w:sz w:val="24"/>
              </w:rPr>
              <w:t>1</w:t>
            </w:r>
            <w:r>
              <w:rPr>
                <w:rFonts w:hAnsi="Times New Roman"/>
                <w:color w:val="auto"/>
                <w:sz w:val="24"/>
                <w:lang w:eastAsia="zh-CN"/>
              </w:rPr>
              <w:t>2</w:t>
            </w:r>
            <w:r>
              <w:rPr>
                <w:rFonts w:hAnsi="Times New Roman"/>
                <w:color w:val="auto"/>
                <w:sz w:val="24"/>
              </w:rPr>
              <w:t>&lt;E≤</w:t>
            </w:r>
            <w:r>
              <w:rPr>
                <w:rFonts w:hAnsi="Times New Roman"/>
                <w:color w:val="auto"/>
                <w:sz w:val="24"/>
                <w:lang w:eastAsia="zh-CN"/>
              </w:rPr>
              <w:t>16</w:t>
            </w:r>
          </w:p>
        </w:tc>
      </w:tr>
    </w:tbl>
    <w:p w:rsidR="00E84357" w:rsidP="00E84357" w:rsidRDefault="00E84357" w14:paraId="1D7B270A" w14:textId="77777777">
      <w:pPr>
        <w:spacing w:after="180" w:afterLines="50" w:line="240" w:lineRule="atLeast"/>
        <w:ind w:right="110" w:rightChars="46"/>
        <w:rPr>
          <w:rFonts w:eastAsia="標楷體"/>
          <w:bCs/>
          <w:spacing w:val="20"/>
        </w:rPr>
      </w:pPr>
    </w:p>
    <w:p w:rsidRPr="009B5A36" w:rsidR="00E47F7B" w:rsidP="00E47F7B" w:rsidRDefault="00E47F7B" w14:paraId="0BEC5414" w14:textId="77777777">
      <w:pPr>
        <w:spacing w:after="180" w:afterLines="50" w:line="240" w:lineRule="atLeast"/>
        <w:ind w:right="110" w:rightChars="46"/>
        <w:rPr>
          <w:rFonts w:eastAsia="標楷體"/>
          <w:b/>
          <w:spacing w:val="20"/>
        </w:rPr>
      </w:pPr>
      <w:r>
        <w:rPr>
          <w:rFonts w:hint="eastAsia" w:eastAsia="標楷體"/>
          <w:b/>
          <w:spacing w:val="20"/>
        </w:rPr>
        <w:t>類別1的不確定性分析</w:t>
      </w:r>
    </w:p>
    <w:p w:rsidR="00E47F7B" w:rsidP="2E5B7855" w:rsidRDefault="00E47F7B" w14:paraId="13CBF8CB" w14:textId="7F455ADD">
      <w:pPr>
        <w:spacing w:after="180" w:afterLines="50" w:line="240" w:lineRule="atLeast"/>
        <w:ind w:right="110" w:rightChars="46" w:firstLine="560" w:firstLineChars="200"/>
        <w:rPr>
          <w:rFonts w:eastAsia="標楷體"/>
          <w:spacing w:val="20"/>
        </w:rPr>
      </w:pPr>
      <w:r>
        <w:rPr>
          <w:rFonts w:eastAsia="標楷體"/>
          <w:spacing w:val="20"/>
        </w:rPr>
        <w:t>類別1的不確定性分析結果如下表所示，亦根據式</w:t>
      </w:r>
      <w:r>
        <w:rPr>
          <w:rFonts w:eastAsia="標楷體"/>
        </w:rPr>
        <w:t>2進行量化與計算結果為</w:t>
      </w:r>
      <w:r>
        <w:rPr>
          <w:rFonts w:eastAsia="標楷體"/>
          <w:lang w:val="zh-CN"/>
        </w:rPr>
        <w:t>±</w:t>
      </w:r>
      <w:r>
        <w:rPr>
          <w:rFonts w:eastAsia="DengXian"/>
          <w:lang w:val="zh-CN" w:eastAsia="zh-CN"/>
        </w:rPr>
        <w:t>{{uncertainty_scope1_pct}}%</w:t>
      </w:r>
      <w:r>
        <w:rPr>
          <w:rFonts w:eastAsia="標楷體"/>
        </w:rPr>
        <w:t>，遵循精確度等級表給予等級評分「{{uncertainty_scope1_level}}」。</w:t>
      </w:r>
    </w:p>
    <w:p w:rsidR="00E54405" w:rsidP="00E54405" w:rsidRDefault="00E54405" w14:paraId="60D25543" w14:textId="77777777">
      <w:pPr>
        <w:pStyle w:val="a0"/>
      </w:pPr>
      <w:r>
        <w:t xml:space="preserve"> </w:t>
      </w:r>
      <w:bookmarkStart w:name="_Toc226682815" w:id="160"/>
      <w:r>
        <w:t>類別1不確定性分析</w:t>
      </w:r>
      <w:bookmarkEnd w:id="160"/>
    </w:p>
    <w:p w:rsidRPr="005E5143" w:rsidR="005E5143" w:rsidP="2FC2A234" w:rsidRDefault="012FFEC5" w14:paraId="4F904CB7" w14:textId="0F1CC85C">
      <w:pPr>
        <w:rPr>
          <w:del w:author="Kelly Lin (Taipei, 林璽容)" w:date="2025-06-25T17:22:00Z" w:id="161"/>
        </w:rPr>
      </w:pPr>
      <w:r>
        <w:rPr>
          <w:noProof/>
        </w:rPr>
        <w:drawing>
          <wp:inline distT="0" distB="0" distL="0" distR="0" wp14:anchorId="6F0E8DC5" wp14:editId="7E1CC7EF">
            <wp:extent cx="6562725" cy="889493"/>
            <wp:effectExtent l="0" t="0" r="0" b="0"/>
            <wp:docPr id="10064384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438484" name="Picture 1006438484"/>
                    <pic:cNvPicPr/>
                  </pic:nvPicPr>
                  <pic:blipFill>
                    <a:blip r:embed="rId48">
                      <a:extLst>
                        <a:ext uri="{28A0092B-C50C-407E-A947-70E740481C1C}">
                          <a14:useLocalDpi xmlns:a14="http://schemas.microsoft.com/office/drawing/2010/main"/>
                        </a:ext>
                      </a:extLst>
                    </a:blip>
                    <a:stretch>
                      <a:fillRect/>
                    </a:stretch>
                  </pic:blipFill>
                  <pic:spPr>
                    <a:xfrm>
                      <a:off x="0" y="0"/>
                      <a:ext cx="6562725" cy="889493"/>
                    </a:xfrm>
                    <a:prstGeom prst="rect">
                      <a:avLst/>
                    </a:prstGeom>
                  </pic:spPr>
                </pic:pic>
              </a:graphicData>
            </a:graphic>
          </wp:inline>
        </w:drawing>
      </w:r>
    </w:p>
    <w:p w:rsidRPr="00CE2098" w:rsidR="00CE2098" w:rsidP="00CE2098" w:rsidRDefault="006D4A8E" w14:paraId="2772B394" w14:textId="77777777">
      <w:pPr>
        <w:ind w:left="1274" w:hanging="1274" w:hangingChars="531"/>
        <w:rPr>
          <w:rFonts w:eastAsia="標楷體"/>
        </w:rPr>
      </w:pPr>
      <w:del w:author="Kelly Lin (Taipei, 林璽容)" w:date="2025-06-25T17:22:00Z" w:id="162">
        <w:r>
          <w:rPr>
            <w:rFonts w:eastAsia="標楷體"/>
          </w:rPr>
          <w:delText>×</w:delText>
        </w:r>
      </w:del>
      <w:r>
        <w:rPr>
          <w:rFonts w:eastAsia="標楷體"/>
        </w:rPr>
        <w:t>資料來源：GHG Protocol guidance on uncertainty assessment in GHG Inventories and calculating statistical parameter uncertainty</w:t>
      </w:r>
    </w:p>
    <w:p w:rsidR="00E47F7B" w:rsidP="00CE2098" w:rsidRDefault="00CB67BC" w14:paraId="440D761E" w14:textId="77777777">
      <w:pPr>
        <w:rPr>
          <w:rFonts w:eastAsia="標楷體"/>
        </w:rPr>
      </w:pPr>
      <w:ins w:author="Kelly Lin (Taipei, 林璽容)" w:date="2025-06-25T17:22:00Z" w:id="163">
        <w:r>
          <w:rPr>
            <w:rFonts w:hint="eastAsia" w:ascii="新細明體" w:hAnsi="新細明體"/>
          </w:rPr>
          <w:t>※</w:t>
        </w:r>
      </w:ins>
      <w:del w:author="Kelly Lin (Taipei, 林璽容)" w:date="2025-06-25T17:22:00Z" w:id="164">
        <w:r>
          <w:rPr>
            <w:rFonts w:eastAsia="標楷體"/>
          </w:rPr>
          <w:delText>×</w:delText>
        </w:r>
      </w:del>
      <w:r>
        <w:rPr>
          <w:rFonts w:eastAsia="標楷體"/>
        </w:rPr>
        <w:t>不確定性數值大於60 %應予以排除</w:t>
      </w:r>
    </w:p>
    <w:p w:rsidRPr="00CE2098" w:rsidR="00CE2098" w:rsidP="00CE2098" w:rsidRDefault="00CE2098" w14:paraId="06971CD3" w14:textId="77777777">
      <w:pPr>
        <w:rPr>
          <w:rFonts w:eastAsia="標楷體"/>
        </w:rPr>
      </w:pPr>
    </w:p>
    <w:p w:rsidRPr="009B5A36" w:rsidR="00E47F7B" w:rsidP="00E47F7B" w:rsidRDefault="00E47F7B" w14:paraId="57103BFE" w14:textId="77777777">
      <w:pPr>
        <w:spacing w:after="180" w:afterLines="50" w:line="240" w:lineRule="atLeast"/>
        <w:ind w:right="110" w:rightChars="46"/>
        <w:rPr>
          <w:rFonts w:eastAsia="標楷體"/>
          <w:b/>
          <w:spacing w:val="20"/>
        </w:rPr>
      </w:pPr>
      <w:r>
        <w:rPr>
          <w:rFonts w:hint="eastAsia" w:eastAsia="標楷體"/>
          <w:b/>
          <w:spacing w:val="20"/>
        </w:rPr>
        <w:t>類別</w:t>
      </w:r>
      <w:r>
        <w:rPr>
          <w:rFonts w:eastAsia="標楷體"/>
          <w:b/>
          <w:spacing w:val="20"/>
        </w:rPr>
        <w:t>2</w:t>
      </w:r>
      <w:r>
        <w:rPr>
          <w:rFonts w:hint="eastAsia" w:eastAsia="標楷體"/>
          <w:b/>
          <w:spacing w:val="20"/>
        </w:rPr>
        <w:t>的不確定分析（依區域別計算）</w:t>
      </w:r>
    </w:p>
    <w:p w:rsidRPr="004070D3" w:rsidR="00E47F7B" w:rsidP="7B3F8B99" w:rsidRDefault="6EB64FDB" w14:paraId="5EBBB88D" w14:textId="5D21F0C9">
      <w:pPr>
        <w:spacing w:after="180" w:afterLines="50" w:line="240" w:lineRule="atLeast"/>
        <w:ind w:right="110" w:rightChars="46" w:firstLine="560" w:firstLineChars="200"/>
        <w:rPr>
          <w:rFonts w:eastAsia="SimSun"/>
          <w:spacing w:val="20"/>
          <w:lang w:val="zh-CN" w:eastAsia="zh-CN"/>
        </w:rPr>
      </w:pPr>
      <w:r>
        <w:rPr>
          <w:rFonts w:eastAsia="標楷體"/>
          <w:spacing w:val="20"/>
          <w:lang w:val="zh-CN"/>
        </w:rPr>
        <w:t>依據20</w:t>
      </w:r>
      <w:r>
        <w:rPr>
          <w:rFonts w:eastAsia="DengXian"/>
          <w:spacing w:val="20"/>
          <w:lang w:val="zh-CN" w:eastAsia="zh-CN"/>
        </w:rPr>
        <w:t>25</w:t>
      </w:r>
      <w:r>
        <w:rPr>
          <w:rFonts w:eastAsia="標楷體"/>
          <w:spacing w:val="20"/>
          <w:lang w:val="zh-CN"/>
        </w:rPr>
        <w:t>年盤查期間本公司溫室氣體盤查排放分析結果，電力使用之活動數據95％信賴區間之活動數據不確定性為±</w:t>
      </w:r>
      <w:r>
        <w:rPr>
          <w:rFonts w:eastAsia="DengXian"/>
          <w:spacing w:val="20"/>
          <w:lang w:val="zh-CN" w:eastAsia="zh-CN"/>
        </w:rPr>
        <w:t>{{uncertainty_scope2_ad_pct}}</w:t>
      </w:r>
      <w:r>
        <w:rPr>
          <w:rFonts w:eastAsia="標楷體"/>
          <w:spacing w:val="20"/>
          <w:lang w:val="zh-CN"/>
        </w:rPr>
        <w:t>％；使用電力之CO</w:t>
      </w:r>
      <w:r>
        <w:rPr>
          <w:rFonts w:eastAsia="標楷體"/>
          <w:spacing w:val="20"/>
          <w:vertAlign w:val="subscript"/>
          <w:lang w:val="zh-CN"/>
        </w:rPr>
        <w:t>2</w:t>
      </w:r>
      <w:r>
        <w:rPr>
          <w:rFonts w:eastAsia="標楷體"/>
          <w:spacing w:val="20"/>
          <w:lang w:val="zh-CN"/>
        </w:rPr>
        <w:t>排放係數95％信賴區間之排放係數不確定性(σ)為±{{uncertainty_scope2_ef_pct}}％，外購電力單一排放源不確定性為±{{uncertainty_scope2_pct}}％</w:t>
      </w:r>
      <w:r>
        <w:rPr>
          <w:rFonts w:eastAsia="標楷體"/>
          <w:spacing w:val="20"/>
          <w:lang w:val="zh-CN"/>
        </w:rPr>
        <w:t>，依不確定性評估精確度等級表（表3-25），數據品質之精確度等級為「{{uncertainty_scope2_level}}」。</w:t>
      </w:r>
    </w:p>
    <w:p w:rsidRPr="00E47F7B" w:rsidR="00E47F7B" w:rsidP="00E47F7B" w:rsidRDefault="009B5A36" w14:paraId="648B5E80" w14:textId="77777777">
      <w:pPr>
        <w:pStyle w:val="a0"/>
      </w:pPr>
      <w:bookmarkStart w:name="_Toc507406286" w:id="165"/>
      <w:bookmarkStart w:name="_Toc7442631" w:id="166"/>
      <w:bookmarkStart w:name="_Toc70064997" w:id="167"/>
      <w:r>
        <w:rPr>
          <w:rFonts w:hint="eastAsia"/>
        </w:rPr>
        <w:t xml:space="preserve"> </w:t>
      </w:r>
      <w:bookmarkStart w:name="_Toc226682816" w:id="168"/>
      <w:r>
        <w:t>IPCC Guideline</w:t>
      </w:r>
      <w:r>
        <w:rPr>
          <w:rFonts w:hint="eastAsia"/>
        </w:rPr>
        <w:t>公佈之不確定性建議值</w:t>
      </w:r>
      <w:bookmarkEnd w:id="165"/>
      <w:bookmarkEnd w:id="166"/>
      <w:bookmarkEnd w:id="167"/>
      <w:bookmarkEnd w:id="168"/>
    </w:p>
    <w:tbl>
      <w:tblPr>
        <w:tblW w:w="8936" w:type="dxa"/>
        <w:jc w:val="center"/>
        <w:tblLayout w:type="fixed"/>
        <w:tblCellMar>
          <w:left w:w="28" w:type="dxa"/>
          <w:right w:w="28" w:type="dxa"/>
        </w:tblCellMar>
        <w:tblLook w:val="04A0" w:firstRow="1" w:lastRow="0" w:firstColumn="1" w:lastColumn="0" w:noHBand="0" w:noVBand="1"/>
      </w:tblPr>
      <w:tblGrid>
        <w:gridCol w:w="998"/>
        <w:gridCol w:w="2693"/>
        <w:gridCol w:w="1417"/>
        <w:gridCol w:w="1843"/>
        <w:gridCol w:w="1985"/>
      </w:tblGrid>
      <w:tr w:rsidRPr="00FA0C00" w:rsidR="00120186" w:rsidTr="00F75AAE" w14:paraId="01E8521A" w14:textId="77777777">
        <w:trPr>
          <w:trHeight w:val="58"/>
          <w:jc w:val="center"/>
        </w:trPr>
        <w:tc>
          <w:tcPr>
            <w:tcW w:w="998" w:type="dxa"/>
            <w:tcBorders>
              <w:top w:val="single" w:color="000000" w:sz="4" w:space="0"/>
              <w:left w:val="single" w:color="000000" w:sz="4" w:space="0"/>
              <w:bottom w:val="single" w:color="000000" w:sz="4" w:space="0"/>
              <w:right w:val="single" w:color="000000" w:sz="4" w:space="0"/>
            </w:tcBorders>
            <w:shd w:val="clear" w:color="FFFF99" w:fill="FFFF99"/>
            <w:vAlign w:val="center"/>
          </w:tcPr>
          <w:p w:rsidRPr="00FA0C00" w:rsidR="00120186" w:rsidP="00FA0C00" w:rsidRDefault="00120186" w14:paraId="27865A50" w14:textId="77777777">
            <w:pPr>
              <w:ind w:right="110" w:rightChars="46"/>
              <w:jc w:val="center"/>
              <w:rPr>
                <w:rFonts w:eastAsia="標楷體"/>
                <w:b/>
                <w:bCs/>
                <w:spacing w:val="20"/>
              </w:rPr>
            </w:pPr>
            <w:r>
              <w:rPr>
                <w:rFonts w:hint="eastAsia" w:eastAsia="標楷體"/>
                <w:b/>
                <w:bCs/>
                <w:spacing w:val="20"/>
              </w:rPr>
              <w:t>氣體</w:t>
            </w:r>
          </w:p>
        </w:tc>
        <w:tc>
          <w:tcPr>
            <w:tcW w:w="2693" w:type="dxa"/>
            <w:tcBorders>
              <w:top w:val="single" w:color="000000" w:sz="4" w:space="0"/>
              <w:left w:val="nil"/>
              <w:bottom w:val="single" w:color="000000" w:sz="4" w:space="0"/>
              <w:right w:val="single" w:color="000000" w:sz="4" w:space="0"/>
            </w:tcBorders>
            <w:shd w:val="clear" w:color="FFFF99" w:fill="FFFF99"/>
            <w:vAlign w:val="center"/>
          </w:tcPr>
          <w:p w:rsidRPr="00FA0C00" w:rsidR="00120186" w:rsidP="00FA0C00" w:rsidRDefault="00120186" w14:paraId="238682CF" w14:textId="77777777">
            <w:pPr>
              <w:ind w:right="110" w:rightChars="46"/>
              <w:jc w:val="center"/>
              <w:rPr>
                <w:rFonts w:eastAsia="標楷體"/>
                <w:b/>
                <w:bCs/>
                <w:spacing w:val="20"/>
              </w:rPr>
            </w:pPr>
            <w:r>
              <w:rPr>
                <w:rFonts w:hint="eastAsia" w:eastAsia="標楷體"/>
                <w:b/>
                <w:bCs/>
                <w:spacing w:val="20"/>
              </w:rPr>
              <w:t>來源類別</w:t>
            </w:r>
          </w:p>
        </w:tc>
        <w:tc>
          <w:tcPr>
            <w:tcW w:w="1417" w:type="dxa"/>
            <w:tcBorders>
              <w:top w:val="single" w:color="000000" w:sz="4" w:space="0"/>
              <w:left w:val="nil"/>
              <w:bottom w:val="single" w:color="000000" w:sz="4" w:space="0"/>
              <w:right w:val="single" w:color="000000" w:sz="4" w:space="0"/>
            </w:tcBorders>
            <w:shd w:val="clear" w:color="FFFF99" w:fill="FFFF99"/>
            <w:vAlign w:val="center"/>
          </w:tcPr>
          <w:p w:rsidRPr="00FA0C00" w:rsidR="00120186" w:rsidP="00FA0C00" w:rsidRDefault="00120186" w14:paraId="04E62968" w14:textId="77777777">
            <w:pPr>
              <w:ind w:right="110" w:rightChars="46"/>
              <w:jc w:val="center"/>
              <w:rPr>
                <w:rFonts w:eastAsia="標楷體"/>
                <w:b/>
                <w:bCs/>
                <w:spacing w:val="20"/>
              </w:rPr>
            </w:pPr>
            <w:r>
              <w:rPr>
                <w:rFonts w:hint="eastAsia" w:eastAsia="標楷體"/>
                <w:b/>
                <w:bCs/>
                <w:spacing w:val="20"/>
              </w:rPr>
              <w:t>排放係數</w:t>
            </w:r>
          </w:p>
        </w:tc>
        <w:tc>
          <w:tcPr>
            <w:tcW w:w="1843" w:type="dxa"/>
            <w:tcBorders>
              <w:top w:val="single" w:color="000000" w:sz="4" w:space="0"/>
              <w:left w:val="nil"/>
              <w:bottom w:val="single" w:color="000000" w:sz="4" w:space="0"/>
              <w:right w:val="single" w:color="000000" w:sz="4" w:space="0"/>
            </w:tcBorders>
            <w:shd w:val="clear" w:color="FFFF99" w:fill="FFFF99"/>
            <w:vAlign w:val="center"/>
          </w:tcPr>
          <w:p w:rsidRPr="00FA0C00" w:rsidR="00120186" w:rsidP="00FA0C00" w:rsidRDefault="00120186" w14:paraId="7C4D7D01" w14:textId="77777777">
            <w:pPr>
              <w:ind w:right="110" w:rightChars="46"/>
              <w:jc w:val="center"/>
              <w:rPr>
                <w:rFonts w:eastAsia="標楷體"/>
                <w:b/>
                <w:bCs/>
                <w:spacing w:val="20"/>
              </w:rPr>
            </w:pPr>
            <w:r>
              <w:rPr>
                <w:rFonts w:hint="eastAsia" w:eastAsia="標楷體"/>
                <w:b/>
                <w:bCs/>
                <w:spacing w:val="20"/>
              </w:rPr>
              <w:t>活動數據</w:t>
            </w:r>
          </w:p>
        </w:tc>
        <w:tc>
          <w:tcPr>
            <w:tcW w:w="1985" w:type="dxa"/>
            <w:tcBorders>
              <w:top w:val="single" w:color="000000" w:sz="4" w:space="0"/>
              <w:left w:val="nil"/>
              <w:bottom w:val="single" w:color="000000" w:sz="4" w:space="0"/>
              <w:right w:val="single" w:color="000000" w:sz="4" w:space="0"/>
            </w:tcBorders>
            <w:shd w:val="clear" w:color="FFFF99" w:fill="FFFF99"/>
            <w:vAlign w:val="center"/>
          </w:tcPr>
          <w:p w:rsidRPr="00FA0C00" w:rsidR="00120186" w:rsidP="00FA0C00" w:rsidRDefault="00120186" w14:paraId="220D90BE" w14:textId="77777777">
            <w:pPr>
              <w:ind w:right="110" w:rightChars="46"/>
              <w:jc w:val="center"/>
              <w:rPr>
                <w:rFonts w:eastAsia="標楷體"/>
                <w:b/>
                <w:bCs/>
                <w:spacing w:val="20"/>
              </w:rPr>
            </w:pPr>
            <w:r>
              <w:rPr>
                <w:rFonts w:hint="eastAsia" w:eastAsia="標楷體"/>
                <w:b/>
                <w:bCs/>
                <w:spacing w:val="20"/>
              </w:rPr>
              <w:t>整體不確定性</w:t>
            </w:r>
          </w:p>
        </w:tc>
      </w:tr>
      <w:tr w:rsidRPr="00FA0C00" w:rsidR="00120186" w:rsidTr="00D325C5" w14:paraId="5D3EF47A" w14:textId="77777777">
        <w:trPr>
          <w:trHeight w:val="151"/>
          <w:jc w:val="center"/>
        </w:trPr>
        <w:tc>
          <w:tcPr>
            <w:tcW w:w="998" w:type="dxa"/>
            <w:tcBorders>
              <w:top w:val="nil"/>
              <w:left w:val="single" w:color="000000" w:sz="4" w:space="0"/>
              <w:bottom w:val="single" w:color="000000" w:sz="4" w:space="0"/>
              <w:right w:val="single" w:color="000000" w:sz="4" w:space="0"/>
            </w:tcBorders>
            <w:shd w:val="clear" w:color="FFFF99" w:fill="FFFF99"/>
            <w:vAlign w:val="center"/>
          </w:tcPr>
          <w:p w:rsidRPr="00FA0C00" w:rsidR="00120186" w:rsidP="00FA0C00" w:rsidRDefault="00120186" w14:paraId="7C18D5E3" w14:textId="77777777">
            <w:pPr>
              <w:ind w:right="110" w:rightChars="46"/>
              <w:jc w:val="center"/>
              <w:rPr>
                <w:rFonts w:eastAsia="標楷體"/>
                <w:b/>
                <w:bCs/>
                <w:spacing w:val="20"/>
              </w:rPr>
            </w:pPr>
            <w:r>
              <w:rPr>
                <w:rFonts w:eastAsia="標楷體"/>
                <w:b/>
                <w:bCs/>
                <w:spacing w:val="20"/>
              </w:rPr>
              <w:t>CO</w:t>
            </w:r>
            <w:r>
              <w:rPr>
                <w:rFonts w:eastAsia="標楷體"/>
                <w:b/>
                <w:bCs/>
                <w:spacing w:val="20"/>
                <w:vertAlign w:val="subscript"/>
              </w:rPr>
              <w:t>2</w:t>
            </w:r>
          </w:p>
        </w:tc>
        <w:tc>
          <w:tcPr>
            <w:tcW w:w="2693" w:type="dxa"/>
            <w:tcBorders>
              <w:top w:val="nil"/>
              <w:left w:val="nil"/>
              <w:bottom w:val="single" w:color="000000" w:sz="4" w:space="0"/>
              <w:right w:val="single" w:color="000000" w:sz="4" w:space="0"/>
            </w:tcBorders>
            <w:shd w:val="clear" w:color="FFFF99" w:fill="FFFF99"/>
            <w:vAlign w:val="center"/>
          </w:tcPr>
          <w:p w:rsidRPr="00FA0C00" w:rsidR="00120186" w:rsidP="00FA0C00" w:rsidRDefault="00120186" w14:paraId="4FE44BF2" w14:textId="77777777">
            <w:pPr>
              <w:ind w:right="110" w:rightChars="46"/>
              <w:jc w:val="center"/>
              <w:rPr>
                <w:rFonts w:eastAsia="標楷體"/>
                <w:bCs/>
                <w:spacing w:val="20"/>
              </w:rPr>
            </w:pPr>
            <w:r>
              <w:rPr>
                <w:rFonts w:hint="eastAsia" w:eastAsia="標楷體"/>
                <w:bCs/>
                <w:spacing w:val="20"/>
              </w:rPr>
              <w:t>能源</w:t>
            </w:r>
          </w:p>
        </w:tc>
        <w:tc>
          <w:tcPr>
            <w:tcW w:w="1417" w:type="dxa"/>
            <w:tcBorders>
              <w:top w:val="nil"/>
              <w:left w:val="nil"/>
              <w:bottom w:val="single" w:color="000000" w:sz="4" w:space="0"/>
              <w:right w:val="single" w:color="000000" w:sz="4" w:space="0"/>
            </w:tcBorders>
            <w:vAlign w:val="center"/>
          </w:tcPr>
          <w:p w:rsidRPr="00FA0C00" w:rsidR="00120186" w:rsidP="00FA0C00" w:rsidRDefault="00120186" w14:paraId="2A22563F" w14:textId="77777777">
            <w:pPr>
              <w:ind w:right="110" w:rightChars="46"/>
              <w:jc w:val="center"/>
              <w:rPr>
                <w:rFonts w:eastAsia="標楷體"/>
                <w:bCs/>
                <w:spacing w:val="20"/>
              </w:rPr>
            </w:pPr>
            <w:r>
              <w:rPr>
                <w:rFonts w:eastAsia="標楷體"/>
                <w:bCs/>
                <w:spacing w:val="20"/>
              </w:rPr>
              <w:t>7%</w:t>
            </w:r>
          </w:p>
        </w:tc>
        <w:tc>
          <w:tcPr>
            <w:tcW w:w="1843" w:type="dxa"/>
            <w:tcBorders>
              <w:top w:val="nil"/>
              <w:left w:val="nil"/>
              <w:bottom w:val="single" w:color="000000" w:sz="4" w:space="0"/>
              <w:right w:val="single" w:color="000000" w:sz="4" w:space="0"/>
            </w:tcBorders>
            <w:vAlign w:val="center"/>
          </w:tcPr>
          <w:p w:rsidRPr="00FA0C00" w:rsidR="00120186" w:rsidP="00FA0C00" w:rsidRDefault="00120186" w14:paraId="2A22FCB5" w14:textId="77777777">
            <w:pPr>
              <w:ind w:right="110" w:rightChars="46"/>
              <w:jc w:val="center"/>
              <w:rPr>
                <w:rFonts w:eastAsia="標楷體"/>
                <w:bCs/>
                <w:spacing w:val="20"/>
              </w:rPr>
            </w:pPr>
            <w:r>
              <w:rPr>
                <w:rFonts w:eastAsia="標楷體"/>
                <w:bCs/>
                <w:spacing w:val="20"/>
              </w:rPr>
              <w:t>7%</w:t>
            </w:r>
          </w:p>
        </w:tc>
        <w:tc>
          <w:tcPr>
            <w:tcW w:w="1985" w:type="dxa"/>
            <w:tcBorders>
              <w:top w:val="nil"/>
              <w:left w:val="nil"/>
              <w:bottom w:val="single" w:color="000000" w:sz="4" w:space="0"/>
              <w:right w:val="single" w:color="000000" w:sz="4" w:space="0"/>
            </w:tcBorders>
            <w:vAlign w:val="center"/>
          </w:tcPr>
          <w:p w:rsidRPr="00FA0C00" w:rsidR="00120186" w:rsidP="00FA0C00" w:rsidRDefault="00120186" w14:paraId="434B6B21" w14:textId="77777777">
            <w:pPr>
              <w:ind w:right="110" w:rightChars="46"/>
              <w:jc w:val="center"/>
              <w:rPr>
                <w:rFonts w:eastAsia="標楷體"/>
                <w:bCs/>
                <w:spacing w:val="20"/>
              </w:rPr>
            </w:pPr>
            <w:r>
              <w:rPr>
                <w:rFonts w:eastAsia="標楷體"/>
                <w:bCs/>
                <w:spacing w:val="20"/>
              </w:rPr>
              <w:t>10%</w:t>
            </w:r>
          </w:p>
        </w:tc>
      </w:tr>
      <w:tr w:rsidRPr="00FA0C00" w:rsidR="00120186" w:rsidTr="00120186" w14:paraId="5722871D" w14:textId="77777777">
        <w:trPr>
          <w:trHeight w:val="58"/>
          <w:jc w:val="center"/>
        </w:trPr>
        <w:tc>
          <w:tcPr>
            <w:tcW w:w="998" w:type="dxa"/>
            <w:tcBorders>
              <w:top w:val="nil"/>
              <w:left w:val="single" w:color="000000" w:sz="4" w:space="0"/>
              <w:bottom w:val="single" w:color="000000" w:sz="4" w:space="0"/>
              <w:right w:val="single" w:color="000000" w:sz="4" w:space="0"/>
            </w:tcBorders>
            <w:shd w:val="clear" w:color="FFFF99" w:fill="FFFF99"/>
            <w:vAlign w:val="center"/>
          </w:tcPr>
          <w:p w:rsidRPr="00FA0C00" w:rsidR="00120186" w:rsidP="00FA0C00" w:rsidRDefault="00120186" w14:paraId="7571D335" w14:textId="77777777">
            <w:pPr>
              <w:ind w:right="110" w:rightChars="46"/>
              <w:jc w:val="center"/>
              <w:rPr>
                <w:rFonts w:eastAsia="標楷體"/>
                <w:b/>
                <w:bCs/>
                <w:spacing w:val="20"/>
              </w:rPr>
            </w:pPr>
            <w:r>
              <w:rPr>
                <w:rFonts w:eastAsia="標楷體"/>
                <w:b/>
                <w:bCs/>
                <w:spacing w:val="20"/>
              </w:rPr>
              <w:t>CO</w:t>
            </w:r>
            <w:r>
              <w:rPr>
                <w:rFonts w:eastAsia="標楷體"/>
                <w:b/>
                <w:bCs/>
                <w:spacing w:val="20"/>
                <w:vertAlign w:val="subscript"/>
              </w:rPr>
              <w:t>2</w:t>
            </w:r>
          </w:p>
        </w:tc>
        <w:tc>
          <w:tcPr>
            <w:tcW w:w="2693" w:type="dxa"/>
            <w:tcBorders>
              <w:top w:val="nil"/>
              <w:left w:val="nil"/>
              <w:bottom w:val="single" w:color="000000" w:sz="4" w:space="0"/>
              <w:right w:val="single" w:color="000000" w:sz="4" w:space="0"/>
            </w:tcBorders>
            <w:shd w:val="clear" w:color="FFFF99" w:fill="FFFF99"/>
            <w:vAlign w:val="center"/>
          </w:tcPr>
          <w:p w:rsidRPr="00FA0C00" w:rsidR="00120186" w:rsidP="00FA0C00" w:rsidRDefault="00120186" w14:paraId="37CCD4AF" w14:textId="77777777">
            <w:pPr>
              <w:ind w:right="110" w:rightChars="46"/>
              <w:jc w:val="center"/>
              <w:rPr>
                <w:rFonts w:eastAsia="標楷體"/>
                <w:bCs/>
                <w:spacing w:val="20"/>
              </w:rPr>
            </w:pPr>
            <w:r>
              <w:rPr>
                <w:rFonts w:hint="eastAsia" w:eastAsia="標楷體"/>
                <w:bCs/>
                <w:spacing w:val="20"/>
              </w:rPr>
              <w:t>工業製程</w:t>
            </w:r>
          </w:p>
        </w:tc>
        <w:tc>
          <w:tcPr>
            <w:tcW w:w="1417" w:type="dxa"/>
            <w:tcBorders>
              <w:top w:val="nil"/>
              <w:left w:val="nil"/>
              <w:bottom w:val="single" w:color="000000" w:sz="4" w:space="0"/>
              <w:right w:val="single" w:color="000000" w:sz="4" w:space="0"/>
            </w:tcBorders>
            <w:vAlign w:val="center"/>
          </w:tcPr>
          <w:p w:rsidRPr="00FA0C00" w:rsidR="00120186" w:rsidP="00FA0C00" w:rsidRDefault="00120186" w14:paraId="3E0C982A" w14:textId="77777777">
            <w:pPr>
              <w:ind w:right="110" w:rightChars="46"/>
              <w:jc w:val="center"/>
              <w:rPr>
                <w:rFonts w:eastAsia="標楷體"/>
                <w:bCs/>
                <w:spacing w:val="20"/>
              </w:rPr>
            </w:pPr>
            <w:r>
              <w:rPr>
                <w:rFonts w:eastAsia="標楷體"/>
                <w:bCs/>
                <w:spacing w:val="20"/>
              </w:rPr>
              <w:t>7%</w:t>
            </w:r>
          </w:p>
        </w:tc>
        <w:tc>
          <w:tcPr>
            <w:tcW w:w="1843" w:type="dxa"/>
            <w:tcBorders>
              <w:top w:val="nil"/>
              <w:left w:val="nil"/>
              <w:bottom w:val="single" w:color="000000" w:sz="4" w:space="0"/>
              <w:right w:val="single" w:color="000000" w:sz="4" w:space="0"/>
            </w:tcBorders>
            <w:vAlign w:val="center"/>
          </w:tcPr>
          <w:p w:rsidRPr="00FA0C00" w:rsidR="00120186" w:rsidP="00FA0C00" w:rsidRDefault="00120186" w14:paraId="3EB6D38D" w14:textId="77777777">
            <w:pPr>
              <w:ind w:right="110" w:rightChars="46"/>
              <w:jc w:val="center"/>
              <w:rPr>
                <w:rFonts w:eastAsia="標楷體"/>
                <w:bCs/>
                <w:spacing w:val="20"/>
              </w:rPr>
            </w:pPr>
            <w:r>
              <w:rPr>
                <w:rFonts w:eastAsia="標楷體"/>
                <w:bCs/>
                <w:spacing w:val="20"/>
              </w:rPr>
              <w:t>7%</w:t>
            </w:r>
          </w:p>
        </w:tc>
        <w:tc>
          <w:tcPr>
            <w:tcW w:w="1985" w:type="dxa"/>
            <w:tcBorders>
              <w:top w:val="nil"/>
              <w:left w:val="nil"/>
              <w:bottom w:val="single" w:color="000000" w:sz="4" w:space="0"/>
              <w:right w:val="single" w:color="000000" w:sz="4" w:space="0"/>
            </w:tcBorders>
            <w:vAlign w:val="center"/>
          </w:tcPr>
          <w:p w:rsidRPr="00FA0C00" w:rsidR="00120186" w:rsidP="00FA0C00" w:rsidRDefault="00120186" w14:paraId="1AF31760" w14:textId="77777777">
            <w:pPr>
              <w:ind w:right="110" w:rightChars="46"/>
              <w:jc w:val="center"/>
              <w:rPr>
                <w:rFonts w:eastAsia="標楷體"/>
                <w:bCs/>
                <w:spacing w:val="20"/>
              </w:rPr>
            </w:pPr>
            <w:r>
              <w:rPr>
                <w:rFonts w:eastAsia="標楷體"/>
                <w:bCs/>
                <w:spacing w:val="20"/>
              </w:rPr>
              <w:t>10%</w:t>
            </w:r>
          </w:p>
        </w:tc>
      </w:tr>
      <w:tr w:rsidRPr="00FA0C00" w:rsidR="00120186" w:rsidTr="009B5A36" w14:paraId="102BBB1B" w14:textId="77777777">
        <w:trPr>
          <w:trHeight w:val="540"/>
          <w:jc w:val="center"/>
        </w:trPr>
        <w:tc>
          <w:tcPr>
            <w:tcW w:w="998" w:type="dxa"/>
            <w:tcBorders>
              <w:top w:val="nil"/>
              <w:left w:val="single" w:color="000000" w:sz="4" w:space="0"/>
              <w:bottom w:val="single" w:color="000000" w:sz="4" w:space="0"/>
              <w:right w:val="single" w:color="000000" w:sz="4" w:space="0"/>
            </w:tcBorders>
            <w:shd w:val="clear" w:color="FFFF99" w:fill="FFFF99"/>
            <w:vAlign w:val="center"/>
          </w:tcPr>
          <w:p w:rsidRPr="00FA0C00" w:rsidR="00120186" w:rsidP="00FA0C00" w:rsidRDefault="00120186" w14:paraId="64EF5B4B" w14:textId="77777777">
            <w:pPr>
              <w:ind w:right="110" w:rightChars="46"/>
              <w:jc w:val="center"/>
              <w:rPr>
                <w:rFonts w:eastAsia="標楷體"/>
                <w:b/>
                <w:bCs/>
                <w:spacing w:val="20"/>
              </w:rPr>
            </w:pPr>
            <w:r>
              <w:rPr>
                <w:rFonts w:eastAsia="標楷體"/>
                <w:b/>
                <w:bCs/>
                <w:spacing w:val="20"/>
              </w:rPr>
              <w:t>CO</w:t>
            </w:r>
            <w:r>
              <w:rPr>
                <w:rFonts w:eastAsia="標楷體"/>
                <w:b/>
                <w:bCs/>
                <w:spacing w:val="20"/>
                <w:vertAlign w:val="subscript"/>
              </w:rPr>
              <w:t>2</w:t>
            </w:r>
          </w:p>
        </w:tc>
        <w:tc>
          <w:tcPr>
            <w:tcW w:w="2693" w:type="dxa"/>
            <w:tcBorders>
              <w:top w:val="nil"/>
              <w:left w:val="nil"/>
              <w:bottom w:val="single" w:color="000000" w:sz="4" w:space="0"/>
              <w:right w:val="single" w:color="000000" w:sz="4" w:space="0"/>
            </w:tcBorders>
            <w:shd w:val="clear" w:color="FFFF99" w:fill="FFFF99"/>
            <w:vAlign w:val="center"/>
          </w:tcPr>
          <w:p w:rsidRPr="00FA0C00" w:rsidR="00120186" w:rsidP="00FA0C00" w:rsidRDefault="00120186" w14:paraId="14526FAB" w14:textId="77777777">
            <w:pPr>
              <w:ind w:right="110" w:rightChars="46"/>
              <w:jc w:val="center"/>
              <w:rPr>
                <w:rFonts w:eastAsia="標楷體"/>
                <w:bCs/>
                <w:spacing w:val="20"/>
              </w:rPr>
            </w:pPr>
            <w:r>
              <w:rPr>
                <w:rFonts w:hint="eastAsia" w:eastAsia="標楷體"/>
                <w:bCs/>
                <w:spacing w:val="20"/>
              </w:rPr>
              <w:t>土地利用改變與造林</w:t>
            </w:r>
          </w:p>
        </w:tc>
        <w:tc>
          <w:tcPr>
            <w:tcW w:w="1417" w:type="dxa"/>
            <w:tcBorders>
              <w:top w:val="nil"/>
              <w:left w:val="nil"/>
              <w:bottom w:val="single" w:color="000000" w:sz="4" w:space="0"/>
              <w:right w:val="single" w:color="000000" w:sz="4" w:space="0"/>
            </w:tcBorders>
            <w:vAlign w:val="center"/>
          </w:tcPr>
          <w:p w:rsidRPr="00FA0C00" w:rsidR="00120186" w:rsidP="00FA0C00" w:rsidRDefault="00120186" w14:paraId="58FAD710" w14:textId="77777777">
            <w:pPr>
              <w:ind w:right="110" w:rightChars="46"/>
              <w:jc w:val="center"/>
              <w:rPr>
                <w:rFonts w:eastAsia="標楷體"/>
                <w:bCs/>
                <w:spacing w:val="20"/>
              </w:rPr>
            </w:pPr>
            <w:r>
              <w:rPr>
                <w:rFonts w:eastAsia="標楷體"/>
                <w:bCs/>
                <w:spacing w:val="20"/>
              </w:rPr>
              <w:t>33%</w:t>
            </w:r>
          </w:p>
        </w:tc>
        <w:tc>
          <w:tcPr>
            <w:tcW w:w="1843" w:type="dxa"/>
            <w:tcBorders>
              <w:top w:val="nil"/>
              <w:left w:val="nil"/>
              <w:bottom w:val="single" w:color="000000" w:sz="4" w:space="0"/>
              <w:right w:val="single" w:color="000000" w:sz="4" w:space="0"/>
            </w:tcBorders>
            <w:vAlign w:val="center"/>
          </w:tcPr>
          <w:p w:rsidRPr="00FA0C00" w:rsidR="00120186" w:rsidP="00FA0C00" w:rsidRDefault="00120186" w14:paraId="3A174C5D" w14:textId="77777777">
            <w:pPr>
              <w:ind w:right="110" w:rightChars="46"/>
              <w:jc w:val="center"/>
              <w:rPr>
                <w:rFonts w:eastAsia="標楷體"/>
                <w:bCs/>
                <w:spacing w:val="20"/>
              </w:rPr>
            </w:pPr>
            <w:r>
              <w:rPr>
                <w:rFonts w:eastAsia="標楷體"/>
                <w:bCs/>
                <w:spacing w:val="20"/>
              </w:rPr>
              <w:t>50%</w:t>
            </w:r>
          </w:p>
        </w:tc>
        <w:tc>
          <w:tcPr>
            <w:tcW w:w="1985" w:type="dxa"/>
            <w:tcBorders>
              <w:top w:val="nil"/>
              <w:left w:val="nil"/>
              <w:bottom w:val="single" w:color="000000" w:sz="4" w:space="0"/>
              <w:right w:val="single" w:color="000000" w:sz="4" w:space="0"/>
            </w:tcBorders>
            <w:vAlign w:val="center"/>
          </w:tcPr>
          <w:p w:rsidRPr="00FA0C00" w:rsidR="00120186" w:rsidP="00FA0C00" w:rsidRDefault="00120186" w14:paraId="184D513D" w14:textId="77777777">
            <w:pPr>
              <w:ind w:right="110" w:rightChars="46"/>
              <w:jc w:val="center"/>
              <w:rPr>
                <w:rFonts w:eastAsia="標楷體"/>
                <w:bCs/>
                <w:spacing w:val="20"/>
              </w:rPr>
            </w:pPr>
            <w:r>
              <w:rPr>
                <w:rFonts w:eastAsia="標楷體"/>
                <w:bCs/>
                <w:spacing w:val="20"/>
              </w:rPr>
              <w:t>60%</w:t>
            </w:r>
          </w:p>
        </w:tc>
      </w:tr>
      <w:tr w:rsidRPr="00FA0C00" w:rsidR="00120186" w:rsidTr="009B5A36" w14:paraId="43D7B692" w14:textId="77777777">
        <w:trPr>
          <w:trHeight w:val="540"/>
          <w:jc w:val="center"/>
        </w:trPr>
        <w:tc>
          <w:tcPr>
            <w:tcW w:w="998" w:type="dxa"/>
            <w:tcBorders>
              <w:top w:val="nil"/>
              <w:left w:val="single" w:color="000000" w:sz="4" w:space="0"/>
              <w:bottom w:val="single" w:color="000000" w:sz="4" w:space="0"/>
              <w:right w:val="single" w:color="000000" w:sz="4" w:space="0"/>
            </w:tcBorders>
            <w:shd w:val="clear" w:color="FFFF99" w:fill="FFFF99"/>
            <w:vAlign w:val="center"/>
          </w:tcPr>
          <w:p w:rsidRPr="00FA0C00" w:rsidR="00120186" w:rsidP="00FA0C00" w:rsidRDefault="00120186" w14:paraId="283BAB46" w14:textId="77777777">
            <w:pPr>
              <w:ind w:right="110" w:rightChars="46"/>
              <w:jc w:val="center"/>
              <w:rPr>
                <w:rFonts w:eastAsia="標楷體"/>
                <w:b/>
                <w:bCs/>
                <w:spacing w:val="20"/>
              </w:rPr>
            </w:pPr>
            <w:r>
              <w:rPr>
                <w:rFonts w:eastAsia="標楷體"/>
                <w:b/>
                <w:bCs/>
                <w:spacing w:val="20"/>
              </w:rPr>
              <w:t>CH</w:t>
            </w:r>
            <w:r>
              <w:rPr>
                <w:rFonts w:eastAsia="標楷體"/>
                <w:b/>
                <w:bCs/>
                <w:spacing w:val="20"/>
                <w:vertAlign w:val="subscript"/>
              </w:rPr>
              <w:t>4</w:t>
            </w:r>
          </w:p>
        </w:tc>
        <w:tc>
          <w:tcPr>
            <w:tcW w:w="2693" w:type="dxa"/>
            <w:tcBorders>
              <w:top w:val="nil"/>
              <w:left w:val="nil"/>
              <w:bottom w:val="single" w:color="000000" w:sz="4" w:space="0"/>
              <w:right w:val="single" w:color="000000" w:sz="4" w:space="0"/>
            </w:tcBorders>
            <w:shd w:val="clear" w:color="FFFF99" w:fill="FFFF99"/>
            <w:vAlign w:val="center"/>
          </w:tcPr>
          <w:p w:rsidRPr="00FA0C00" w:rsidR="00120186" w:rsidP="00FA0C00" w:rsidRDefault="00120186" w14:paraId="12018388" w14:textId="77777777">
            <w:pPr>
              <w:ind w:right="110" w:rightChars="46"/>
              <w:jc w:val="center"/>
              <w:rPr>
                <w:rFonts w:eastAsia="標楷體"/>
                <w:bCs/>
                <w:spacing w:val="20"/>
              </w:rPr>
            </w:pPr>
            <w:r>
              <w:rPr>
                <w:rFonts w:hint="eastAsia" w:eastAsia="標楷體"/>
                <w:bCs/>
                <w:spacing w:val="20"/>
              </w:rPr>
              <w:t>生質燃燒</w:t>
            </w:r>
          </w:p>
        </w:tc>
        <w:tc>
          <w:tcPr>
            <w:tcW w:w="1417" w:type="dxa"/>
            <w:tcBorders>
              <w:top w:val="nil"/>
              <w:left w:val="nil"/>
              <w:bottom w:val="single" w:color="000000" w:sz="4" w:space="0"/>
              <w:right w:val="single" w:color="000000" w:sz="4" w:space="0"/>
            </w:tcBorders>
            <w:vAlign w:val="center"/>
          </w:tcPr>
          <w:p w:rsidRPr="00FA0C00" w:rsidR="00120186" w:rsidP="00FA0C00" w:rsidRDefault="00120186" w14:paraId="292DB4B9" w14:textId="77777777">
            <w:pPr>
              <w:ind w:right="110" w:rightChars="46"/>
              <w:jc w:val="center"/>
              <w:rPr>
                <w:rFonts w:eastAsia="標楷體"/>
                <w:bCs/>
                <w:spacing w:val="20"/>
              </w:rPr>
            </w:pPr>
            <w:r>
              <w:rPr>
                <w:rFonts w:eastAsia="標楷體"/>
                <w:bCs/>
                <w:spacing w:val="20"/>
              </w:rPr>
              <w:t>50%</w:t>
            </w:r>
          </w:p>
        </w:tc>
        <w:tc>
          <w:tcPr>
            <w:tcW w:w="1843" w:type="dxa"/>
            <w:tcBorders>
              <w:top w:val="nil"/>
              <w:left w:val="nil"/>
              <w:bottom w:val="single" w:color="000000" w:sz="4" w:space="0"/>
              <w:right w:val="single" w:color="000000" w:sz="4" w:space="0"/>
            </w:tcBorders>
            <w:vAlign w:val="center"/>
          </w:tcPr>
          <w:p w:rsidRPr="00FA0C00" w:rsidR="00120186" w:rsidP="00FA0C00" w:rsidRDefault="00120186" w14:paraId="4FE4159D" w14:textId="77777777">
            <w:pPr>
              <w:ind w:right="110" w:rightChars="46"/>
              <w:jc w:val="center"/>
              <w:rPr>
                <w:rFonts w:eastAsia="標楷體"/>
                <w:bCs/>
                <w:spacing w:val="20"/>
              </w:rPr>
            </w:pPr>
            <w:r>
              <w:rPr>
                <w:rFonts w:eastAsia="標楷體"/>
                <w:bCs/>
                <w:spacing w:val="20"/>
              </w:rPr>
              <w:t>50%</w:t>
            </w:r>
          </w:p>
        </w:tc>
        <w:tc>
          <w:tcPr>
            <w:tcW w:w="1985" w:type="dxa"/>
            <w:tcBorders>
              <w:top w:val="nil"/>
              <w:left w:val="nil"/>
              <w:bottom w:val="single" w:color="000000" w:sz="4" w:space="0"/>
              <w:right w:val="single" w:color="000000" w:sz="4" w:space="0"/>
            </w:tcBorders>
            <w:vAlign w:val="center"/>
          </w:tcPr>
          <w:p w:rsidRPr="00FA0C00" w:rsidR="00120186" w:rsidP="00FA0C00" w:rsidRDefault="00120186" w14:paraId="135237C8" w14:textId="77777777">
            <w:pPr>
              <w:ind w:right="110" w:rightChars="46"/>
              <w:jc w:val="center"/>
              <w:rPr>
                <w:rFonts w:eastAsia="標楷體"/>
                <w:bCs/>
                <w:spacing w:val="20"/>
              </w:rPr>
            </w:pPr>
            <w:r>
              <w:rPr>
                <w:rFonts w:eastAsia="標楷體"/>
                <w:bCs/>
                <w:spacing w:val="20"/>
              </w:rPr>
              <w:t>100%</w:t>
            </w:r>
          </w:p>
        </w:tc>
      </w:tr>
      <w:tr w:rsidRPr="00FA0C00" w:rsidR="00120186" w:rsidTr="009B5A36" w14:paraId="50110714" w14:textId="77777777">
        <w:trPr>
          <w:trHeight w:val="540"/>
          <w:jc w:val="center"/>
        </w:trPr>
        <w:tc>
          <w:tcPr>
            <w:tcW w:w="998" w:type="dxa"/>
            <w:tcBorders>
              <w:top w:val="nil"/>
              <w:left w:val="single" w:color="000000" w:sz="4" w:space="0"/>
              <w:bottom w:val="single" w:color="000000" w:sz="4" w:space="0"/>
              <w:right w:val="single" w:color="000000" w:sz="4" w:space="0"/>
            </w:tcBorders>
            <w:shd w:val="clear" w:color="FFFF99" w:fill="FFFF99"/>
            <w:vAlign w:val="center"/>
          </w:tcPr>
          <w:p w:rsidRPr="00FA0C00" w:rsidR="00120186" w:rsidP="00FA0C00" w:rsidRDefault="00120186" w14:paraId="49220D27" w14:textId="77777777">
            <w:pPr>
              <w:ind w:right="110" w:rightChars="46"/>
              <w:jc w:val="center"/>
              <w:rPr>
                <w:rFonts w:eastAsia="標楷體"/>
                <w:b/>
                <w:bCs/>
                <w:spacing w:val="20"/>
              </w:rPr>
            </w:pPr>
            <w:r>
              <w:rPr>
                <w:rFonts w:eastAsia="標楷體"/>
                <w:b/>
                <w:bCs/>
                <w:spacing w:val="20"/>
              </w:rPr>
              <w:t>CH</w:t>
            </w:r>
            <w:r>
              <w:rPr>
                <w:rFonts w:eastAsia="標楷體"/>
                <w:b/>
                <w:bCs/>
                <w:spacing w:val="20"/>
                <w:vertAlign w:val="subscript"/>
              </w:rPr>
              <w:t>4</w:t>
            </w:r>
          </w:p>
        </w:tc>
        <w:tc>
          <w:tcPr>
            <w:tcW w:w="2693" w:type="dxa"/>
            <w:tcBorders>
              <w:top w:val="nil"/>
              <w:left w:val="nil"/>
              <w:bottom w:val="single" w:color="000000" w:sz="4" w:space="0"/>
              <w:right w:val="single" w:color="000000" w:sz="4" w:space="0"/>
            </w:tcBorders>
            <w:shd w:val="clear" w:color="FFFF99" w:fill="FFFF99"/>
            <w:vAlign w:val="center"/>
          </w:tcPr>
          <w:p w:rsidRPr="00FA0C00" w:rsidR="00120186" w:rsidP="00FA0C00" w:rsidRDefault="00120186" w14:paraId="028AEE34" w14:textId="77777777">
            <w:pPr>
              <w:ind w:right="110" w:rightChars="46"/>
              <w:jc w:val="center"/>
              <w:rPr>
                <w:rFonts w:eastAsia="標楷體"/>
                <w:bCs/>
                <w:spacing w:val="20"/>
              </w:rPr>
            </w:pPr>
            <w:r>
              <w:rPr>
                <w:rFonts w:hint="eastAsia" w:eastAsia="標楷體"/>
                <w:bCs/>
                <w:spacing w:val="20"/>
              </w:rPr>
              <w:t>油氣開採活動</w:t>
            </w:r>
          </w:p>
        </w:tc>
        <w:tc>
          <w:tcPr>
            <w:tcW w:w="1417" w:type="dxa"/>
            <w:tcBorders>
              <w:top w:val="nil"/>
              <w:left w:val="nil"/>
              <w:bottom w:val="single" w:color="000000" w:sz="4" w:space="0"/>
              <w:right w:val="single" w:color="000000" w:sz="4" w:space="0"/>
            </w:tcBorders>
            <w:vAlign w:val="center"/>
          </w:tcPr>
          <w:p w:rsidRPr="00FA0C00" w:rsidR="00120186" w:rsidP="00FA0C00" w:rsidRDefault="00120186" w14:paraId="052A8AFF" w14:textId="77777777">
            <w:pPr>
              <w:ind w:right="110" w:rightChars="46"/>
              <w:jc w:val="center"/>
              <w:rPr>
                <w:rFonts w:eastAsia="標楷體"/>
                <w:bCs/>
                <w:spacing w:val="20"/>
              </w:rPr>
            </w:pPr>
            <w:r>
              <w:rPr>
                <w:rFonts w:eastAsia="標楷體"/>
                <w:bCs/>
                <w:spacing w:val="20"/>
              </w:rPr>
              <w:t>55%</w:t>
            </w:r>
          </w:p>
        </w:tc>
        <w:tc>
          <w:tcPr>
            <w:tcW w:w="1843" w:type="dxa"/>
            <w:tcBorders>
              <w:top w:val="nil"/>
              <w:left w:val="nil"/>
              <w:bottom w:val="single" w:color="000000" w:sz="4" w:space="0"/>
              <w:right w:val="single" w:color="000000" w:sz="4" w:space="0"/>
            </w:tcBorders>
            <w:vAlign w:val="center"/>
          </w:tcPr>
          <w:p w:rsidRPr="00FA0C00" w:rsidR="00120186" w:rsidP="00FA0C00" w:rsidRDefault="00120186" w14:paraId="17DCED26" w14:textId="77777777">
            <w:pPr>
              <w:ind w:right="110" w:rightChars="46"/>
              <w:jc w:val="center"/>
              <w:rPr>
                <w:rFonts w:eastAsia="標楷體"/>
                <w:bCs/>
                <w:spacing w:val="20"/>
              </w:rPr>
            </w:pPr>
            <w:r>
              <w:rPr>
                <w:rFonts w:eastAsia="標楷體"/>
                <w:bCs/>
                <w:spacing w:val="20"/>
              </w:rPr>
              <w:t>20%</w:t>
            </w:r>
          </w:p>
        </w:tc>
        <w:tc>
          <w:tcPr>
            <w:tcW w:w="1985" w:type="dxa"/>
            <w:tcBorders>
              <w:top w:val="nil"/>
              <w:left w:val="nil"/>
              <w:bottom w:val="single" w:color="000000" w:sz="4" w:space="0"/>
              <w:right w:val="single" w:color="000000" w:sz="4" w:space="0"/>
            </w:tcBorders>
            <w:vAlign w:val="center"/>
          </w:tcPr>
          <w:p w:rsidRPr="00FA0C00" w:rsidR="00120186" w:rsidP="00FA0C00" w:rsidRDefault="00120186" w14:paraId="4E8D77EE" w14:textId="77777777">
            <w:pPr>
              <w:ind w:right="110" w:rightChars="46"/>
              <w:jc w:val="center"/>
              <w:rPr>
                <w:rFonts w:eastAsia="標楷體"/>
                <w:bCs/>
                <w:spacing w:val="20"/>
              </w:rPr>
            </w:pPr>
            <w:r>
              <w:rPr>
                <w:rFonts w:eastAsia="標楷體"/>
                <w:bCs/>
                <w:spacing w:val="20"/>
              </w:rPr>
              <w:t>60%</w:t>
            </w:r>
          </w:p>
        </w:tc>
      </w:tr>
      <w:tr w:rsidRPr="00FA0C00" w:rsidR="00120186" w:rsidTr="009B5A36" w14:paraId="2F793C56" w14:textId="77777777">
        <w:trPr>
          <w:trHeight w:val="540"/>
          <w:jc w:val="center"/>
        </w:trPr>
        <w:tc>
          <w:tcPr>
            <w:tcW w:w="998" w:type="dxa"/>
            <w:tcBorders>
              <w:top w:val="nil"/>
              <w:left w:val="single" w:color="000000" w:sz="4" w:space="0"/>
              <w:bottom w:val="single" w:color="000000" w:sz="4" w:space="0"/>
              <w:right w:val="single" w:color="000000" w:sz="4" w:space="0"/>
            </w:tcBorders>
            <w:shd w:val="clear" w:color="FFFF99" w:fill="FFFF99"/>
            <w:vAlign w:val="center"/>
          </w:tcPr>
          <w:p w:rsidRPr="00FA0C00" w:rsidR="00120186" w:rsidP="00FA0C00" w:rsidRDefault="00120186" w14:paraId="07ED9975" w14:textId="77777777">
            <w:pPr>
              <w:ind w:right="110" w:rightChars="46"/>
              <w:jc w:val="center"/>
              <w:rPr>
                <w:rFonts w:eastAsia="標楷體"/>
                <w:b/>
                <w:bCs/>
                <w:spacing w:val="20"/>
              </w:rPr>
            </w:pPr>
            <w:r>
              <w:rPr>
                <w:rFonts w:eastAsia="標楷體"/>
                <w:b/>
                <w:bCs/>
                <w:spacing w:val="20"/>
              </w:rPr>
              <w:t>CH</w:t>
            </w:r>
            <w:r>
              <w:rPr>
                <w:rFonts w:eastAsia="標楷體"/>
                <w:b/>
                <w:bCs/>
                <w:spacing w:val="20"/>
                <w:vertAlign w:val="subscript"/>
              </w:rPr>
              <w:t>4</w:t>
            </w:r>
          </w:p>
        </w:tc>
        <w:tc>
          <w:tcPr>
            <w:tcW w:w="2693" w:type="dxa"/>
            <w:tcBorders>
              <w:top w:val="nil"/>
              <w:left w:val="nil"/>
              <w:bottom w:val="single" w:color="000000" w:sz="4" w:space="0"/>
              <w:right w:val="single" w:color="000000" w:sz="4" w:space="0"/>
            </w:tcBorders>
            <w:shd w:val="clear" w:color="FFFF99" w:fill="FFFF99"/>
            <w:vAlign w:val="center"/>
          </w:tcPr>
          <w:p w:rsidRPr="00FA0C00" w:rsidR="00120186" w:rsidP="00FA0C00" w:rsidRDefault="00120186" w14:paraId="0B5F7250" w14:textId="77777777">
            <w:pPr>
              <w:ind w:right="110" w:rightChars="46"/>
              <w:jc w:val="center"/>
              <w:rPr>
                <w:rFonts w:eastAsia="標楷體"/>
                <w:bCs/>
                <w:spacing w:val="20"/>
              </w:rPr>
            </w:pPr>
            <w:r>
              <w:rPr>
                <w:rFonts w:hint="eastAsia" w:eastAsia="標楷體"/>
                <w:bCs/>
                <w:spacing w:val="20"/>
              </w:rPr>
              <w:t>煤礦開採及處理活動</w:t>
            </w:r>
          </w:p>
        </w:tc>
        <w:tc>
          <w:tcPr>
            <w:tcW w:w="1417" w:type="dxa"/>
            <w:tcBorders>
              <w:top w:val="nil"/>
              <w:left w:val="nil"/>
              <w:bottom w:val="single" w:color="000000" w:sz="4" w:space="0"/>
              <w:right w:val="single" w:color="000000" w:sz="4" w:space="0"/>
            </w:tcBorders>
            <w:vAlign w:val="center"/>
          </w:tcPr>
          <w:p w:rsidRPr="00FA0C00" w:rsidR="00120186" w:rsidP="00FA0C00" w:rsidRDefault="00120186" w14:paraId="2CAFFCA4" w14:textId="77777777">
            <w:pPr>
              <w:ind w:right="110" w:rightChars="46"/>
              <w:jc w:val="center"/>
              <w:rPr>
                <w:rFonts w:eastAsia="標楷體"/>
                <w:bCs/>
                <w:spacing w:val="20"/>
              </w:rPr>
            </w:pPr>
            <w:r>
              <w:rPr>
                <w:rFonts w:eastAsia="標楷體"/>
                <w:bCs/>
                <w:spacing w:val="20"/>
              </w:rPr>
              <w:t>55%</w:t>
            </w:r>
          </w:p>
        </w:tc>
        <w:tc>
          <w:tcPr>
            <w:tcW w:w="1843" w:type="dxa"/>
            <w:tcBorders>
              <w:top w:val="nil"/>
              <w:left w:val="nil"/>
              <w:bottom w:val="single" w:color="000000" w:sz="4" w:space="0"/>
              <w:right w:val="single" w:color="000000" w:sz="4" w:space="0"/>
            </w:tcBorders>
            <w:vAlign w:val="center"/>
          </w:tcPr>
          <w:p w:rsidRPr="00FA0C00" w:rsidR="00120186" w:rsidP="00FA0C00" w:rsidRDefault="00120186" w14:paraId="2C874B54" w14:textId="77777777">
            <w:pPr>
              <w:ind w:right="110" w:rightChars="46"/>
              <w:jc w:val="center"/>
              <w:rPr>
                <w:rFonts w:eastAsia="標楷體"/>
                <w:bCs/>
                <w:spacing w:val="20"/>
              </w:rPr>
            </w:pPr>
            <w:r>
              <w:rPr>
                <w:rFonts w:eastAsia="標楷體"/>
                <w:bCs/>
                <w:spacing w:val="20"/>
              </w:rPr>
              <w:t>20%</w:t>
            </w:r>
          </w:p>
        </w:tc>
        <w:tc>
          <w:tcPr>
            <w:tcW w:w="1985" w:type="dxa"/>
            <w:tcBorders>
              <w:top w:val="nil"/>
              <w:left w:val="nil"/>
              <w:bottom w:val="single" w:color="000000" w:sz="4" w:space="0"/>
              <w:right w:val="single" w:color="000000" w:sz="4" w:space="0"/>
            </w:tcBorders>
            <w:vAlign w:val="center"/>
          </w:tcPr>
          <w:p w:rsidRPr="00FA0C00" w:rsidR="00120186" w:rsidP="00FA0C00" w:rsidRDefault="00120186" w14:paraId="67611782" w14:textId="77777777">
            <w:pPr>
              <w:ind w:right="110" w:rightChars="46"/>
              <w:jc w:val="center"/>
              <w:rPr>
                <w:rFonts w:eastAsia="標楷體"/>
                <w:bCs/>
                <w:spacing w:val="20"/>
              </w:rPr>
            </w:pPr>
            <w:r>
              <w:rPr>
                <w:rFonts w:eastAsia="標楷體"/>
                <w:bCs/>
                <w:spacing w:val="20"/>
              </w:rPr>
              <w:t>60%</w:t>
            </w:r>
          </w:p>
        </w:tc>
      </w:tr>
      <w:tr w:rsidRPr="00FA0C00" w:rsidR="00120186" w:rsidTr="009B5A36" w14:paraId="281EBBC1" w14:textId="77777777">
        <w:trPr>
          <w:trHeight w:val="540"/>
          <w:jc w:val="center"/>
        </w:trPr>
        <w:tc>
          <w:tcPr>
            <w:tcW w:w="998" w:type="dxa"/>
            <w:tcBorders>
              <w:top w:val="nil"/>
              <w:left w:val="single" w:color="000000" w:sz="4" w:space="0"/>
              <w:bottom w:val="single" w:color="000000" w:sz="4" w:space="0"/>
              <w:right w:val="single" w:color="000000" w:sz="4" w:space="0"/>
            </w:tcBorders>
            <w:shd w:val="clear" w:color="FFFF99" w:fill="FFFF99"/>
            <w:vAlign w:val="center"/>
          </w:tcPr>
          <w:p w:rsidRPr="00FA0C00" w:rsidR="00120186" w:rsidP="00FA0C00" w:rsidRDefault="00120186" w14:paraId="20A537D9" w14:textId="77777777">
            <w:pPr>
              <w:ind w:right="110" w:rightChars="46"/>
              <w:jc w:val="center"/>
              <w:rPr>
                <w:rFonts w:eastAsia="標楷體"/>
                <w:b/>
                <w:bCs/>
                <w:spacing w:val="20"/>
              </w:rPr>
            </w:pPr>
            <w:r>
              <w:rPr>
                <w:rFonts w:eastAsia="標楷體"/>
                <w:b/>
                <w:bCs/>
                <w:spacing w:val="20"/>
              </w:rPr>
              <w:t>CH</w:t>
            </w:r>
            <w:r>
              <w:rPr>
                <w:rFonts w:eastAsia="標楷體"/>
                <w:b/>
                <w:bCs/>
                <w:spacing w:val="20"/>
                <w:vertAlign w:val="subscript"/>
              </w:rPr>
              <w:t>4</w:t>
            </w:r>
          </w:p>
        </w:tc>
        <w:tc>
          <w:tcPr>
            <w:tcW w:w="2693" w:type="dxa"/>
            <w:tcBorders>
              <w:top w:val="nil"/>
              <w:left w:val="nil"/>
              <w:bottom w:val="single" w:color="000000" w:sz="4" w:space="0"/>
              <w:right w:val="single" w:color="000000" w:sz="4" w:space="0"/>
            </w:tcBorders>
            <w:shd w:val="clear" w:color="FFFF99" w:fill="FFFF99"/>
            <w:vAlign w:val="center"/>
          </w:tcPr>
          <w:p w:rsidRPr="00FA0C00" w:rsidR="00120186" w:rsidP="00FA0C00" w:rsidRDefault="00120186" w14:paraId="3E9C8874" w14:textId="77777777">
            <w:pPr>
              <w:ind w:right="110" w:rightChars="46"/>
              <w:jc w:val="center"/>
              <w:rPr>
                <w:rFonts w:eastAsia="標楷體"/>
                <w:bCs/>
                <w:spacing w:val="20"/>
              </w:rPr>
            </w:pPr>
            <w:r>
              <w:rPr>
                <w:rFonts w:hint="eastAsia" w:eastAsia="標楷體"/>
                <w:bCs/>
                <w:spacing w:val="20"/>
              </w:rPr>
              <w:t>稻米耕種</w:t>
            </w:r>
          </w:p>
        </w:tc>
        <w:tc>
          <w:tcPr>
            <w:tcW w:w="1417" w:type="dxa"/>
            <w:tcBorders>
              <w:top w:val="nil"/>
              <w:left w:val="nil"/>
              <w:bottom w:val="single" w:color="000000" w:sz="4" w:space="0"/>
              <w:right w:val="single" w:color="000000" w:sz="4" w:space="0"/>
            </w:tcBorders>
            <w:vAlign w:val="center"/>
          </w:tcPr>
          <w:p w:rsidRPr="00FA0C00" w:rsidR="00120186" w:rsidP="00FA0C00" w:rsidRDefault="00120186" w14:paraId="5955DB55" w14:textId="77777777">
            <w:pPr>
              <w:ind w:right="110" w:rightChars="46"/>
              <w:jc w:val="center"/>
              <w:rPr>
                <w:rFonts w:eastAsia="標楷體"/>
                <w:bCs/>
                <w:spacing w:val="20"/>
              </w:rPr>
            </w:pPr>
            <w:r>
              <w:rPr>
                <w:rFonts w:eastAsia="標楷體"/>
                <w:bCs/>
                <w:spacing w:val="20"/>
              </w:rPr>
              <w:t>3/4</w:t>
            </w:r>
          </w:p>
        </w:tc>
        <w:tc>
          <w:tcPr>
            <w:tcW w:w="1843" w:type="dxa"/>
            <w:tcBorders>
              <w:top w:val="nil"/>
              <w:left w:val="nil"/>
              <w:bottom w:val="single" w:color="000000" w:sz="4" w:space="0"/>
              <w:right w:val="single" w:color="000000" w:sz="4" w:space="0"/>
            </w:tcBorders>
            <w:vAlign w:val="center"/>
          </w:tcPr>
          <w:p w:rsidRPr="00FA0C00" w:rsidR="00120186" w:rsidP="00FA0C00" w:rsidRDefault="00120186" w14:paraId="548432B9" w14:textId="77777777">
            <w:pPr>
              <w:ind w:right="110" w:rightChars="46"/>
              <w:jc w:val="center"/>
              <w:rPr>
                <w:rFonts w:eastAsia="標楷體"/>
                <w:bCs/>
                <w:spacing w:val="20"/>
              </w:rPr>
            </w:pPr>
            <w:r>
              <w:rPr>
                <w:rFonts w:eastAsia="標楷體"/>
                <w:bCs/>
                <w:spacing w:val="20"/>
              </w:rPr>
              <w:t>1/4</w:t>
            </w:r>
          </w:p>
        </w:tc>
        <w:tc>
          <w:tcPr>
            <w:tcW w:w="1985" w:type="dxa"/>
            <w:tcBorders>
              <w:top w:val="nil"/>
              <w:left w:val="nil"/>
              <w:bottom w:val="single" w:color="000000" w:sz="4" w:space="0"/>
              <w:right w:val="single" w:color="000000" w:sz="4" w:space="0"/>
            </w:tcBorders>
            <w:vAlign w:val="center"/>
          </w:tcPr>
          <w:p w:rsidRPr="00FA0C00" w:rsidR="00120186" w:rsidP="00FA0C00" w:rsidRDefault="00120186" w14:paraId="56B20A0C" w14:textId="77777777">
            <w:pPr>
              <w:ind w:right="110" w:rightChars="46"/>
              <w:jc w:val="center"/>
              <w:rPr>
                <w:rFonts w:eastAsia="標楷體"/>
                <w:bCs/>
                <w:spacing w:val="20"/>
              </w:rPr>
            </w:pPr>
            <w:r>
              <w:rPr>
                <w:rFonts w:eastAsia="標楷體"/>
                <w:bCs/>
                <w:spacing w:val="20"/>
              </w:rPr>
              <w:t>1</w:t>
            </w:r>
          </w:p>
        </w:tc>
      </w:tr>
      <w:tr w:rsidRPr="00FA0C00" w:rsidR="00120186" w:rsidTr="009B5A36" w14:paraId="4DE0B734" w14:textId="77777777">
        <w:trPr>
          <w:trHeight w:val="540"/>
          <w:jc w:val="center"/>
        </w:trPr>
        <w:tc>
          <w:tcPr>
            <w:tcW w:w="998" w:type="dxa"/>
            <w:tcBorders>
              <w:top w:val="nil"/>
              <w:left w:val="single" w:color="000000" w:sz="4" w:space="0"/>
              <w:bottom w:val="single" w:color="000000" w:sz="4" w:space="0"/>
              <w:right w:val="single" w:color="000000" w:sz="4" w:space="0"/>
            </w:tcBorders>
            <w:shd w:val="clear" w:color="FFFF99" w:fill="FFFF99"/>
            <w:vAlign w:val="center"/>
          </w:tcPr>
          <w:p w:rsidRPr="00FA0C00" w:rsidR="00120186" w:rsidP="00FA0C00" w:rsidRDefault="00120186" w14:paraId="376A5B8B" w14:textId="77777777">
            <w:pPr>
              <w:ind w:right="110" w:rightChars="46"/>
              <w:jc w:val="center"/>
              <w:rPr>
                <w:rFonts w:eastAsia="標楷體"/>
                <w:b/>
                <w:bCs/>
                <w:spacing w:val="20"/>
              </w:rPr>
            </w:pPr>
            <w:r>
              <w:rPr>
                <w:rFonts w:eastAsia="標楷體"/>
                <w:b/>
                <w:bCs/>
                <w:spacing w:val="20"/>
              </w:rPr>
              <w:t>CH</w:t>
            </w:r>
            <w:r>
              <w:rPr>
                <w:rFonts w:eastAsia="標楷體"/>
                <w:b/>
                <w:bCs/>
                <w:spacing w:val="20"/>
                <w:vertAlign w:val="subscript"/>
              </w:rPr>
              <w:t>4</w:t>
            </w:r>
          </w:p>
        </w:tc>
        <w:tc>
          <w:tcPr>
            <w:tcW w:w="2693" w:type="dxa"/>
            <w:tcBorders>
              <w:top w:val="nil"/>
              <w:left w:val="nil"/>
              <w:bottom w:val="single" w:color="000000" w:sz="4" w:space="0"/>
              <w:right w:val="single" w:color="000000" w:sz="4" w:space="0"/>
            </w:tcBorders>
            <w:shd w:val="clear" w:color="FFFF99" w:fill="FFFF99"/>
            <w:vAlign w:val="center"/>
          </w:tcPr>
          <w:p w:rsidRPr="00FA0C00" w:rsidR="00120186" w:rsidP="00FA0C00" w:rsidRDefault="00120186" w14:paraId="17196CAA" w14:textId="77777777">
            <w:pPr>
              <w:ind w:right="110" w:rightChars="46"/>
              <w:jc w:val="center"/>
              <w:rPr>
                <w:rFonts w:eastAsia="標楷體"/>
                <w:bCs/>
                <w:spacing w:val="20"/>
              </w:rPr>
            </w:pPr>
            <w:r>
              <w:rPr>
                <w:rFonts w:hint="eastAsia" w:eastAsia="標楷體"/>
                <w:bCs/>
                <w:spacing w:val="20"/>
              </w:rPr>
              <w:t>廢棄物</w:t>
            </w:r>
          </w:p>
        </w:tc>
        <w:tc>
          <w:tcPr>
            <w:tcW w:w="1417" w:type="dxa"/>
            <w:tcBorders>
              <w:top w:val="nil"/>
              <w:left w:val="nil"/>
              <w:bottom w:val="single" w:color="000000" w:sz="4" w:space="0"/>
              <w:right w:val="single" w:color="000000" w:sz="4" w:space="0"/>
            </w:tcBorders>
            <w:vAlign w:val="center"/>
          </w:tcPr>
          <w:p w:rsidRPr="00FA0C00" w:rsidR="00120186" w:rsidP="00FA0C00" w:rsidRDefault="00120186" w14:paraId="6416C201" w14:textId="77777777">
            <w:pPr>
              <w:ind w:right="110" w:rightChars="46"/>
              <w:jc w:val="center"/>
              <w:rPr>
                <w:rFonts w:eastAsia="標楷體"/>
                <w:bCs/>
                <w:spacing w:val="20"/>
              </w:rPr>
            </w:pPr>
            <w:r>
              <w:rPr>
                <w:rFonts w:eastAsia="標楷體"/>
                <w:bCs/>
                <w:spacing w:val="20"/>
              </w:rPr>
              <w:t>2/3</w:t>
            </w:r>
          </w:p>
        </w:tc>
        <w:tc>
          <w:tcPr>
            <w:tcW w:w="1843" w:type="dxa"/>
            <w:tcBorders>
              <w:top w:val="nil"/>
              <w:left w:val="nil"/>
              <w:bottom w:val="single" w:color="000000" w:sz="4" w:space="0"/>
              <w:right w:val="single" w:color="000000" w:sz="4" w:space="0"/>
            </w:tcBorders>
            <w:vAlign w:val="center"/>
          </w:tcPr>
          <w:p w:rsidRPr="00FA0C00" w:rsidR="00120186" w:rsidP="00FA0C00" w:rsidRDefault="00120186" w14:paraId="59B775BA" w14:textId="77777777">
            <w:pPr>
              <w:ind w:right="110" w:rightChars="46"/>
              <w:jc w:val="center"/>
              <w:rPr>
                <w:rFonts w:eastAsia="標楷體"/>
                <w:bCs/>
                <w:spacing w:val="20"/>
              </w:rPr>
            </w:pPr>
            <w:r>
              <w:rPr>
                <w:rFonts w:eastAsia="標楷體"/>
                <w:bCs/>
                <w:spacing w:val="20"/>
              </w:rPr>
              <w:t>1/3</w:t>
            </w:r>
          </w:p>
        </w:tc>
        <w:tc>
          <w:tcPr>
            <w:tcW w:w="1985" w:type="dxa"/>
            <w:tcBorders>
              <w:top w:val="nil"/>
              <w:left w:val="nil"/>
              <w:bottom w:val="single" w:color="000000" w:sz="4" w:space="0"/>
              <w:right w:val="single" w:color="000000" w:sz="4" w:space="0"/>
            </w:tcBorders>
            <w:vAlign w:val="center"/>
          </w:tcPr>
          <w:p w:rsidRPr="00FA0C00" w:rsidR="00120186" w:rsidP="00FA0C00" w:rsidRDefault="00120186" w14:paraId="249FAAB8" w14:textId="77777777">
            <w:pPr>
              <w:ind w:right="110" w:rightChars="46"/>
              <w:jc w:val="center"/>
              <w:rPr>
                <w:rFonts w:eastAsia="標楷體"/>
                <w:bCs/>
                <w:spacing w:val="20"/>
              </w:rPr>
            </w:pPr>
            <w:r>
              <w:rPr>
                <w:rFonts w:eastAsia="標楷體"/>
                <w:bCs/>
                <w:spacing w:val="20"/>
              </w:rPr>
              <w:t>1</w:t>
            </w:r>
          </w:p>
        </w:tc>
      </w:tr>
      <w:tr w:rsidRPr="00FA0C00" w:rsidR="00120186" w:rsidTr="009B5A36" w14:paraId="48D6CD14" w14:textId="77777777">
        <w:trPr>
          <w:trHeight w:val="540"/>
          <w:jc w:val="center"/>
        </w:trPr>
        <w:tc>
          <w:tcPr>
            <w:tcW w:w="998" w:type="dxa"/>
            <w:tcBorders>
              <w:top w:val="nil"/>
              <w:left w:val="single" w:color="000000" w:sz="4" w:space="0"/>
              <w:bottom w:val="single" w:color="000000" w:sz="4" w:space="0"/>
              <w:right w:val="single" w:color="000000" w:sz="4" w:space="0"/>
            </w:tcBorders>
            <w:shd w:val="clear" w:color="FFFF99" w:fill="FFFF99"/>
            <w:vAlign w:val="center"/>
          </w:tcPr>
          <w:p w:rsidRPr="00FA0C00" w:rsidR="00120186" w:rsidP="00FA0C00" w:rsidRDefault="00120186" w14:paraId="56B6960D" w14:textId="77777777">
            <w:pPr>
              <w:ind w:right="110" w:rightChars="46"/>
              <w:jc w:val="center"/>
              <w:rPr>
                <w:rFonts w:eastAsia="標楷體"/>
                <w:b/>
                <w:bCs/>
                <w:spacing w:val="20"/>
              </w:rPr>
            </w:pPr>
            <w:r>
              <w:rPr>
                <w:rFonts w:eastAsia="標楷體"/>
                <w:b/>
                <w:bCs/>
                <w:spacing w:val="20"/>
              </w:rPr>
              <w:t>CH</w:t>
            </w:r>
            <w:r>
              <w:rPr>
                <w:rFonts w:eastAsia="標楷體"/>
                <w:b/>
                <w:bCs/>
                <w:spacing w:val="20"/>
                <w:vertAlign w:val="subscript"/>
              </w:rPr>
              <w:t>4</w:t>
            </w:r>
          </w:p>
        </w:tc>
        <w:tc>
          <w:tcPr>
            <w:tcW w:w="2693" w:type="dxa"/>
            <w:tcBorders>
              <w:top w:val="nil"/>
              <w:left w:val="nil"/>
              <w:bottom w:val="single" w:color="000000" w:sz="4" w:space="0"/>
              <w:right w:val="single" w:color="000000" w:sz="4" w:space="0"/>
            </w:tcBorders>
            <w:shd w:val="clear" w:color="FFFF99" w:fill="FFFF99"/>
            <w:vAlign w:val="center"/>
          </w:tcPr>
          <w:p w:rsidRPr="00FA0C00" w:rsidR="00120186" w:rsidP="00FA0C00" w:rsidRDefault="00120186" w14:paraId="467AC970" w14:textId="77777777">
            <w:pPr>
              <w:ind w:right="110" w:rightChars="46"/>
              <w:jc w:val="center"/>
              <w:rPr>
                <w:rFonts w:eastAsia="標楷體"/>
                <w:bCs/>
                <w:spacing w:val="20"/>
              </w:rPr>
            </w:pPr>
            <w:r>
              <w:rPr>
                <w:rFonts w:hint="eastAsia" w:eastAsia="標楷體"/>
                <w:bCs/>
                <w:spacing w:val="20"/>
              </w:rPr>
              <w:t>畜牧</w:t>
            </w:r>
          </w:p>
        </w:tc>
        <w:tc>
          <w:tcPr>
            <w:tcW w:w="1417" w:type="dxa"/>
            <w:tcBorders>
              <w:top w:val="nil"/>
              <w:left w:val="nil"/>
              <w:bottom w:val="single" w:color="000000" w:sz="4" w:space="0"/>
              <w:right w:val="single" w:color="000000" w:sz="4" w:space="0"/>
            </w:tcBorders>
            <w:vAlign w:val="center"/>
          </w:tcPr>
          <w:p w:rsidRPr="00FA0C00" w:rsidR="00120186" w:rsidP="00FA0C00" w:rsidRDefault="00120186" w14:paraId="4BFDD700" w14:textId="77777777">
            <w:pPr>
              <w:ind w:right="110" w:rightChars="46"/>
              <w:jc w:val="center"/>
              <w:rPr>
                <w:rFonts w:eastAsia="標楷體"/>
                <w:bCs/>
                <w:spacing w:val="20"/>
              </w:rPr>
            </w:pPr>
            <w:r>
              <w:rPr>
                <w:rFonts w:eastAsia="標楷體"/>
                <w:bCs/>
                <w:spacing w:val="20"/>
              </w:rPr>
              <w:t>25</w:t>
            </w:r>
          </w:p>
        </w:tc>
        <w:tc>
          <w:tcPr>
            <w:tcW w:w="1843" w:type="dxa"/>
            <w:tcBorders>
              <w:top w:val="nil"/>
              <w:left w:val="nil"/>
              <w:bottom w:val="single" w:color="000000" w:sz="4" w:space="0"/>
              <w:right w:val="single" w:color="000000" w:sz="4" w:space="0"/>
            </w:tcBorders>
            <w:vAlign w:val="center"/>
          </w:tcPr>
          <w:p w:rsidRPr="00FA0C00" w:rsidR="00120186" w:rsidP="00FA0C00" w:rsidRDefault="00120186" w14:paraId="5D369756" w14:textId="77777777">
            <w:pPr>
              <w:ind w:right="110" w:rightChars="46"/>
              <w:jc w:val="center"/>
              <w:rPr>
                <w:rFonts w:eastAsia="標楷體"/>
                <w:bCs/>
                <w:spacing w:val="20"/>
              </w:rPr>
            </w:pPr>
            <w:r>
              <w:rPr>
                <w:rFonts w:eastAsia="標楷體"/>
                <w:bCs/>
                <w:spacing w:val="20"/>
              </w:rPr>
              <w:t>10</w:t>
            </w:r>
          </w:p>
        </w:tc>
        <w:tc>
          <w:tcPr>
            <w:tcW w:w="1985" w:type="dxa"/>
            <w:tcBorders>
              <w:top w:val="nil"/>
              <w:left w:val="nil"/>
              <w:bottom w:val="single" w:color="000000" w:sz="4" w:space="0"/>
              <w:right w:val="single" w:color="000000" w:sz="4" w:space="0"/>
            </w:tcBorders>
            <w:vAlign w:val="center"/>
          </w:tcPr>
          <w:p w:rsidRPr="00FA0C00" w:rsidR="00120186" w:rsidP="00FA0C00" w:rsidRDefault="00120186" w14:paraId="1C203047" w14:textId="77777777">
            <w:pPr>
              <w:ind w:right="110" w:rightChars="46"/>
              <w:jc w:val="center"/>
              <w:rPr>
                <w:rFonts w:eastAsia="標楷體"/>
                <w:bCs/>
                <w:spacing w:val="20"/>
              </w:rPr>
            </w:pPr>
            <w:r>
              <w:rPr>
                <w:rFonts w:eastAsia="標楷體"/>
                <w:bCs/>
                <w:spacing w:val="20"/>
              </w:rPr>
              <w:t>25</w:t>
            </w:r>
          </w:p>
        </w:tc>
      </w:tr>
      <w:tr w:rsidRPr="00FA0C00" w:rsidR="00120186" w:rsidTr="009B5A36" w14:paraId="76598377" w14:textId="77777777">
        <w:trPr>
          <w:trHeight w:val="540"/>
          <w:jc w:val="center"/>
        </w:trPr>
        <w:tc>
          <w:tcPr>
            <w:tcW w:w="998" w:type="dxa"/>
            <w:tcBorders>
              <w:top w:val="nil"/>
              <w:left w:val="single" w:color="000000" w:sz="4" w:space="0"/>
              <w:bottom w:val="single" w:color="000000" w:sz="4" w:space="0"/>
              <w:right w:val="single" w:color="000000" w:sz="4" w:space="0"/>
            </w:tcBorders>
            <w:shd w:val="clear" w:color="FFFF99" w:fill="FFFF99"/>
            <w:vAlign w:val="center"/>
          </w:tcPr>
          <w:p w:rsidRPr="00FA0C00" w:rsidR="00120186" w:rsidP="00FA0C00" w:rsidRDefault="00120186" w14:paraId="42721D0E" w14:textId="77777777">
            <w:pPr>
              <w:ind w:right="110" w:rightChars="46"/>
              <w:jc w:val="center"/>
              <w:rPr>
                <w:rFonts w:eastAsia="標楷體"/>
                <w:b/>
                <w:bCs/>
                <w:spacing w:val="20"/>
              </w:rPr>
            </w:pPr>
            <w:r>
              <w:rPr>
                <w:rFonts w:eastAsia="標楷體"/>
                <w:b/>
                <w:bCs/>
                <w:spacing w:val="20"/>
              </w:rPr>
              <w:t>CH</w:t>
            </w:r>
            <w:r>
              <w:rPr>
                <w:rFonts w:eastAsia="標楷體"/>
                <w:b/>
                <w:bCs/>
                <w:spacing w:val="20"/>
                <w:vertAlign w:val="subscript"/>
              </w:rPr>
              <w:t>4</w:t>
            </w:r>
          </w:p>
        </w:tc>
        <w:tc>
          <w:tcPr>
            <w:tcW w:w="2693" w:type="dxa"/>
            <w:tcBorders>
              <w:top w:val="nil"/>
              <w:left w:val="nil"/>
              <w:bottom w:val="single" w:color="000000" w:sz="4" w:space="0"/>
              <w:right w:val="single" w:color="000000" w:sz="4" w:space="0"/>
            </w:tcBorders>
            <w:shd w:val="clear" w:color="FFFF99" w:fill="FFFF99"/>
            <w:vAlign w:val="center"/>
          </w:tcPr>
          <w:p w:rsidRPr="00FA0C00" w:rsidR="00120186" w:rsidP="00FA0C00" w:rsidRDefault="00120186" w14:paraId="103CAE25" w14:textId="77777777">
            <w:pPr>
              <w:ind w:right="110" w:rightChars="46"/>
              <w:jc w:val="center"/>
              <w:rPr>
                <w:rFonts w:eastAsia="標楷體"/>
                <w:bCs/>
                <w:spacing w:val="20"/>
              </w:rPr>
            </w:pPr>
            <w:r>
              <w:rPr>
                <w:rFonts w:hint="eastAsia" w:eastAsia="標楷體"/>
                <w:bCs/>
                <w:spacing w:val="20"/>
              </w:rPr>
              <w:t>牲畜廢棄物</w:t>
            </w:r>
          </w:p>
        </w:tc>
        <w:tc>
          <w:tcPr>
            <w:tcW w:w="1417" w:type="dxa"/>
            <w:tcBorders>
              <w:top w:val="nil"/>
              <w:left w:val="nil"/>
              <w:bottom w:val="single" w:color="000000" w:sz="4" w:space="0"/>
              <w:right w:val="single" w:color="000000" w:sz="4" w:space="0"/>
            </w:tcBorders>
            <w:vAlign w:val="center"/>
          </w:tcPr>
          <w:p w:rsidRPr="00FA0C00" w:rsidR="00120186" w:rsidP="00FA0C00" w:rsidRDefault="00120186" w14:paraId="2AFCDB24" w14:textId="77777777">
            <w:pPr>
              <w:ind w:right="110" w:rightChars="46"/>
              <w:jc w:val="center"/>
              <w:rPr>
                <w:rFonts w:eastAsia="標楷體"/>
                <w:bCs/>
                <w:spacing w:val="20"/>
              </w:rPr>
            </w:pPr>
            <w:r>
              <w:rPr>
                <w:rFonts w:eastAsia="標楷體"/>
                <w:bCs/>
                <w:spacing w:val="20"/>
              </w:rPr>
              <w:t>25</w:t>
            </w:r>
          </w:p>
        </w:tc>
        <w:tc>
          <w:tcPr>
            <w:tcW w:w="1843" w:type="dxa"/>
            <w:tcBorders>
              <w:top w:val="nil"/>
              <w:left w:val="nil"/>
              <w:bottom w:val="single" w:color="000000" w:sz="4" w:space="0"/>
              <w:right w:val="single" w:color="000000" w:sz="4" w:space="0"/>
            </w:tcBorders>
            <w:vAlign w:val="center"/>
          </w:tcPr>
          <w:p w:rsidRPr="00FA0C00" w:rsidR="00120186" w:rsidP="00FA0C00" w:rsidRDefault="00120186" w14:paraId="446DE71A" w14:textId="77777777">
            <w:pPr>
              <w:ind w:right="110" w:rightChars="46"/>
              <w:jc w:val="center"/>
              <w:rPr>
                <w:rFonts w:eastAsia="標楷體"/>
                <w:bCs/>
                <w:spacing w:val="20"/>
              </w:rPr>
            </w:pPr>
            <w:r>
              <w:rPr>
                <w:rFonts w:eastAsia="標楷體"/>
                <w:bCs/>
                <w:spacing w:val="20"/>
              </w:rPr>
              <w:t>10</w:t>
            </w:r>
          </w:p>
        </w:tc>
        <w:tc>
          <w:tcPr>
            <w:tcW w:w="1985" w:type="dxa"/>
            <w:tcBorders>
              <w:top w:val="nil"/>
              <w:left w:val="nil"/>
              <w:bottom w:val="single" w:color="000000" w:sz="4" w:space="0"/>
              <w:right w:val="single" w:color="000000" w:sz="4" w:space="0"/>
            </w:tcBorders>
            <w:vAlign w:val="center"/>
          </w:tcPr>
          <w:p w:rsidRPr="00FA0C00" w:rsidR="00120186" w:rsidP="00FA0C00" w:rsidRDefault="00120186" w14:paraId="5007C906" w14:textId="77777777">
            <w:pPr>
              <w:ind w:right="110" w:rightChars="46"/>
              <w:jc w:val="center"/>
              <w:rPr>
                <w:rFonts w:eastAsia="標楷體"/>
                <w:bCs/>
                <w:spacing w:val="20"/>
              </w:rPr>
            </w:pPr>
            <w:r>
              <w:rPr>
                <w:rFonts w:eastAsia="標楷體"/>
                <w:bCs/>
                <w:spacing w:val="20"/>
              </w:rPr>
              <w:t>20</w:t>
            </w:r>
          </w:p>
        </w:tc>
      </w:tr>
      <w:tr w:rsidRPr="00FA0C00" w:rsidR="00120186" w:rsidTr="00120186" w14:paraId="4FB6C3D1" w14:textId="77777777">
        <w:trPr>
          <w:trHeight w:val="58"/>
          <w:jc w:val="center"/>
        </w:trPr>
        <w:tc>
          <w:tcPr>
            <w:tcW w:w="998" w:type="dxa"/>
            <w:tcBorders>
              <w:top w:val="nil"/>
              <w:left w:val="single" w:color="000000" w:sz="4" w:space="0"/>
              <w:bottom w:val="single" w:color="000000" w:sz="4" w:space="0"/>
              <w:right w:val="single" w:color="000000" w:sz="4" w:space="0"/>
            </w:tcBorders>
            <w:shd w:val="clear" w:color="FFFF99" w:fill="FFFF99"/>
            <w:vAlign w:val="center"/>
          </w:tcPr>
          <w:p w:rsidRPr="00FA0C00" w:rsidR="00120186" w:rsidP="00FA0C00" w:rsidRDefault="00120186" w14:paraId="75B9CE9B" w14:textId="77777777">
            <w:pPr>
              <w:ind w:right="110" w:rightChars="46"/>
              <w:jc w:val="center"/>
              <w:rPr>
                <w:rFonts w:eastAsia="標楷體"/>
                <w:b/>
                <w:bCs/>
                <w:spacing w:val="20"/>
              </w:rPr>
            </w:pPr>
            <w:r>
              <w:rPr>
                <w:rFonts w:eastAsia="標楷體"/>
                <w:b/>
                <w:bCs/>
                <w:spacing w:val="20"/>
              </w:rPr>
              <w:t>N</w:t>
            </w:r>
            <w:r>
              <w:rPr>
                <w:rFonts w:eastAsia="標楷體"/>
                <w:b/>
                <w:bCs/>
                <w:spacing w:val="20"/>
                <w:vertAlign w:val="subscript"/>
              </w:rPr>
              <w:t>2</w:t>
            </w:r>
            <w:r>
              <w:rPr>
                <w:rFonts w:eastAsia="標楷體"/>
                <w:b/>
                <w:bCs/>
                <w:spacing w:val="20"/>
              </w:rPr>
              <w:t>O</w:t>
            </w:r>
          </w:p>
        </w:tc>
        <w:tc>
          <w:tcPr>
            <w:tcW w:w="2693" w:type="dxa"/>
            <w:tcBorders>
              <w:top w:val="nil"/>
              <w:left w:val="nil"/>
              <w:bottom w:val="single" w:color="000000" w:sz="4" w:space="0"/>
              <w:right w:val="single" w:color="000000" w:sz="4" w:space="0"/>
            </w:tcBorders>
            <w:shd w:val="clear" w:color="FFFF99" w:fill="FFFF99"/>
            <w:vAlign w:val="center"/>
          </w:tcPr>
          <w:p w:rsidRPr="00FA0C00" w:rsidR="00120186" w:rsidP="00FA0C00" w:rsidRDefault="00120186" w14:paraId="54845891" w14:textId="77777777">
            <w:pPr>
              <w:ind w:right="110" w:rightChars="46"/>
              <w:jc w:val="center"/>
              <w:rPr>
                <w:rFonts w:eastAsia="標楷體"/>
                <w:bCs/>
                <w:spacing w:val="20"/>
              </w:rPr>
            </w:pPr>
            <w:r>
              <w:rPr>
                <w:rFonts w:hint="eastAsia" w:eastAsia="標楷體"/>
                <w:bCs/>
                <w:spacing w:val="20"/>
              </w:rPr>
              <w:t>工業製程</w:t>
            </w:r>
          </w:p>
        </w:tc>
        <w:tc>
          <w:tcPr>
            <w:tcW w:w="1417" w:type="dxa"/>
            <w:tcBorders>
              <w:top w:val="nil"/>
              <w:left w:val="nil"/>
              <w:bottom w:val="single" w:color="000000" w:sz="4" w:space="0"/>
              <w:right w:val="single" w:color="000000" w:sz="4" w:space="0"/>
            </w:tcBorders>
            <w:vAlign w:val="center"/>
          </w:tcPr>
          <w:p w:rsidRPr="00FA0C00" w:rsidR="00120186" w:rsidP="00FA0C00" w:rsidRDefault="00120186" w14:paraId="3D5C510C" w14:textId="77777777">
            <w:pPr>
              <w:ind w:right="110" w:rightChars="46"/>
              <w:jc w:val="center"/>
              <w:rPr>
                <w:rFonts w:eastAsia="標楷體"/>
                <w:bCs/>
                <w:spacing w:val="20"/>
              </w:rPr>
            </w:pPr>
            <w:r>
              <w:rPr>
                <w:rFonts w:eastAsia="標楷體"/>
                <w:bCs/>
                <w:spacing w:val="20"/>
              </w:rPr>
              <w:t>35</w:t>
            </w:r>
          </w:p>
        </w:tc>
        <w:tc>
          <w:tcPr>
            <w:tcW w:w="1843" w:type="dxa"/>
            <w:tcBorders>
              <w:top w:val="nil"/>
              <w:left w:val="nil"/>
              <w:bottom w:val="single" w:color="000000" w:sz="4" w:space="0"/>
              <w:right w:val="single" w:color="000000" w:sz="4" w:space="0"/>
            </w:tcBorders>
            <w:vAlign w:val="center"/>
          </w:tcPr>
          <w:p w:rsidRPr="00FA0C00" w:rsidR="00120186" w:rsidP="00FA0C00" w:rsidRDefault="00120186" w14:paraId="491C6846" w14:textId="77777777">
            <w:pPr>
              <w:ind w:right="110" w:rightChars="46"/>
              <w:jc w:val="center"/>
              <w:rPr>
                <w:rFonts w:eastAsia="標楷體"/>
                <w:bCs/>
                <w:spacing w:val="20"/>
              </w:rPr>
            </w:pPr>
            <w:r>
              <w:rPr>
                <w:rFonts w:eastAsia="標楷體"/>
                <w:bCs/>
                <w:spacing w:val="20"/>
              </w:rPr>
              <w:t>35</w:t>
            </w:r>
          </w:p>
        </w:tc>
        <w:tc>
          <w:tcPr>
            <w:tcW w:w="1985" w:type="dxa"/>
            <w:tcBorders>
              <w:top w:val="nil"/>
              <w:left w:val="nil"/>
              <w:bottom w:val="single" w:color="000000" w:sz="4" w:space="0"/>
              <w:right w:val="single" w:color="000000" w:sz="4" w:space="0"/>
            </w:tcBorders>
            <w:vAlign w:val="center"/>
          </w:tcPr>
          <w:p w:rsidRPr="00FA0C00" w:rsidR="00120186" w:rsidP="00FA0C00" w:rsidRDefault="00120186" w14:paraId="2EC8893D" w14:textId="77777777">
            <w:pPr>
              <w:ind w:right="110" w:rightChars="46"/>
              <w:jc w:val="center"/>
              <w:rPr>
                <w:rFonts w:eastAsia="標楷體"/>
                <w:bCs/>
                <w:spacing w:val="20"/>
              </w:rPr>
            </w:pPr>
            <w:r>
              <w:rPr>
                <w:rFonts w:eastAsia="標楷體"/>
                <w:bCs/>
                <w:spacing w:val="20"/>
              </w:rPr>
              <w:t>50</w:t>
            </w:r>
          </w:p>
        </w:tc>
      </w:tr>
      <w:tr w:rsidRPr="00FA0C00" w:rsidR="00120186" w:rsidTr="009B5A36" w14:paraId="4A432EBE" w14:textId="77777777">
        <w:trPr>
          <w:trHeight w:val="540"/>
          <w:jc w:val="center"/>
        </w:trPr>
        <w:tc>
          <w:tcPr>
            <w:tcW w:w="998" w:type="dxa"/>
            <w:tcBorders>
              <w:top w:val="nil"/>
              <w:left w:val="single" w:color="000000" w:sz="4" w:space="0"/>
              <w:bottom w:val="single" w:color="000000" w:sz="4" w:space="0"/>
              <w:right w:val="single" w:color="000000" w:sz="4" w:space="0"/>
            </w:tcBorders>
            <w:shd w:val="clear" w:color="FFFF99" w:fill="FFFF99"/>
            <w:vAlign w:val="center"/>
          </w:tcPr>
          <w:p w:rsidRPr="00FA0C00" w:rsidR="00120186" w:rsidP="00FA0C00" w:rsidRDefault="00120186" w14:paraId="67DDC829" w14:textId="77777777">
            <w:pPr>
              <w:ind w:right="110" w:rightChars="46"/>
              <w:jc w:val="center"/>
              <w:rPr>
                <w:rFonts w:eastAsia="標楷體"/>
                <w:b/>
                <w:bCs/>
                <w:spacing w:val="20"/>
              </w:rPr>
            </w:pPr>
            <w:r>
              <w:rPr>
                <w:rFonts w:eastAsia="標楷體"/>
                <w:b/>
                <w:bCs/>
                <w:spacing w:val="20"/>
              </w:rPr>
              <w:t>N</w:t>
            </w:r>
            <w:r>
              <w:rPr>
                <w:rFonts w:eastAsia="標楷體"/>
                <w:b/>
                <w:bCs/>
                <w:spacing w:val="20"/>
                <w:vertAlign w:val="subscript"/>
              </w:rPr>
              <w:t>2</w:t>
            </w:r>
            <w:r>
              <w:rPr>
                <w:rFonts w:eastAsia="標楷體"/>
                <w:b/>
                <w:bCs/>
                <w:spacing w:val="20"/>
              </w:rPr>
              <w:t>O</w:t>
            </w:r>
          </w:p>
        </w:tc>
        <w:tc>
          <w:tcPr>
            <w:tcW w:w="2693" w:type="dxa"/>
            <w:tcBorders>
              <w:top w:val="nil"/>
              <w:left w:val="nil"/>
              <w:bottom w:val="single" w:color="000000" w:sz="4" w:space="0"/>
              <w:right w:val="single" w:color="000000" w:sz="4" w:space="0"/>
            </w:tcBorders>
            <w:shd w:val="clear" w:color="FFFF99" w:fill="FFFF99"/>
            <w:vAlign w:val="center"/>
          </w:tcPr>
          <w:p w:rsidRPr="00FA0C00" w:rsidR="00120186" w:rsidP="00FA0C00" w:rsidRDefault="00120186" w14:paraId="0269E356" w14:textId="77777777">
            <w:pPr>
              <w:ind w:right="110" w:rightChars="46"/>
              <w:jc w:val="center"/>
              <w:rPr>
                <w:rFonts w:eastAsia="標楷體"/>
                <w:bCs/>
                <w:spacing w:val="20"/>
              </w:rPr>
            </w:pPr>
            <w:r>
              <w:rPr>
                <w:rFonts w:hint="eastAsia" w:eastAsia="標楷體"/>
                <w:bCs/>
                <w:spacing w:val="20"/>
              </w:rPr>
              <w:t>農業土壤</w:t>
            </w:r>
          </w:p>
        </w:tc>
        <w:tc>
          <w:tcPr>
            <w:tcW w:w="1417" w:type="dxa"/>
            <w:tcBorders>
              <w:top w:val="nil"/>
              <w:left w:val="nil"/>
              <w:bottom w:val="single" w:color="000000" w:sz="4" w:space="0"/>
              <w:right w:val="single" w:color="000000" w:sz="4" w:space="0"/>
            </w:tcBorders>
            <w:vAlign w:val="center"/>
          </w:tcPr>
          <w:p w:rsidRPr="00FA0C00" w:rsidR="00120186" w:rsidP="00FA0C00" w:rsidRDefault="00120186" w14:paraId="2A1F701D" w14:textId="77777777">
            <w:pPr>
              <w:ind w:right="110" w:rightChars="46"/>
              <w:jc w:val="center"/>
              <w:rPr>
                <w:rFonts w:eastAsia="標楷體"/>
                <w:bCs/>
                <w:spacing w:val="20"/>
              </w:rPr>
            </w:pPr>
          </w:p>
        </w:tc>
        <w:tc>
          <w:tcPr>
            <w:tcW w:w="1843" w:type="dxa"/>
            <w:tcBorders>
              <w:top w:val="nil"/>
              <w:left w:val="nil"/>
              <w:bottom w:val="single" w:color="000000" w:sz="4" w:space="0"/>
              <w:right w:val="single" w:color="000000" w:sz="4" w:space="0"/>
            </w:tcBorders>
            <w:vAlign w:val="center"/>
          </w:tcPr>
          <w:p w:rsidRPr="00FA0C00" w:rsidR="00120186" w:rsidP="00FA0C00" w:rsidRDefault="00120186" w14:paraId="03EFCA41" w14:textId="77777777">
            <w:pPr>
              <w:ind w:right="110" w:rightChars="46"/>
              <w:jc w:val="center"/>
              <w:rPr>
                <w:rFonts w:eastAsia="標楷體"/>
                <w:bCs/>
                <w:spacing w:val="20"/>
              </w:rPr>
            </w:pPr>
          </w:p>
        </w:tc>
        <w:tc>
          <w:tcPr>
            <w:tcW w:w="1985" w:type="dxa"/>
            <w:tcBorders>
              <w:top w:val="nil"/>
              <w:left w:val="nil"/>
              <w:bottom w:val="single" w:color="000000" w:sz="4" w:space="0"/>
              <w:right w:val="single" w:color="000000" w:sz="4" w:space="0"/>
            </w:tcBorders>
            <w:vAlign w:val="center"/>
          </w:tcPr>
          <w:p w:rsidRPr="00FA0C00" w:rsidR="00120186" w:rsidP="00FA0C00" w:rsidRDefault="00120186" w14:paraId="26928D80" w14:textId="77777777">
            <w:pPr>
              <w:ind w:right="110" w:rightChars="46"/>
              <w:jc w:val="center"/>
              <w:rPr>
                <w:rFonts w:eastAsia="標楷體"/>
                <w:bCs/>
                <w:spacing w:val="20"/>
              </w:rPr>
            </w:pPr>
            <w:r>
              <w:rPr>
                <w:rFonts w:eastAsia="標楷體"/>
                <w:bCs/>
                <w:spacing w:val="20"/>
              </w:rPr>
              <w:t>2</w:t>
            </w:r>
            <w:r>
              <w:rPr>
                <w:rFonts w:hint="eastAsia" w:eastAsia="標楷體"/>
                <w:bCs/>
                <w:spacing w:val="20"/>
              </w:rPr>
              <w:t>階幅度變化</w:t>
            </w:r>
          </w:p>
        </w:tc>
      </w:tr>
      <w:tr w:rsidRPr="00FA0C00" w:rsidR="00120186" w:rsidTr="009B5A36" w14:paraId="65BB27A4" w14:textId="77777777">
        <w:trPr>
          <w:trHeight w:val="540"/>
          <w:jc w:val="center"/>
        </w:trPr>
        <w:tc>
          <w:tcPr>
            <w:tcW w:w="998" w:type="dxa"/>
            <w:tcBorders>
              <w:top w:val="nil"/>
              <w:left w:val="single" w:color="000000" w:sz="4" w:space="0"/>
              <w:bottom w:val="single" w:color="000000" w:sz="4" w:space="0"/>
              <w:right w:val="single" w:color="000000" w:sz="4" w:space="0"/>
            </w:tcBorders>
            <w:shd w:val="clear" w:color="FFFF99" w:fill="FFFF99"/>
            <w:vAlign w:val="center"/>
          </w:tcPr>
          <w:p w:rsidRPr="00FA0C00" w:rsidR="00120186" w:rsidP="00FA0C00" w:rsidRDefault="00120186" w14:paraId="392D3315" w14:textId="77777777">
            <w:pPr>
              <w:ind w:right="110" w:rightChars="46"/>
              <w:jc w:val="center"/>
              <w:rPr>
                <w:rFonts w:eastAsia="標楷體"/>
                <w:b/>
                <w:bCs/>
                <w:spacing w:val="20"/>
              </w:rPr>
            </w:pPr>
            <w:r>
              <w:rPr>
                <w:rFonts w:eastAsia="標楷體"/>
                <w:b/>
                <w:bCs/>
                <w:spacing w:val="20"/>
              </w:rPr>
              <w:t>N</w:t>
            </w:r>
            <w:r>
              <w:rPr>
                <w:rFonts w:eastAsia="標楷體"/>
                <w:b/>
                <w:bCs/>
                <w:spacing w:val="20"/>
                <w:vertAlign w:val="subscript"/>
              </w:rPr>
              <w:t>2</w:t>
            </w:r>
            <w:r>
              <w:rPr>
                <w:rFonts w:eastAsia="標楷體"/>
                <w:b/>
                <w:bCs/>
                <w:spacing w:val="20"/>
              </w:rPr>
              <w:t>O</w:t>
            </w:r>
          </w:p>
        </w:tc>
        <w:tc>
          <w:tcPr>
            <w:tcW w:w="2693" w:type="dxa"/>
            <w:tcBorders>
              <w:top w:val="nil"/>
              <w:left w:val="nil"/>
              <w:bottom w:val="single" w:color="000000" w:sz="4" w:space="0"/>
              <w:right w:val="single" w:color="000000" w:sz="4" w:space="0"/>
            </w:tcBorders>
            <w:shd w:val="clear" w:color="FFFF99" w:fill="FFFF99"/>
            <w:vAlign w:val="center"/>
          </w:tcPr>
          <w:p w:rsidRPr="00FA0C00" w:rsidR="00120186" w:rsidP="00FA0C00" w:rsidRDefault="00120186" w14:paraId="531AE536" w14:textId="77777777">
            <w:pPr>
              <w:ind w:right="110" w:rightChars="46"/>
              <w:jc w:val="center"/>
              <w:rPr>
                <w:rFonts w:eastAsia="標楷體"/>
                <w:bCs/>
                <w:spacing w:val="20"/>
              </w:rPr>
            </w:pPr>
            <w:r>
              <w:rPr>
                <w:rFonts w:hint="eastAsia" w:eastAsia="標楷體"/>
                <w:bCs/>
                <w:spacing w:val="20"/>
              </w:rPr>
              <w:t>生質燃燒</w:t>
            </w:r>
          </w:p>
        </w:tc>
        <w:tc>
          <w:tcPr>
            <w:tcW w:w="1417" w:type="dxa"/>
            <w:tcBorders>
              <w:top w:val="nil"/>
              <w:left w:val="nil"/>
              <w:bottom w:val="single" w:color="000000" w:sz="4" w:space="0"/>
              <w:right w:val="single" w:color="000000" w:sz="4" w:space="0"/>
            </w:tcBorders>
            <w:vAlign w:val="center"/>
          </w:tcPr>
          <w:p w:rsidRPr="00FA0C00" w:rsidR="00120186" w:rsidP="00FA0C00" w:rsidRDefault="00120186" w14:paraId="5F96A722" w14:textId="77777777">
            <w:pPr>
              <w:ind w:right="110" w:rightChars="46"/>
              <w:jc w:val="center"/>
              <w:rPr>
                <w:rFonts w:eastAsia="標楷體"/>
                <w:bCs/>
                <w:spacing w:val="20"/>
              </w:rPr>
            </w:pPr>
          </w:p>
        </w:tc>
        <w:tc>
          <w:tcPr>
            <w:tcW w:w="1843" w:type="dxa"/>
            <w:tcBorders>
              <w:top w:val="nil"/>
              <w:left w:val="nil"/>
              <w:bottom w:val="single" w:color="000000" w:sz="4" w:space="0"/>
              <w:right w:val="single" w:color="000000" w:sz="4" w:space="0"/>
            </w:tcBorders>
            <w:vAlign w:val="center"/>
          </w:tcPr>
          <w:p w:rsidRPr="00FA0C00" w:rsidR="00120186" w:rsidP="00FA0C00" w:rsidRDefault="00120186" w14:paraId="5B95CD12" w14:textId="77777777">
            <w:pPr>
              <w:ind w:right="110" w:rightChars="46"/>
              <w:jc w:val="center"/>
              <w:rPr>
                <w:rFonts w:eastAsia="標楷體"/>
                <w:bCs/>
                <w:spacing w:val="20"/>
              </w:rPr>
            </w:pPr>
          </w:p>
        </w:tc>
        <w:tc>
          <w:tcPr>
            <w:tcW w:w="1985" w:type="dxa"/>
            <w:tcBorders>
              <w:top w:val="nil"/>
              <w:left w:val="nil"/>
              <w:bottom w:val="single" w:color="000000" w:sz="4" w:space="0"/>
              <w:right w:val="single" w:color="000000" w:sz="4" w:space="0"/>
            </w:tcBorders>
            <w:vAlign w:val="center"/>
          </w:tcPr>
          <w:p w:rsidRPr="00FA0C00" w:rsidR="00120186" w:rsidP="00FA0C00" w:rsidRDefault="00120186" w14:paraId="3F393A7F" w14:textId="77777777">
            <w:pPr>
              <w:ind w:right="110" w:rightChars="46"/>
              <w:jc w:val="center"/>
              <w:rPr>
                <w:rFonts w:eastAsia="標楷體"/>
                <w:bCs/>
                <w:spacing w:val="20"/>
              </w:rPr>
            </w:pPr>
            <w:r>
              <w:rPr>
                <w:rFonts w:eastAsia="標楷體"/>
                <w:bCs/>
                <w:spacing w:val="20"/>
              </w:rPr>
              <w:t>100%</w:t>
            </w:r>
          </w:p>
        </w:tc>
      </w:tr>
      <w:tr w:rsidRPr="00FA0C00" w:rsidR="00120186" w:rsidTr="00E47F7B" w14:paraId="47A3F0EF" w14:textId="77777777">
        <w:trPr>
          <w:trHeight w:val="330"/>
          <w:jc w:val="center"/>
        </w:trPr>
        <w:tc>
          <w:tcPr>
            <w:tcW w:w="8936" w:type="dxa"/>
            <w:gridSpan w:val="5"/>
            <w:tcBorders>
              <w:top w:val="nil"/>
              <w:left w:val="nil"/>
              <w:bottom w:val="nil"/>
              <w:right w:val="nil"/>
            </w:tcBorders>
            <w:vAlign w:val="center"/>
          </w:tcPr>
          <w:p w:rsidRPr="00FA0C00" w:rsidR="00120186" w:rsidP="00120186" w:rsidRDefault="00120186" w14:paraId="183BF3E4" w14:textId="77777777">
            <w:pPr>
              <w:spacing w:after="180" w:afterLines="50"/>
              <w:ind w:right="110" w:rightChars="46"/>
              <w:rPr>
                <w:rFonts w:eastAsia="標楷體"/>
                <w:bCs/>
                <w:spacing w:val="20"/>
              </w:rPr>
            </w:pPr>
            <w:r>
              <w:rPr>
                <w:rFonts w:hint="eastAsia" w:eastAsia="標楷體"/>
                <w:bCs/>
                <w:spacing w:val="20"/>
              </w:rPr>
              <w:t>註：各類別不確定性超過</w:t>
            </w:r>
            <w:r>
              <w:rPr>
                <w:rFonts w:eastAsia="標楷體"/>
                <w:bCs/>
                <w:spacing w:val="20"/>
              </w:rPr>
              <w:t xml:space="preserve"> ± 60%</w:t>
            </w:r>
            <w:r>
              <w:rPr>
                <w:rFonts w:hint="eastAsia" w:eastAsia="標楷體"/>
                <w:bCs/>
                <w:spacing w:val="20"/>
              </w:rPr>
              <w:t>的類別未列出。</w:t>
            </w:r>
          </w:p>
        </w:tc>
      </w:tr>
      <w:tr w:rsidRPr="00FA0C00" w:rsidR="00120186" w:rsidTr="00E47F7B" w14:paraId="1644F38A" w14:textId="77777777">
        <w:trPr>
          <w:trHeight w:val="330"/>
          <w:jc w:val="center"/>
        </w:trPr>
        <w:tc>
          <w:tcPr>
            <w:tcW w:w="8936" w:type="dxa"/>
            <w:gridSpan w:val="5"/>
            <w:tcBorders>
              <w:top w:val="nil"/>
              <w:left w:val="nil"/>
              <w:bottom w:val="nil"/>
              <w:right w:val="nil"/>
            </w:tcBorders>
            <w:vAlign w:val="center"/>
          </w:tcPr>
          <w:p w:rsidRPr="00FA0C00" w:rsidR="00120186" w:rsidP="00120186" w:rsidRDefault="00120186" w14:paraId="6696917A" w14:textId="77777777">
            <w:pPr>
              <w:spacing w:after="180" w:afterLines="50"/>
              <w:ind w:right="110" w:rightChars="46"/>
              <w:rPr>
                <w:rFonts w:eastAsia="標楷體"/>
                <w:bCs/>
                <w:spacing w:val="20"/>
              </w:rPr>
            </w:pPr>
            <w:r>
              <w:rPr>
                <w:rFonts w:hint="eastAsia" w:eastAsia="標楷體"/>
                <w:bCs/>
                <w:spacing w:val="20"/>
              </w:rPr>
              <w:t>資料來源：</w:t>
            </w:r>
            <w:r>
              <w:rPr>
                <w:rFonts w:eastAsia="標楷體"/>
                <w:bCs/>
                <w:spacing w:val="20"/>
              </w:rPr>
              <w:t>Revised 1996 IPCC Guidelines for National Greenhouse Gas</w:t>
            </w:r>
            <w:r>
              <w:rPr>
                <w:rFonts w:hint="eastAsia" w:eastAsia="標楷體"/>
                <w:bCs/>
                <w:spacing w:val="20"/>
              </w:rPr>
              <w:t xml:space="preserve"> </w:t>
            </w:r>
            <w:r>
              <w:rPr>
                <w:rFonts w:eastAsia="標楷體"/>
                <w:bCs/>
                <w:spacing w:val="20"/>
              </w:rPr>
              <w:t xml:space="preserve">Inventories : Reporting Instructions</w:t>
            </w:r>
          </w:p>
        </w:tc>
      </w:tr>
    </w:tbl>
    <w:p w:rsidR="00D325C5" w:rsidP="00E47F7B" w:rsidRDefault="00D325C5" w14:paraId="5220BBB2" w14:textId="77777777">
      <w:pPr>
        <w:spacing w:after="180" w:afterLines="50" w:line="240" w:lineRule="atLeast"/>
        <w:ind w:right="110" w:rightChars="46"/>
        <w:rPr>
          <w:rFonts w:eastAsia="標楷體"/>
          <w:b/>
          <w:spacing w:val="20"/>
        </w:rPr>
      </w:pPr>
    </w:p>
    <w:p w:rsidR="00E47F7B" w:rsidP="00E47F7B" w:rsidRDefault="009B5A36" w14:paraId="0D4E232D" w14:textId="77777777">
      <w:pPr>
        <w:spacing w:after="180" w:afterLines="50" w:line="240" w:lineRule="atLeast"/>
        <w:ind w:right="110" w:rightChars="46"/>
        <w:rPr>
          <w:rFonts w:eastAsia="標楷體"/>
          <w:b/>
          <w:spacing w:val="20"/>
        </w:rPr>
      </w:pPr>
      <w:r>
        <w:rPr>
          <w:rFonts w:hint="eastAsia" w:eastAsia="標楷體"/>
          <w:b/>
          <w:spacing w:val="20"/>
        </w:rPr>
        <w:t>類別3~6不確定性分析</w:t>
      </w:r>
    </w:p>
    <w:p w:rsidRPr="00F251AD" w:rsidR="009C6EB0" w:rsidP="2FC2A234" w:rsidRDefault="0C268C87" w14:paraId="734811E2" w14:textId="2C70F2DD">
      <w:pPr>
        <w:spacing w:after="180" w:afterLines="50" w:line="240" w:lineRule="atLeast"/>
        <w:ind w:left="567" w:right="110" w:rightChars="46"/>
        <w:rPr>
          <w:rFonts w:eastAsia="標楷體"/>
          <w:spacing w:val="20"/>
          <w:lang w:val="zh-CN"/>
        </w:rPr>
      </w:pPr>
      <w:r>
        <w:rPr>
          <w:rFonts w:eastAsia="標楷體"/>
          <w:spacing w:val="20"/>
          <w:lang w:val="zh-CN"/>
        </w:rPr>
        <w:t>依據20</w:t>
      </w:r>
      <w:r>
        <w:rPr>
          <w:rFonts w:eastAsia="DengXian"/>
          <w:spacing w:val="20"/>
          <w:lang w:val="zh-CN" w:eastAsia="zh-CN"/>
        </w:rPr>
        <w:t>25</w:t>
      </w:r>
      <w:r>
        <w:rPr>
          <w:rFonts w:eastAsia="標楷體"/>
          <w:spacing w:val="20"/>
          <w:lang w:val="zh-CN"/>
        </w:rPr>
        <w:t>年盤查期間本公司溫室氣體盤查排放分析，類別3以</w:t>
      </w:r>
      <w:r>
        <w:rPr>
          <w:rFonts w:eastAsia="標楷體"/>
          <w:lang w:val="zh-CN"/>
        </w:rPr>
        <w:t xml:space="preserve">LCA 之計算原則，評估資料正確性誤差級別、地理誤差級別、時間區間誤差級別以及技術誤差級別之級別總分</w:t>
      </w:r>
      <w:r>
        <w:t>×</w:t>
      </w:r>
      <w:r>
        <w:rPr>
          <w:rFonts w:eastAsia="標楷體"/>
          <w:lang w:val="zh-CN"/>
        </w:rPr>
        <w:t xml:space="preserve">該子類別總排放量成為加權值, 各加權值加總除以加權前總碳排, 得出加權誤差得分。類別3為</w:t>
      </w:r>
      <w:r>
        <w:rPr>
          <w:rFonts w:eastAsia="標楷體"/>
          <w:color w:val="FF0000"/>
          <w:lang w:val="zh-CN"/>
        </w:rPr>
        <w:t>±{{uncertainty_scope3_pct}}</w:t>
      </w:r>
      <w:r>
        <w:rPr>
          <w:rFonts w:eastAsia="標楷體"/>
          <w:lang w:val="zh-CN"/>
        </w:rPr>
        <w:t xml:space="preserve">，參照表4-7之數據誤差等級, 得出誤差等級為{{uncertainty_scope3_level}}。</w:t>
      </w:r>
    </w:p>
    <w:p w:rsidR="001D5322" w:rsidP="00ED619E" w:rsidRDefault="300F0D03" w14:paraId="16153DFA" w14:textId="6D49921F">
      <w:pPr>
        <w:pStyle w:val="a0"/>
      </w:pPr>
      <w:bookmarkStart w:name="_Toc97033163" w:id="169"/>
      <w:bookmarkStart w:name="_Toc97033213" w:id="170"/>
      <w:bookmarkStart w:name="_Toc97033288" w:id="171"/>
      <w:r>
        <w:t xml:space="preserve"> </w:t>
      </w:r>
      <w:bookmarkStart w:name="_Toc226682817" w:id="172"/>
      <w:r>
        <w:rPr>
          <w:color w:val="auto"/>
        </w:rPr>
        <w:t>2025</w:t>
      </w:r>
      <w:r>
        <w:t>年類別3溫室氣體排放數據不確定分析結果表</w:t>
      </w:r>
      <w:bookmarkEnd w:id="172"/>
    </w:p>
    <w:p w:rsidRPr="001D5322" w:rsidR="001D5322" w:rsidP="001D5322" w:rsidRDefault="001D5322" w14:paraId="13CB595B" w14:textId="3748F301">
      <w:pPr>
        <w:rPr>
          <w:ins w:author="Kelly Lin (Taipei, 林璽容)" w:date="2025-06-25T17:22:00Z" w:id="173"/>
        </w:rPr>
      </w:pPr>
    </w:p>
    <w:p w:rsidRPr="001D5322" w:rsidR="001D5322" w:rsidP="2FC2A234" w:rsidRDefault="7595248F" w14:paraId="6D9C8D39" w14:textId="59A6BF82">
      <w:pPr>
        <w:rPr>
          <w:del w:author="Kelly Lin (Taipei, 林璽容)" w:date="2025-06-25T17:22:00Z" w:id="174"/>
        </w:rPr>
      </w:pPr>
      <w:r>
        <w:rPr>
          <w:noProof/>
        </w:rPr>
        <w:drawing>
          <wp:inline distT="0" distB="0" distL="0" distR="0" wp14:anchorId="62E0B7EC" wp14:editId="6DCB63AD">
            <wp:extent cx="6560052" cy="2450532"/>
            <wp:effectExtent l="0" t="0" r="0" b="0"/>
            <wp:docPr id="18677752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775253" name="Picture 1867775253"/>
                    <pic:cNvPicPr/>
                  </pic:nvPicPr>
                  <pic:blipFill>
                    <a:blip r:embed="rId49">
                      <a:extLst>
                        <a:ext uri="{28A0092B-C50C-407E-A947-70E740481C1C}">
                          <a14:useLocalDpi xmlns:a14="http://schemas.microsoft.com/office/drawing/2010/main"/>
                        </a:ext>
                      </a:extLst>
                    </a:blip>
                    <a:stretch>
                      <a:fillRect/>
                    </a:stretch>
                  </pic:blipFill>
                  <pic:spPr>
                    <a:xfrm>
                      <a:off x="0" y="0"/>
                      <a:ext cx="6560052" cy="2450532"/>
                    </a:xfrm>
                    <a:prstGeom prst="rect">
                      <a:avLst/>
                    </a:prstGeom>
                  </pic:spPr>
                </pic:pic>
              </a:graphicData>
            </a:graphic>
          </wp:inline>
        </w:drawing>
      </w:r>
      <w:bookmarkStart w:name="_Toc226682818" w:id="175"/>
      <w:bookmarkEnd w:id="175"/>
    </w:p>
    <w:bookmarkEnd w:id="169"/>
    <w:bookmarkEnd w:id="170"/>
    <w:bookmarkEnd w:id="171"/>
    <w:p w:rsidRPr="002C2ADC" w:rsidR="00F63EAB" w:rsidP="00120186" w:rsidRDefault="00120186" w14:paraId="63B07495" w14:textId="77777777">
      <w:pPr>
        <w:pStyle w:val="10"/>
        <w:spacing w:line="240" w:lineRule="atLeast"/>
        <w:rPr>
          <w:rFonts w:ascii="Times New Roman" w:hAnsi="Times New Roman" w:eastAsia="標楷體"/>
          <w:b/>
          <w:color w:val="000000"/>
          <w:szCs w:val="40"/>
        </w:rPr>
      </w:pPr>
      <w:r>
        <w:rPr>
          <w:rFonts w:eastAsia="標楷體"/>
          <w:bCs w:val="0"/>
          <w:color w:val="000000"/>
          <w:spacing w:val="20"/>
        </w:rPr>
        <w:br w:type="page"/>
      </w:r>
      <w:bookmarkStart w:name="_Toc363725534" w:id="176"/>
      <w:bookmarkStart w:name="_Toc195476444" w:id="177"/>
      <w:bookmarkEnd w:id="149"/>
      <w:r>
        <w:rPr>
          <w:rFonts w:ascii="Times New Roman" w:hAnsi="Times New Roman" w:eastAsia="標楷體"/>
          <w:b/>
          <w:color w:val="000000"/>
          <w:szCs w:val="40"/>
        </w:rPr>
        <w:t xml:space="preserve">第五章 基準年</w:t>
      </w:r>
      <w:bookmarkEnd w:id="176"/>
      <w:bookmarkEnd w:id="177"/>
    </w:p>
    <w:p w:rsidRPr="002C2ADC" w:rsidR="00F63EAB" w:rsidRDefault="00F63EAB" w14:paraId="61FBBD65" w14:textId="77777777">
      <w:pPr>
        <w:pStyle w:val="2"/>
        <w:spacing w:line="240" w:lineRule="atLeast"/>
        <w:rPr>
          <w:rFonts w:ascii="Times New Roman" w:hAnsi="Times New Roman"/>
          <w:color w:val="000000"/>
          <w:sz w:val="24"/>
          <w:szCs w:val="24"/>
        </w:rPr>
      </w:pPr>
      <w:bookmarkStart w:name="_Toc195476445" w:id="178"/>
      <w:r>
        <w:rPr>
          <w:rFonts w:ascii="Times New Roman" w:hAnsi="Times New Roman"/>
          <w:color w:val="000000"/>
          <w:sz w:val="24"/>
          <w:szCs w:val="24"/>
        </w:rPr>
        <w:t xml:space="preserve">5.1 基準年選定</w:t>
      </w:r>
      <w:bookmarkEnd w:id="178"/>
    </w:p>
    <w:p w:rsidRPr="002C2ADC" w:rsidR="00F63EAB" w:rsidP="009A233A" w:rsidRDefault="00F63EAB" w14:paraId="144D7407" w14:textId="50C050B9">
      <w:pPr>
        <w:spacing w:line="240" w:lineRule="atLeast"/>
        <w:ind w:right="110" w:rightChars="46" w:firstLine="560" w:firstLineChars="200"/>
        <w:jc w:val="both"/>
        <w:rPr>
          <w:rFonts w:eastAsia="標楷體"/>
          <w:color w:val="000000"/>
          <w:spacing w:val="20"/>
        </w:rPr>
      </w:pPr>
      <w:r>
        <w:rPr>
          <w:rFonts w:eastAsia="標楷體"/>
          <w:color w:val="000000"/>
          <w:spacing w:val="20"/>
        </w:rPr>
        <w:t xml:space="preserve">  以</w:t>
      </w:r>
      <w:r>
        <w:rPr>
          <w:rFonts w:eastAsia="標楷體"/>
          <w:spacing w:val="20"/>
        </w:rPr>
        <w:t>2025年</w:t>
      </w:r>
      <w:r>
        <w:rPr>
          <w:rFonts w:eastAsia="標楷體"/>
          <w:color w:val="000000"/>
          <w:spacing w:val="20"/>
        </w:rPr>
        <w:t>度為本公司溫室氣體盤查之基準年，選定之原因為該年度組織活動具代表性數據且該年可取得可查證之數據。</w:t>
      </w:r>
    </w:p>
    <w:p w:rsidRPr="002C2ADC" w:rsidR="00F63EAB" w:rsidRDefault="00F63EAB" w14:paraId="35380E51" w14:textId="77777777">
      <w:pPr>
        <w:spacing w:line="240" w:lineRule="atLeast"/>
        <w:ind w:left="1080" w:leftChars="177" w:right="110" w:rightChars="46" w:hanging="655" w:hangingChars="234"/>
        <w:jc w:val="both"/>
        <w:rPr>
          <w:rFonts w:eastAsia="標楷體"/>
          <w:color w:val="000000"/>
          <w:spacing w:val="20"/>
        </w:rPr>
      </w:pPr>
      <w:r>
        <w:rPr>
          <w:rFonts w:eastAsia="標楷體"/>
          <w:color w:val="000000"/>
          <w:spacing w:val="20"/>
        </w:rPr>
        <w:t>5.1.1基準年設定原則</w:t>
      </w:r>
    </w:p>
    <w:p w:rsidRPr="002C2ADC" w:rsidR="00F63EAB" w:rsidP="00684170" w:rsidRDefault="006E2E18" w14:paraId="79D20F1B" w14:textId="0A55B8F3">
      <w:pPr>
        <w:spacing w:line="240" w:lineRule="atLeast"/>
        <w:ind w:left="1275" w:leftChars="412" w:right="110" w:rightChars="46" w:hangingChars="102" w:hanging="286"/>
        <w:jc w:val="both"/>
        <w:rPr>
          <w:rFonts w:eastAsia="標楷體"/>
          <w:color w:val="000000"/>
          <w:spacing w:val="20"/>
        </w:rPr>
      </w:pPr>
      <w:r>
        <w:rPr>
          <w:rFonts w:eastAsia="標楷體"/>
          <w:color w:val="000000"/>
          <w:spacing w:val="20"/>
        </w:rPr>
        <w:t>1.本公司盤查營運邊界改變，新增3個廠區，因此設定2025為基準年。</w:t>
      </w:r>
    </w:p>
    <w:p w:rsidRPr="002C2ADC" w:rsidR="00F63EAB" w:rsidRDefault="00F63EAB" w14:paraId="25822341" w14:textId="77777777">
      <w:pPr>
        <w:spacing w:line="240" w:lineRule="atLeast"/>
        <w:ind w:left="1275" w:leftChars="350" w:right="110" w:rightChars="46" w:hangingChars="350" w:hanging="286"/>
        <w:jc w:val="both"/>
        <w:rPr>
          <w:rFonts w:eastAsia="標楷體"/>
          <w:color w:val="000000"/>
          <w:spacing w:val="20"/>
        </w:rPr>
      </w:pPr>
      <w:r>
        <w:rPr>
          <w:rFonts w:eastAsia="標楷體"/>
          <w:color w:val="000000"/>
          <w:spacing w:val="20"/>
        </w:rPr>
        <w:t xml:space="preserve"> 2.後續若國內相關法令有規定時，將依其規定進行設定。</w:t>
      </w:r>
    </w:p>
    <w:p w:rsidRPr="002C2ADC" w:rsidR="00F63EAB" w:rsidRDefault="00F63EAB" w14:paraId="440B6CDC" w14:textId="77777777">
      <w:pPr>
        <w:spacing w:line="240" w:lineRule="atLeast"/>
        <w:ind w:left="1275" w:leftChars="350" w:right="110" w:rightChars="46" w:hangingChars="70" w:hanging="286"/>
        <w:jc w:val="both"/>
        <w:rPr>
          <w:rFonts w:eastAsia="標楷體"/>
          <w:color w:val="000000"/>
          <w:spacing w:val="20"/>
        </w:rPr>
      </w:pPr>
      <w:r>
        <w:rPr>
          <w:rFonts w:eastAsia="標楷體"/>
          <w:color w:val="000000"/>
          <w:spacing w:val="20"/>
        </w:rPr>
        <w:t xml:space="preserve"> 3.未來依所參加之國際盤查體系要求，將依其規定進行設定。</w:t>
      </w:r>
    </w:p>
    <w:p w:rsidRPr="00684170" w:rsidR="00F63EAB" w:rsidRDefault="00F63EAB" w14:paraId="0A4F7224" w14:textId="77777777">
      <w:pPr>
        <w:spacing w:line="240" w:lineRule="atLeast"/>
        <w:ind w:left="1036" w:leftChars="350" w:right="110" w:rightChars="46" w:hanging="196" w:hangingChars="70"/>
        <w:jc w:val="both"/>
        <w:rPr>
          <w:rFonts w:eastAsia="標楷體"/>
          <w:color w:val="000000"/>
          <w:spacing w:val="20"/>
        </w:rPr>
      </w:pPr>
    </w:p>
    <w:p w:rsidRPr="002C2ADC" w:rsidR="00F63EAB" w:rsidRDefault="00F63EAB" w14:paraId="256EF378" w14:textId="77777777">
      <w:pPr>
        <w:pStyle w:val="2"/>
        <w:spacing w:line="240" w:lineRule="atLeast"/>
        <w:rPr>
          <w:rFonts w:ascii="Times New Roman" w:hAnsi="Times New Roman"/>
          <w:color w:val="000000"/>
          <w:sz w:val="24"/>
          <w:szCs w:val="24"/>
        </w:rPr>
      </w:pPr>
      <w:bookmarkStart w:name="_Toc195476446" w:id="179"/>
      <w:r>
        <w:rPr>
          <w:rFonts w:ascii="Times New Roman" w:hAnsi="Times New Roman"/>
          <w:color w:val="000000"/>
          <w:sz w:val="24"/>
          <w:szCs w:val="24"/>
        </w:rPr>
        <w:t xml:space="preserve">5.2 基準年之重新計算</w:t>
      </w:r>
      <w:bookmarkEnd w:id="179"/>
    </w:p>
    <w:p w:rsidRPr="002C2ADC" w:rsidR="00F63EAB" w:rsidP="002C182D" w:rsidRDefault="00F63EAB" w14:paraId="423BA99A" w14:textId="0486F42C">
      <w:pPr>
        <w:spacing w:line="240" w:lineRule="atLeast"/>
        <w:ind w:left="1080" w:leftChars="177" w:right="110" w:rightChars="46" w:hanging="655" w:hangingChars="234"/>
        <w:rPr>
          <w:rFonts w:eastAsia="標楷體"/>
          <w:color w:val="000000"/>
          <w:spacing w:val="20"/>
        </w:rPr>
      </w:pPr>
      <w:r>
        <w:rPr>
          <w:rFonts w:eastAsia="標楷體"/>
          <w:color w:val="000000"/>
          <w:spacing w:val="20"/>
        </w:rPr>
        <w:t>5.2.1基準年依據IPCC 202</w:t>
      </w:r>
      <w:r>
        <w:rPr>
          <w:rFonts w:eastAsia="標楷體"/>
          <w:color w:val="000000" w:themeColor="text1"/>
        </w:rPr>
        <w:t xml:space="preserve">1年第六次評估報告之各種溫室氣體之全球暖化潛勢GWP (2022年更新版) 進行調整。</w:t>
      </w:r>
    </w:p>
    <w:p w:rsidRPr="002C2ADC" w:rsidR="00F63EAB" w:rsidRDefault="00F63EAB" w14:paraId="2C39BF95" w14:textId="77777777">
      <w:pPr>
        <w:spacing w:line="240" w:lineRule="atLeast"/>
        <w:ind w:left="1080" w:leftChars="177" w:right="110" w:rightChars="46" w:hanging="655" w:hangingChars="234"/>
        <w:rPr>
          <w:rFonts w:eastAsia="標楷體"/>
          <w:color w:val="000000"/>
          <w:spacing w:val="20"/>
        </w:rPr>
      </w:pPr>
      <w:r>
        <w:rPr>
          <w:rFonts w:eastAsia="標楷體"/>
          <w:color w:val="000000"/>
          <w:spacing w:val="20"/>
        </w:rPr>
        <w:t>5.2.2基準年之重新計算時機：</w:t>
      </w:r>
    </w:p>
    <w:p w:rsidRPr="002C2ADC" w:rsidR="00F63EAB" w:rsidRDefault="00F63EAB" w14:paraId="64E6AE14" w14:textId="77777777">
      <w:pPr>
        <w:spacing w:line="240" w:lineRule="atLeast"/>
        <w:ind w:left="1273" w:leftChars="361" w:right="110" w:rightChars="46" w:hangingChars="65" w:hanging="409"/>
        <w:rPr>
          <w:rFonts w:eastAsia="標楷體"/>
          <w:color w:val="000000"/>
          <w:spacing w:val="20"/>
        </w:rPr>
      </w:pPr>
      <w:r>
        <w:rPr>
          <w:rFonts w:eastAsia="標楷體"/>
          <w:color w:val="000000"/>
          <w:spacing w:val="20"/>
        </w:rPr>
        <w:t xml:space="preserve"> 1.營運邊界改變。</w:t>
      </w:r>
    </w:p>
    <w:p w:rsidRPr="002C2ADC" w:rsidR="00F63EAB" w:rsidP="00471BA5" w:rsidRDefault="00471BA5" w14:paraId="5282C669" w14:textId="77777777">
      <w:pPr>
        <w:spacing w:line="240" w:lineRule="atLeast"/>
        <w:ind w:left="1273" w:leftChars="360" w:right="110" w:rightChars="46" w:hangingChars="146" w:hanging="409"/>
        <w:jc w:val="both"/>
        <w:rPr>
          <w:rFonts w:eastAsia="標楷體"/>
          <w:color w:val="000000"/>
          <w:spacing w:val="20"/>
        </w:rPr>
      </w:pPr>
      <w:r>
        <w:rPr>
          <w:rFonts w:eastAsia="標楷體"/>
          <w:color w:val="000000"/>
          <w:spacing w:val="20"/>
        </w:rPr>
        <w:t xml:space="preserve"> 2.當排放源的所有權/控制權發生轉移時，基準年的排放量應進行調查以備調整因應。</w:t>
      </w:r>
    </w:p>
    <w:p w:rsidRPr="002C2ADC" w:rsidR="00AF164F" w:rsidP="00471BA5" w:rsidRDefault="00F63EAB" w14:paraId="3AE8893E" w14:textId="1945A571">
      <w:pPr>
        <w:spacing w:line="240" w:lineRule="atLeast"/>
        <w:ind w:left="1273" w:leftChars="360" w:right="110" w:rightChars="46" w:hangingChars="146" w:hanging="409"/>
        <w:jc w:val="both"/>
        <w:rPr>
          <w:rFonts w:eastAsia="標楷體"/>
          <w:color w:val="000000"/>
          <w:spacing w:val="20"/>
        </w:rPr>
      </w:pPr>
      <w:r>
        <w:rPr>
          <w:rFonts w:eastAsia="標楷體"/>
          <w:color w:val="000000"/>
          <w:spacing w:val="20"/>
        </w:rPr>
        <w:t xml:space="preserve"> 3.當計算方法有所改變時，或因改善排放係數或作業數據精確度，而對基準年排放數據產生顯著性的差異</w:t>
      </w:r>
      <w:r>
        <w:rPr>
          <w:rFonts w:eastAsia="標楷體"/>
          <w:color w:val="000000" w:themeColor="text1"/>
        </w:rPr>
        <w:t>(±3%)，基準年排放量應隨之調整。</w:t>
      </w:r>
    </w:p>
    <w:p w:rsidR="00F63EAB" w:rsidP="004A6B25" w:rsidRDefault="680A8ED7" w14:paraId="23EB42AF" w14:textId="2F68A48A">
      <w:pPr>
        <w:pStyle w:val="2"/>
        <w:rPr>
          <w:rFonts w:ascii="Times New Roman" w:hAnsi="Times New Roman"/>
          <w:color w:val="000000"/>
          <w:sz w:val="24"/>
          <w:szCs w:val="24"/>
        </w:rPr>
      </w:pPr>
      <w:bookmarkStart w:name="_Toc195476447" w:id="180"/>
      <w:r>
        <w:rPr>
          <w:rFonts w:ascii="Times New Roman" w:hAnsi="Times New Roman"/>
          <w:color w:val="000000" w:themeColor="text1"/>
          <w:sz w:val="24"/>
          <w:szCs w:val="24"/>
        </w:rPr>
        <w:t xml:space="preserve">5.3 基準年排放清冊</w:t>
      </w:r>
      <w:bookmarkEnd w:id="180"/>
      <w:r>
        <w:rPr>
          <w:rFonts w:ascii="Times New Roman" w:hAnsi="Times New Roman"/>
          <w:color w:val="000000" w:themeColor="text1"/>
          <w:sz w:val="24"/>
          <w:szCs w:val="24"/>
        </w:rPr>
        <w:t xml:space="preserve"> : </w:t>
      </w:r>
    </w:p>
    <w:p w:rsidRPr="000B7F33" w:rsidR="000B7F33" w:rsidP="7B3F8B99" w:rsidRDefault="61705D38" w14:paraId="32833DE0" w14:textId="37129A27">
      <w:r>
        <w:t xml:space="preserve">      因2025及基準年，請見表3-7 溫室氣體盤查排放清冊  </w:t>
      </w:r>
    </w:p>
    <w:p w:rsidRPr="000B7F33" w:rsidR="000B7F33" w:rsidP="7B3F8B99" w:rsidRDefault="1C0C3FA5" w14:paraId="5AE48A43" w14:textId="085B869B">
      <w:r>
        <w:br/>
      </w:r>
    </w:p>
    <w:p w:rsidRPr="00D325C5" w:rsidR="00673B79" w:rsidP="00B92173" w:rsidRDefault="00D325C5" w14:paraId="2A11E9AE" w14:textId="77777777">
      <w:pPr>
        <w:pStyle w:val="10"/>
        <w:rPr>
          <w:rFonts w:eastAsia="標楷體"/>
          <w:b/>
          <w:color w:val="000000"/>
          <w:szCs w:val="40"/>
        </w:rPr>
      </w:pPr>
      <w:bookmarkStart w:name="_Toc363725535" w:id="181"/>
      <w:r>
        <w:rPr>
          <w:noProof/>
        </w:rPr>
        <w:br w:type="page"/>
      </w:r>
      <w:r>
        <w:rPr>
          <w:rFonts w:eastAsia="標楷體"/>
          <w:b/>
          <w:color w:val="000000"/>
          <w:szCs w:val="40"/>
        </w:rPr>
        <w:t xml:space="preserve">第六章 溫室氣體資訊管理與盤查作業程序</w:t>
      </w:r>
      <w:bookmarkEnd w:id="181"/>
    </w:p>
    <w:p w:rsidRPr="002C2ADC" w:rsidR="00F63EAB" w:rsidRDefault="00F63EAB" w14:paraId="0012218A" w14:textId="77777777">
      <w:pPr>
        <w:pStyle w:val="2"/>
        <w:spacing w:line="240" w:lineRule="atLeast"/>
        <w:rPr>
          <w:rFonts w:ascii="Times New Roman" w:hAnsi="Times New Roman"/>
          <w:color w:val="000000"/>
          <w:sz w:val="24"/>
          <w:szCs w:val="24"/>
        </w:rPr>
      </w:pPr>
      <w:bookmarkStart w:name="_Toc195476448" w:id="182"/>
      <w:r>
        <w:rPr>
          <w:rFonts w:ascii="Times New Roman" w:hAnsi="Times New Roman"/>
          <w:color w:val="000000"/>
          <w:sz w:val="24"/>
          <w:szCs w:val="24"/>
        </w:rPr>
        <w:t xml:space="preserve">6.1 溫室氣體盤查管理作業程序</w:t>
      </w:r>
      <w:bookmarkEnd w:id="182"/>
    </w:p>
    <w:p w:rsidRPr="00143383" w:rsidR="00556133" w:rsidP="001449FD" w:rsidRDefault="00F63EAB" w14:paraId="563CC7EE" w14:textId="3B497B3A">
      <w:pPr>
        <w:spacing w:after="180" w:afterLines="50" w:line="240" w:lineRule="atLeast"/>
        <w:ind w:left="180" w:leftChars="75" w:right="110" w:rightChars="46" w:firstLine="560" w:firstLineChars="200"/>
        <w:jc w:val="both"/>
        <w:rPr>
          <w:rFonts w:eastAsia="標楷體"/>
          <w:spacing w:val="20"/>
        </w:rPr>
      </w:pPr>
      <w:r>
        <w:rPr>
          <w:rFonts w:eastAsia="標楷體"/>
          <w:color w:val="000000"/>
          <w:spacing w:val="20"/>
        </w:rPr>
        <w:t>本公司係依據</w:t>
      </w:r>
      <w:r>
        <w:rPr>
          <w:rFonts w:eastAsia="標楷體"/>
          <w:color w:val="000000" w:themeColor="text1"/>
        </w:rPr>
        <w:t xml:space="preserve"> GHG Protocol / </w:t>
      </w:r>
      <w:r>
        <w:rPr>
          <w:rFonts w:eastAsia="標楷體"/>
          <w:color w:val="000000"/>
          <w:spacing w:val="20"/>
        </w:rPr>
        <w:t>ISO 14064-1:2018對文件保留與紀錄保存之要求及本廠管理溫室氣體之需求，訂定溫室氣體管理程序文件，內涵溫室氣體盤查</w:t>
      </w:r>
      <w:bookmarkStart w:name="_Hlk113526377" w:id="183"/>
      <w:r>
        <w:rPr>
          <w:rFonts w:eastAsia="標楷體"/>
          <w:color w:val="000000"/>
          <w:spacing w:val="20"/>
        </w:rPr>
        <w:t>數據品質管理辦法</w:t>
      </w:r>
      <w:bookmarkEnd w:id="183"/>
      <w:r>
        <w:rPr>
          <w:rFonts w:eastAsia="標楷體"/>
          <w:color w:val="000000"/>
          <w:spacing w:val="20"/>
        </w:rPr>
        <w:t>、溫室氣體</w:t>
      </w:r>
      <w:bookmarkStart w:name="_Hlk113526406" w:id="184"/>
      <w:r>
        <w:rPr>
          <w:rFonts w:eastAsia="標楷體"/>
          <w:color w:val="000000"/>
          <w:spacing w:val="20"/>
        </w:rPr>
        <w:t>內部查證作業辦法</w:t>
      </w:r>
      <w:bookmarkEnd w:id="184"/>
      <w:r>
        <w:rPr>
          <w:rFonts w:eastAsia="標楷體"/>
          <w:color w:val="000000"/>
          <w:spacing w:val="20"/>
        </w:rPr>
        <w:t>及溫室氣體</w:t>
      </w:r>
      <w:bookmarkStart w:name="_Hlk113526479" w:id="185"/>
      <w:r>
        <w:rPr>
          <w:rFonts w:eastAsia="標楷體"/>
          <w:color w:val="000000"/>
          <w:spacing w:val="20"/>
        </w:rPr>
        <w:t>報告書作業管理辦法</w:t>
      </w:r>
      <w:bookmarkEnd w:id="185"/>
      <w:r>
        <w:rPr>
          <w:rFonts w:eastAsia="標楷體"/>
          <w:color w:val="000000"/>
          <w:spacing w:val="20"/>
        </w:rPr>
        <w:t>。</w:t>
      </w:r>
    </w:p>
    <w:p w:rsidRPr="008F22C9" w:rsidR="00F63EAB" w:rsidRDefault="00F63EAB" w14:paraId="781C096A" w14:textId="77777777">
      <w:pPr>
        <w:pStyle w:val="2"/>
        <w:spacing w:line="240" w:lineRule="atLeast"/>
        <w:rPr>
          <w:rFonts w:ascii="Times New Roman" w:hAnsi="Times New Roman"/>
          <w:sz w:val="24"/>
          <w:szCs w:val="24"/>
        </w:rPr>
      </w:pPr>
      <w:bookmarkStart w:name="_Toc195476449" w:id="186"/>
      <w:r>
        <w:rPr>
          <w:rFonts w:ascii="Times New Roman" w:hAnsi="Times New Roman"/>
          <w:sz w:val="24"/>
          <w:szCs w:val="24"/>
        </w:rPr>
        <w:t xml:space="preserve">6.2 溫室氣體盤查資訊管理</w:t>
      </w:r>
      <w:bookmarkEnd w:id="186"/>
    </w:p>
    <w:p w:rsidRPr="00786C5A" w:rsidR="008F22C9" w:rsidP="001449FD" w:rsidRDefault="00F63EAB" w14:paraId="4F7E8680" w14:textId="52ADF04C">
      <w:pPr>
        <w:spacing w:after="180" w:afterLines="50" w:line="240" w:lineRule="atLeast"/>
        <w:ind w:left="180" w:leftChars="75" w:right="110" w:rightChars="46" w:firstLine="560" w:firstLineChars="200"/>
        <w:jc w:val="both"/>
        <w:rPr>
          <w:rFonts w:eastAsia="標楷體"/>
          <w:color w:val="000000"/>
          <w:spacing w:val="20"/>
        </w:rPr>
      </w:pPr>
      <w:r>
        <w:rPr>
          <w:rFonts w:eastAsia="標楷體"/>
          <w:color w:val="000000"/>
          <w:spacing w:val="20"/>
        </w:rPr>
        <w:t>本公司為提供各部門申報其溫室氣體盤查結果，特依據</w:t>
      </w:r>
      <w:r>
        <w:rPr>
          <w:rFonts w:eastAsia="標楷體"/>
          <w:spacing w:val="20"/>
        </w:rPr>
        <w:t>行政院環境部2024年公告之「溫室氣體排放係數」</w:t>
      </w:r>
      <w:r>
        <w:rPr>
          <w:rFonts w:eastAsia="標楷體"/>
          <w:color w:val="000000"/>
          <w:spacing w:val="20"/>
        </w:rPr>
        <w:t>及</w:t>
      </w:r>
      <w:r>
        <w:rPr>
          <w:rFonts w:eastAsia="標楷體"/>
          <w:spacing w:val="20"/>
        </w:rPr>
        <w:t>「產品碳足跡資料網」所提供之排放係數</w:t>
      </w:r>
      <w:r>
        <w:rPr>
          <w:rFonts w:eastAsia="標楷體"/>
          <w:color w:val="000000"/>
          <w:spacing w:val="20"/>
        </w:rPr>
        <w:t>建置溫室氣體盤查管理程序及溫室氣體盤查及數據品質管理辦法等文件，維持本公司之溫室氣體管理運作，以符合國際標準</w:t>
      </w:r>
      <w:r>
        <w:rPr>
          <w:rFonts w:eastAsia="標楷體"/>
          <w:color w:val="000000" w:themeColor="text1"/>
        </w:rPr>
        <w:t xml:space="preserve"> GHG Protocol / </w:t>
      </w:r>
      <w:r>
        <w:rPr>
          <w:rFonts w:eastAsia="標楷體"/>
          <w:color w:val="000000"/>
          <w:spacing w:val="20"/>
        </w:rPr>
        <w:t>ISO 14064-1:2018對資訊管理之要求，供作為管理階層決策之參考，以降低企業溫室氣體排放量，並將資料保留在權責單位內，以利往後作為查證與追蹤之依據。</w:t>
      </w:r>
    </w:p>
    <w:p w:rsidRPr="002C2ADC" w:rsidR="00F63EAB" w:rsidP="00556133" w:rsidRDefault="00D325C5" w14:paraId="7CB19EE1" w14:textId="77777777">
      <w:pPr>
        <w:pStyle w:val="10"/>
        <w:rPr>
          <w:rFonts w:ascii="Times New Roman" w:hAnsi="Times New Roman" w:eastAsia="標楷體"/>
          <w:b/>
          <w:color w:val="000000"/>
          <w:szCs w:val="40"/>
        </w:rPr>
      </w:pPr>
      <w:r>
        <w:rPr>
          <w:rFonts w:eastAsia="標楷體"/>
          <w:spacing w:val="20"/>
        </w:rPr>
        <w:br w:type="page"/>
      </w:r>
      <w:bookmarkStart w:name="_Toc363725536" w:id="187"/>
      <w:bookmarkStart w:name="_Toc195476450" w:id="188"/>
      <w:r>
        <w:rPr>
          <w:rFonts w:ascii="Times New Roman" w:hAnsi="Times New Roman" w:eastAsia="標楷體"/>
          <w:b/>
          <w:color w:val="000000"/>
          <w:szCs w:val="40"/>
        </w:rPr>
        <w:t xml:space="preserve">第七章 查證</w:t>
      </w:r>
      <w:bookmarkEnd w:id="187"/>
      <w:bookmarkEnd w:id="188"/>
    </w:p>
    <w:p w:rsidRPr="002C2ADC" w:rsidR="00F63EAB" w:rsidRDefault="00F63EAB" w14:paraId="7079686C" w14:textId="77777777">
      <w:pPr>
        <w:pStyle w:val="2"/>
        <w:spacing w:line="240" w:lineRule="atLeast"/>
        <w:rPr>
          <w:rFonts w:ascii="Times New Roman" w:hAnsi="Times New Roman"/>
          <w:color w:val="000000"/>
          <w:sz w:val="24"/>
          <w:szCs w:val="24"/>
        </w:rPr>
      </w:pPr>
      <w:bookmarkStart w:name="_Toc195476451" w:id="189"/>
      <w:r>
        <w:rPr>
          <w:rFonts w:ascii="Times New Roman" w:hAnsi="Times New Roman"/>
          <w:color w:val="000000"/>
          <w:sz w:val="24"/>
          <w:szCs w:val="24"/>
        </w:rPr>
        <w:t xml:space="preserve">7.1 內部查證</w:t>
      </w:r>
      <w:bookmarkEnd w:id="189"/>
    </w:p>
    <w:p w:rsidRPr="009F3301" w:rsidR="00F63EAB" w:rsidP="001449FD" w:rsidRDefault="00F63EAB" w14:paraId="4ECB2C8F" w14:textId="28B39D01">
      <w:pPr>
        <w:spacing w:line="240" w:lineRule="atLeast"/>
        <w:ind w:left="180" w:leftChars="75" w:firstLine="630" w:firstLineChars="225"/>
        <w:jc w:val="both"/>
        <w:rPr>
          <w:rFonts w:eastAsia="標楷體"/>
          <w:spacing w:val="20"/>
        </w:rPr>
      </w:pPr>
      <w:r>
        <w:rPr>
          <w:rFonts w:eastAsia="標楷體"/>
          <w:spacing w:val="20"/>
        </w:rPr>
        <w:t>為符合國際</w:t>
      </w:r>
      <w:r>
        <w:rPr>
          <w:rFonts w:eastAsia="標楷體"/>
          <w:color w:val="000000" w:themeColor="text1"/>
        </w:rPr>
        <w:t xml:space="preserve"> GHG Protocol</w:t>
      </w:r>
      <w:r>
        <w:rPr>
          <w:rFonts w:eastAsia="標楷體"/>
        </w:rPr>
        <w:t xml:space="preserve"> / </w:t>
      </w:r>
      <w:r>
        <w:rPr>
          <w:rFonts w:eastAsia="標楷體"/>
          <w:spacing w:val="20"/>
        </w:rPr>
        <w:t>ISO 14064-1:2018標準及政府（如環保署、經濟部）要求之規範，聚陽實業於執行溫室氣體內部查證作業前，完成確認下列事項：</w:t>
      </w:r>
    </w:p>
    <w:p w:rsidRPr="009F3301" w:rsidR="00F63EAB" w:rsidP="7B3F8B99" w:rsidRDefault="680A8ED7" w14:paraId="1F02DA9D" w14:textId="6CC9D7BD">
      <w:pPr>
        <w:spacing w:line="240" w:lineRule="atLeast"/>
        <w:ind w:left="270" w:hanging="90"/>
        <w:jc w:val="both"/>
        <w:rPr>
          <w:rFonts w:eastAsia="標楷體"/>
          <w:spacing w:val="20"/>
        </w:rPr>
      </w:pPr>
      <w:r>
        <w:rPr>
          <w:rFonts w:eastAsia="標楷體"/>
          <w:spacing w:val="20"/>
        </w:rPr>
        <w:t xml:space="preserve">1.查證作業遵循原則： </w:t>
      </w:r>
      <w:r>
        <w:rPr>
          <w:rFonts w:eastAsia="標楷體"/>
        </w:rPr>
        <w:t>GHG Protocol。</w:t>
      </w:r>
    </w:p>
    <w:p w:rsidR="00471BA5" w:rsidP="7B3F8B99" w:rsidRDefault="680A8ED7" w14:paraId="7B45B011" w14:textId="77777777">
      <w:pPr>
        <w:spacing w:line="240" w:lineRule="atLeast"/>
        <w:ind w:left="270" w:hanging="90"/>
        <w:jc w:val="both"/>
        <w:rPr>
          <w:rFonts w:eastAsia="標楷體"/>
          <w:spacing w:val="20"/>
        </w:rPr>
      </w:pPr>
      <w:r>
        <w:rPr>
          <w:rFonts w:eastAsia="標楷體"/>
          <w:spacing w:val="20"/>
        </w:rPr>
        <w:t>2.查證範圍：如</w:t>
      </w:r>
      <w:r>
        <w:rPr>
          <w:rFonts w:eastAsia="標楷體"/>
          <w:color w:val="000000"/>
          <w:spacing w:val="20"/>
        </w:rPr>
        <w:t xml:space="preserve">表2-1 公司組織邊界</w:t>
      </w:r>
      <w:r>
        <w:rPr>
          <w:rFonts w:eastAsia="標楷體"/>
          <w:spacing w:val="20"/>
        </w:rPr>
        <w:t>。</w:t>
      </w:r>
    </w:p>
    <w:p w:rsidRPr="009F3301" w:rsidR="00F63EAB" w:rsidP="7B3F8B99" w:rsidRDefault="680A8ED7" w14:paraId="0B70EC26" w14:textId="3B080AAC">
      <w:pPr>
        <w:spacing w:line="240" w:lineRule="atLeast"/>
        <w:ind w:left="270" w:hanging="90"/>
        <w:jc w:val="both"/>
        <w:rPr>
          <w:rFonts w:eastAsia="標楷體"/>
          <w:spacing w:val="20"/>
        </w:rPr>
      </w:pPr>
      <w:r>
        <w:rPr>
          <w:rFonts w:eastAsia="標楷體"/>
          <w:spacing w:val="20"/>
        </w:rPr>
        <w:t xml:space="preserve">3.查證保證等級: 2025年內部查證保證等級訂為合理保證等級。</w:t>
      </w:r>
    </w:p>
    <w:p w:rsidRPr="00F251AD" w:rsidR="00F63EAB" w:rsidP="7B3F8B99" w:rsidRDefault="680A8ED7" w14:paraId="475F6A56" w14:textId="1D5F1B8C">
      <w:pPr>
        <w:spacing w:line="240" w:lineRule="atLeast"/>
        <w:ind w:left="270" w:hanging="90"/>
        <w:jc w:val="both"/>
        <w:rPr>
          <w:rFonts w:eastAsia="標楷體"/>
          <w:spacing w:val="20"/>
        </w:rPr>
      </w:pPr>
      <w:r>
        <w:rPr>
          <w:rFonts w:eastAsia="標楷體"/>
          <w:spacing w:val="20"/>
        </w:rPr>
        <w:t>4.實質性議題:實質性門檻訂為5%。</w:t>
      </w:r>
    </w:p>
    <w:p w:rsidRPr="00F251AD" w:rsidR="00F63EAB" w:rsidP="7B3F8B99" w:rsidRDefault="680A8ED7" w14:paraId="3A0B9FD8" w14:textId="77777777">
      <w:pPr>
        <w:spacing w:line="240" w:lineRule="atLeast"/>
        <w:ind w:left="270" w:hangingChars="225" w:hanging="90"/>
        <w:jc w:val="both"/>
        <w:rPr>
          <w:rFonts w:eastAsia="標楷體"/>
          <w:spacing w:val="20"/>
        </w:rPr>
      </w:pPr>
      <w:r>
        <w:rPr>
          <w:rFonts w:eastAsia="標楷體"/>
          <w:spacing w:val="20"/>
        </w:rPr>
        <w:t>5.查證者能力：</w:t>
      </w:r>
    </w:p>
    <w:p w:rsidRPr="00F251AD" w:rsidR="004D666D" w:rsidP="7B3F8B99" w:rsidRDefault="680A8ED7" w14:paraId="512C15FB" w14:textId="77777777">
      <w:pPr>
        <w:tabs>
          <w:tab w:val="left" w:pos="6946"/>
        </w:tabs>
        <w:spacing w:line="240" w:lineRule="atLeast"/>
        <w:ind w:left="420" w:hanging="420" w:hangingChars="150"/>
        <w:jc w:val="both"/>
        <w:rPr>
          <w:rFonts w:eastAsia="標楷體"/>
          <w:spacing w:val="20"/>
        </w:rPr>
      </w:pPr>
      <w:r>
        <w:rPr>
          <w:rFonts w:eastAsia="標楷體"/>
          <w:spacing w:val="20"/>
        </w:rPr>
        <w:t xml:space="preserve">      本次參與內部查證人員，皆已有參與內部或外部專業機構辦理之溫室氣體查證相關訓練課程。</w:t>
      </w:r>
    </w:p>
    <w:p w:rsidR="7B3F8B99" w:rsidP="7B3F8B99" w:rsidRDefault="7B3F8B99" w14:paraId="5DB3DD85" w14:textId="74C7E259">
      <w:pPr>
        <w:spacing w:line="240" w:lineRule="atLeast"/>
        <w:ind w:left="180" w:leftChars="75" w:firstLine="540" w:firstLineChars="225"/>
        <w:jc w:val="both"/>
        <w:rPr>
          <w:rFonts w:eastAsia="標楷體"/>
        </w:rPr>
      </w:pPr>
    </w:p>
    <w:p w:rsidRPr="00471BA5" w:rsidR="00F63EAB" w:rsidP="00471BA5" w:rsidRDefault="00F63EAB" w14:paraId="02A105E1" w14:textId="29CA5E5B">
      <w:pPr>
        <w:spacing w:line="240" w:lineRule="atLeast"/>
        <w:ind w:left="180" w:leftChars="75" w:firstLine="630" w:firstLineChars="225"/>
        <w:jc w:val="both"/>
        <w:rPr>
          <w:rFonts w:eastAsia="標楷體"/>
          <w:spacing w:val="20"/>
        </w:rPr>
      </w:pPr>
      <w:r>
        <w:rPr>
          <w:rFonts w:eastAsia="標楷體"/>
          <w:spacing w:val="20"/>
        </w:rPr>
        <w:t>本公司於2026年3月完成2025年度溫室氣體盤查內部查證作業，期藉由本次內部查證作業，進行矯正改善工作，提升溫室氣體盤查清冊與數據品質，確認文件化與盤查報告書正確性與一致性，以期能順利通過下階段外部查證作業。</w:t>
      </w:r>
    </w:p>
    <w:p w:rsidRPr="002C2ADC" w:rsidR="00F63EAB" w:rsidRDefault="00F63EAB" w14:paraId="50F40DEB" w14:textId="77777777">
      <w:pPr>
        <w:spacing w:line="240" w:lineRule="atLeast"/>
        <w:ind w:left="180" w:leftChars="75" w:firstLine="630" w:firstLineChars="225"/>
        <w:jc w:val="both"/>
        <w:rPr>
          <w:rFonts w:eastAsia="標楷體"/>
          <w:color w:val="000000"/>
          <w:spacing w:val="20"/>
        </w:rPr>
      </w:pPr>
    </w:p>
    <w:p w:rsidRPr="002C2ADC" w:rsidR="00F63EAB" w:rsidRDefault="00F63EAB" w14:paraId="4A510DD3" w14:textId="77777777">
      <w:pPr>
        <w:pStyle w:val="2"/>
        <w:spacing w:line="240" w:lineRule="atLeast"/>
        <w:rPr>
          <w:rFonts w:ascii="Times New Roman" w:hAnsi="Times New Roman"/>
          <w:color w:val="000000"/>
          <w:sz w:val="24"/>
          <w:szCs w:val="24"/>
        </w:rPr>
      </w:pPr>
      <w:bookmarkStart w:name="_Toc195476452" w:id="190"/>
      <w:r>
        <w:rPr>
          <w:rFonts w:ascii="Times New Roman" w:hAnsi="Times New Roman"/>
          <w:color w:val="000000"/>
          <w:sz w:val="24"/>
          <w:szCs w:val="24"/>
        </w:rPr>
        <w:t xml:space="preserve">7.2 外部查證</w:t>
      </w:r>
      <w:bookmarkEnd w:id="190"/>
    </w:p>
    <w:p w:rsidRPr="00471BA5" w:rsidR="00F63EAB" w:rsidP="00471BA5" w:rsidRDefault="00F63EAB" w14:paraId="24AA9A8D" w14:textId="77777777">
      <w:pPr>
        <w:spacing w:line="240" w:lineRule="atLeast"/>
        <w:ind w:left="180" w:leftChars="75" w:firstLine="630" w:firstLineChars="225"/>
        <w:jc w:val="both"/>
        <w:rPr>
          <w:rFonts w:eastAsia="標楷體"/>
          <w:spacing w:val="20"/>
        </w:rPr>
      </w:pPr>
      <w:r>
        <w:rPr>
          <w:rFonts w:eastAsia="標楷體"/>
          <w:spacing w:val="20"/>
        </w:rPr>
        <w:t>經內部查證完成後，本公司將委託驗證公司執行外部查證作業，並採用合理保證等級（實質性門檻訂為5%），取得查證聲明書，以提昇公司溫室氣體盤查數據之公信力。</w:t>
      </w:r>
    </w:p>
    <w:p w:rsidRPr="00D325C5" w:rsidR="00C95ECB" w:rsidP="7B3F8B99" w:rsidRDefault="00F63EAB" w14:paraId="0A0D72CE" w14:textId="77777777">
      <w:pPr>
        <w:pStyle w:val="10"/>
        <w:rPr>
          <w:rFonts w:ascii="標楷體" w:hAnsi="標楷體" w:eastAsia="標楷體" w:cs="標楷體"/>
          <w:b/>
          <w:color w:val="000000"/>
        </w:rPr>
      </w:pPr>
      <w:r>
        <w:rPr>
          <w:rFonts w:eastAsia="標楷體"/>
          <w:color w:val="000000" w:themeColor="text1"/>
        </w:rPr>
        <w:br w:type="page"/>
      </w:r>
      <w:bookmarkStart w:name="_Toc363725538" w:id="191"/>
      <w:bookmarkStart w:name="_Toc195476453" w:id="192"/>
      <w:r>
        <w:rPr>
          <w:rFonts w:ascii="標楷體" w:hAnsi="標楷體" w:eastAsia="標楷體" w:cs="標楷體"/>
          <w:b/>
          <w:color w:val="000000" w:themeColor="text1"/>
        </w:rPr>
        <w:t>第八章 報告之責任、目的與格式</w:t>
      </w:r>
      <w:bookmarkEnd w:id="191"/>
      <w:bookmarkEnd w:id="192"/>
    </w:p>
    <w:p w:rsidRPr="002C2ADC" w:rsidR="00F63EAB" w:rsidP="7B3F8B99" w:rsidRDefault="1A1695A0" w14:paraId="5362BB37" w14:textId="77777777">
      <w:pPr>
        <w:pStyle w:val="2"/>
        <w:spacing w:line="240" w:lineRule="atLeast"/>
        <w:rPr>
          <w:rFonts w:ascii="標楷體" w:hAnsi="標楷體" w:cs="標楷體"/>
          <w:color w:val="000000"/>
          <w:sz w:val="24"/>
          <w:szCs w:val="24"/>
        </w:rPr>
      </w:pPr>
      <w:bookmarkStart w:name="_Toc366225927" w:id="193"/>
      <w:bookmarkStart w:name="_Toc195476454" w:id="194"/>
      <w:r>
        <w:rPr>
          <w:rFonts w:ascii="標楷體" w:hAnsi="標楷體" w:cs="標楷體"/>
          <w:color w:val="000000" w:themeColor="text1"/>
          <w:sz w:val="24"/>
          <w:szCs w:val="24"/>
        </w:rPr>
        <w:t>8.1 報告書之責任:</w:t>
      </w:r>
      <w:bookmarkEnd w:id="193"/>
      <w:bookmarkEnd w:id="194"/>
    </w:p>
    <w:p w:rsidRPr="002C2ADC" w:rsidR="00F63EAB" w:rsidP="7B3F8B99" w:rsidRDefault="680A8ED7" w14:paraId="352FD9DB" w14:textId="77777777">
      <w:pPr>
        <w:pStyle w:val="ac"/>
        <w:spacing w:line="240" w:lineRule="atLeast"/>
        <w:ind w:left="360" w:leftChars="150"/>
        <w:jc w:val="both"/>
        <w:rPr>
          <w:rFonts w:ascii="標楷體" w:hAnsi="標楷體" w:cs="標楷體"/>
          <w:color w:val="000000"/>
          <w:spacing w:val="20"/>
          <w:sz w:val="24"/>
          <w:szCs w:val="24"/>
        </w:rPr>
      </w:pPr>
      <w:r>
        <w:rPr>
          <w:rFonts w:ascii="標楷體" w:hAnsi="標楷體" w:cs="標楷體"/>
          <w:color w:val="000000"/>
          <w:spacing w:val="20"/>
          <w:sz w:val="24"/>
          <w:szCs w:val="24"/>
        </w:rPr>
        <w:t xml:space="preserve">   本報告書之製作係出於自願性，並非為了符合或達到特定之法律責任所製作。</w:t>
      </w:r>
    </w:p>
    <w:p w:rsidRPr="002C2ADC" w:rsidR="00F63EAB" w:rsidP="7B3F8B99" w:rsidRDefault="1A1695A0" w14:paraId="41673E8A" w14:textId="77777777">
      <w:pPr>
        <w:pStyle w:val="2"/>
        <w:spacing w:line="240" w:lineRule="atLeast"/>
        <w:rPr>
          <w:rFonts w:ascii="標楷體" w:hAnsi="標楷體" w:cs="標楷體"/>
          <w:color w:val="000000"/>
          <w:sz w:val="24"/>
          <w:szCs w:val="24"/>
        </w:rPr>
      </w:pPr>
      <w:bookmarkStart w:name="_Toc195476455" w:id="195"/>
      <w:r>
        <w:rPr>
          <w:rFonts w:ascii="標楷體" w:hAnsi="標楷體" w:cs="標楷體"/>
          <w:color w:val="000000" w:themeColor="text1"/>
          <w:sz w:val="24"/>
          <w:szCs w:val="24"/>
        </w:rPr>
        <w:t>8.2 報告書之目的:</w:t>
      </w:r>
      <w:bookmarkEnd w:id="195"/>
    </w:p>
    <w:p w:rsidRPr="002C2ADC" w:rsidR="00F63EAB" w:rsidP="7B3F8B99" w:rsidRDefault="680A8ED7" w14:paraId="3257AFF9" w14:textId="77777777">
      <w:pPr>
        <w:pStyle w:val="ac"/>
        <w:spacing w:line="240" w:lineRule="atLeast"/>
        <w:ind w:left="764" w:leftChars="225" w:hangingChars="80" w:hanging="224"/>
        <w:jc w:val="both"/>
        <w:rPr>
          <w:rFonts w:ascii="標楷體" w:hAnsi="標楷體" w:cs="標楷體"/>
          <w:color w:val="000000"/>
          <w:spacing w:val="20"/>
          <w:sz w:val="24"/>
          <w:szCs w:val="24"/>
        </w:rPr>
      </w:pPr>
      <w:r>
        <w:rPr>
          <w:rFonts w:ascii="標楷體" w:hAnsi="標楷體" w:cs="標楷體"/>
          <w:color w:val="000000"/>
          <w:spacing w:val="20"/>
          <w:sz w:val="24"/>
          <w:szCs w:val="24"/>
        </w:rPr>
        <w:t>1.內部管理本公司溫室氣體追蹤減量績效，及早因應國家及國際趨勢。</w:t>
      </w:r>
    </w:p>
    <w:p w:rsidRPr="002C2ADC" w:rsidR="00F63EAB" w:rsidP="7B3F8B99" w:rsidRDefault="680A8ED7" w14:paraId="5F537E21" w14:textId="77777777">
      <w:pPr>
        <w:pStyle w:val="ac"/>
        <w:spacing w:line="240" w:lineRule="atLeast"/>
        <w:ind w:left="764" w:hangingChars="143" w:hanging="224"/>
        <w:jc w:val="both"/>
        <w:rPr>
          <w:rFonts w:ascii="標楷體" w:hAnsi="標楷體" w:cs="標楷體"/>
          <w:color w:val="000000"/>
          <w:spacing w:val="20"/>
          <w:sz w:val="24"/>
          <w:szCs w:val="24"/>
        </w:rPr>
      </w:pPr>
      <w:r>
        <w:rPr>
          <w:rFonts w:ascii="標楷體" w:hAnsi="標楷體" w:cs="標楷體"/>
          <w:color w:val="000000"/>
          <w:spacing w:val="20"/>
          <w:sz w:val="24"/>
          <w:szCs w:val="24"/>
        </w:rPr>
        <w:t>2.清楚說明本公司溫室氣體資訊，提升企業社會形象及責任。</w:t>
      </w:r>
    </w:p>
    <w:p w:rsidRPr="002C2ADC" w:rsidR="00F63EAB" w:rsidP="7B3F8B99" w:rsidRDefault="1A1695A0" w14:paraId="1BFBCE4B" w14:textId="77777777">
      <w:pPr>
        <w:pStyle w:val="2"/>
        <w:spacing w:line="240" w:lineRule="atLeast"/>
        <w:rPr>
          <w:rFonts w:ascii="標楷體" w:hAnsi="標楷體" w:cs="標楷體"/>
          <w:color w:val="000000"/>
          <w:sz w:val="24"/>
          <w:szCs w:val="24"/>
        </w:rPr>
      </w:pPr>
      <w:bookmarkStart w:name="_Toc195476456" w:id="196"/>
      <w:r>
        <w:rPr>
          <w:rFonts w:ascii="標楷體" w:hAnsi="標楷體" w:cs="標楷體"/>
          <w:color w:val="000000" w:themeColor="text1"/>
          <w:sz w:val="24"/>
          <w:szCs w:val="24"/>
        </w:rPr>
        <w:t xml:space="preserve">8.3 報告書預期用途及對象:</w:t>
      </w:r>
      <w:bookmarkEnd w:id="196"/>
    </w:p>
    <w:p w:rsidRPr="002C2ADC" w:rsidR="00F63EAB" w:rsidP="7B3F8B99" w:rsidRDefault="680A8ED7" w14:paraId="5F83F084" w14:textId="77777777">
      <w:pPr>
        <w:pStyle w:val="ac"/>
        <w:spacing w:line="240" w:lineRule="atLeast"/>
        <w:ind w:left="360" w:leftChars="150"/>
        <w:jc w:val="both"/>
        <w:rPr>
          <w:rFonts w:ascii="標楷體" w:hAnsi="標楷體" w:cs="標楷體"/>
          <w:color w:val="000000"/>
          <w:spacing w:val="20"/>
          <w:sz w:val="24"/>
          <w:szCs w:val="24"/>
        </w:rPr>
      </w:pPr>
      <w:r>
        <w:rPr>
          <w:rFonts w:ascii="標楷體" w:hAnsi="標楷體" w:cs="標楷體"/>
          <w:color w:val="000000"/>
          <w:spacing w:val="20"/>
          <w:sz w:val="24"/>
          <w:szCs w:val="24"/>
        </w:rPr>
        <w:t xml:space="preserve">   本年度溫室氣體報告書將以內部溝通為主，未來則以相關利害者作為發送對象，其中範圍包括：</w:t>
      </w:r>
    </w:p>
    <w:p w:rsidRPr="002C2ADC" w:rsidR="00F63EAB" w:rsidP="7B3F8B99" w:rsidRDefault="680A8ED7" w14:paraId="61C5468F" w14:textId="77777777">
      <w:pPr>
        <w:pStyle w:val="ac"/>
        <w:spacing w:line="240" w:lineRule="atLeast"/>
        <w:ind w:left="360" w:leftChars="0"/>
        <w:jc w:val="both"/>
        <w:rPr>
          <w:rFonts w:ascii="標楷體" w:hAnsi="標楷體" w:cs="標楷體"/>
          <w:color w:val="000000"/>
          <w:spacing w:val="20"/>
          <w:sz w:val="24"/>
          <w:szCs w:val="24"/>
        </w:rPr>
      </w:pPr>
      <w:r>
        <w:rPr>
          <w:rFonts w:ascii="標楷體" w:hAnsi="標楷體" w:cs="標楷體"/>
          <w:color w:val="000000"/>
          <w:spacing w:val="20"/>
          <w:sz w:val="24"/>
          <w:szCs w:val="24"/>
        </w:rPr>
        <w:t>1.員工。</w:t>
      </w:r>
    </w:p>
    <w:p w:rsidRPr="002C2ADC" w:rsidR="00F63EAB" w:rsidP="7B3F8B99" w:rsidRDefault="680A8ED7" w14:paraId="0010B869" w14:textId="77777777">
      <w:pPr>
        <w:pStyle w:val="ac"/>
        <w:spacing w:line="240" w:lineRule="atLeast"/>
        <w:ind w:left="360" w:leftChars="0"/>
        <w:jc w:val="both"/>
        <w:rPr>
          <w:rFonts w:ascii="標楷體" w:hAnsi="標楷體" w:cs="標楷體"/>
          <w:color w:val="000000"/>
          <w:spacing w:val="20"/>
          <w:sz w:val="24"/>
          <w:szCs w:val="24"/>
        </w:rPr>
      </w:pPr>
      <w:r>
        <w:rPr>
          <w:rFonts w:ascii="標楷體" w:hAnsi="標楷體" w:cs="標楷體"/>
          <w:color w:val="000000"/>
          <w:spacing w:val="20"/>
          <w:sz w:val="24"/>
          <w:szCs w:val="24"/>
        </w:rPr>
        <w:t>2.</w:t>
      </w:r>
      <w:r>
        <w:rPr>
          <w:color w:val="000000"/>
          <w:spacing w:val="20"/>
          <w:sz w:val="24"/>
          <w:szCs w:val="24"/>
        </w:rPr>
        <w:tab/>
      </w:r>
      <w:r>
        <w:rPr>
          <w:rFonts w:ascii="標楷體" w:hAnsi="標楷體" w:cs="標楷體"/>
          <w:color w:val="000000"/>
          <w:spacing w:val="20"/>
          <w:sz w:val="24"/>
          <w:szCs w:val="24"/>
        </w:rPr>
        <w:t>政府機關。</w:t>
      </w:r>
    </w:p>
    <w:p w:rsidR="00F63EAB" w:rsidP="7B3F8B99" w:rsidRDefault="46E5D7B9" w14:paraId="1CC07137" w14:textId="77777777">
      <w:pPr>
        <w:pStyle w:val="ac"/>
        <w:spacing w:line="240" w:lineRule="atLeast"/>
        <w:ind w:left="360" w:leftChars="0"/>
        <w:jc w:val="both"/>
        <w:rPr>
          <w:rFonts w:ascii="標楷體" w:hAnsi="標楷體" w:cs="標楷體"/>
          <w:color w:val="000000"/>
          <w:spacing w:val="20"/>
          <w:sz w:val="24"/>
          <w:szCs w:val="24"/>
        </w:rPr>
      </w:pPr>
      <w:r>
        <w:rPr>
          <w:rFonts w:ascii="標楷體" w:hAnsi="標楷體" w:cs="標楷體"/>
          <w:color w:val="000000"/>
          <w:spacing w:val="20"/>
          <w:sz w:val="24"/>
          <w:szCs w:val="24"/>
        </w:rPr>
        <w:t>3.客戶。</w:t>
      </w:r>
    </w:p>
    <w:p w:rsidR="00A55427" w:rsidP="7B3F8B99" w:rsidRDefault="46E5D7B9" w14:paraId="6CF61602" w14:textId="77777777">
      <w:pPr>
        <w:pStyle w:val="ac"/>
        <w:spacing w:line="240" w:lineRule="atLeast"/>
        <w:ind w:left="360" w:leftChars="0"/>
        <w:jc w:val="both"/>
        <w:rPr>
          <w:rFonts w:ascii="標楷體" w:hAnsi="標楷體" w:cs="標楷體"/>
          <w:color w:val="000000"/>
          <w:spacing w:val="20"/>
          <w:sz w:val="24"/>
          <w:szCs w:val="24"/>
        </w:rPr>
      </w:pPr>
      <w:r>
        <w:rPr>
          <w:rFonts w:ascii="標楷體" w:hAnsi="標楷體" w:cs="標楷體"/>
          <w:color w:val="000000"/>
          <w:spacing w:val="20"/>
          <w:sz w:val="24"/>
          <w:szCs w:val="24"/>
        </w:rPr>
        <w:t>4.投資人。</w:t>
      </w:r>
    </w:p>
    <w:p w:rsidRPr="002C2ADC" w:rsidR="00A55427" w:rsidP="7B3F8B99" w:rsidRDefault="46E5D7B9" w14:paraId="41E0D00A" w14:textId="77777777">
      <w:pPr>
        <w:pStyle w:val="ac"/>
        <w:spacing w:line="240" w:lineRule="atLeast"/>
        <w:ind w:left="360" w:leftChars="0"/>
        <w:jc w:val="both"/>
        <w:rPr>
          <w:rFonts w:ascii="標楷體" w:hAnsi="標楷體" w:cs="標楷體"/>
          <w:color w:val="000000"/>
          <w:spacing w:val="20"/>
          <w:sz w:val="24"/>
          <w:szCs w:val="24"/>
        </w:rPr>
      </w:pPr>
      <w:r>
        <w:rPr>
          <w:rFonts w:ascii="標楷體" w:hAnsi="標楷體" w:cs="標楷體"/>
          <w:color w:val="000000"/>
          <w:spacing w:val="20"/>
          <w:sz w:val="24"/>
          <w:szCs w:val="24"/>
        </w:rPr>
        <w:t>5.環保團體。</w:t>
      </w:r>
    </w:p>
    <w:p w:rsidRPr="002C2ADC" w:rsidR="00A55427" w:rsidP="7B3F8B99" w:rsidRDefault="46E5D7B9" w14:paraId="45D1BE60" w14:textId="77777777">
      <w:pPr>
        <w:pStyle w:val="ac"/>
        <w:spacing w:line="240" w:lineRule="atLeast"/>
        <w:ind w:left="360" w:leftChars="0"/>
        <w:jc w:val="both"/>
        <w:rPr>
          <w:rFonts w:ascii="標楷體" w:hAnsi="標楷體" w:cs="標楷體"/>
          <w:color w:val="000000"/>
          <w:spacing w:val="20"/>
          <w:sz w:val="24"/>
          <w:szCs w:val="24"/>
        </w:rPr>
      </w:pPr>
      <w:r>
        <w:rPr>
          <w:rFonts w:ascii="標楷體" w:hAnsi="標楷體" w:cs="標楷體"/>
          <w:color w:val="000000"/>
          <w:spacing w:val="20"/>
          <w:sz w:val="24"/>
          <w:szCs w:val="24"/>
        </w:rPr>
        <w:t>6.相關產業。</w:t>
      </w:r>
    </w:p>
    <w:p w:rsidRPr="002C2ADC" w:rsidR="00A55427" w:rsidP="7B3F8B99" w:rsidRDefault="00A55427" w14:paraId="77A52294" w14:textId="77777777">
      <w:pPr>
        <w:pStyle w:val="ac"/>
        <w:spacing w:line="240" w:lineRule="atLeast"/>
        <w:ind w:left="360" w:leftChars="0"/>
        <w:jc w:val="both"/>
        <w:rPr>
          <w:rFonts w:ascii="標楷體" w:hAnsi="標楷體" w:cs="標楷體"/>
          <w:color w:val="000000"/>
          <w:spacing w:val="20"/>
          <w:sz w:val="24"/>
          <w:szCs w:val="24"/>
        </w:rPr>
      </w:pPr>
    </w:p>
    <w:p w:rsidRPr="002C2ADC" w:rsidR="00F63EAB" w:rsidP="7B3F8B99" w:rsidRDefault="1A1695A0" w14:paraId="4CDE3B52" w14:textId="77777777">
      <w:pPr>
        <w:pStyle w:val="2"/>
        <w:spacing w:line="240" w:lineRule="atLeast"/>
        <w:rPr>
          <w:rFonts w:ascii="標楷體" w:hAnsi="標楷體" w:cs="標楷體"/>
          <w:color w:val="000000"/>
          <w:sz w:val="24"/>
          <w:szCs w:val="24"/>
        </w:rPr>
      </w:pPr>
      <w:bookmarkStart w:name="_Toc195476457" w:id="197"/>
      <w:r>
        <w:rPr>
          <w:rFonts w:ascii="標楷體" w:hAnsi="標楷體" w:cs="標楷體"/>
          <w:color w:val="000000" w:themeColor="text1"/>
          <w:sz w:val="24"/>
          <w:szCs w:val="24"/>
        </w:rPr>
        <w:t>8.4 報告書之格式</w:t>
      </w:r>
      <w:bookmarkEnd w:id="197"/>
    </w:p>
    <w:p w:rsidRPr="002C2ADC" w:rsidR="00F63EAB" w:rsidP="7B3F8B99" w:rsidRDefault="680A8ED7" w14:paraId="3AC2B4DE" w14:textId="6FD27219">
      <w:pPr>
        <w:pStyle w:val="ac"/>
        <w:spacing w:line="240" w:lineRule="atLeast"/>
        <w:ind w:left="360" w:leftChars="150"/>
        <w:jc w:val="both"/>
        <w:rPr>
          <w:rFonts w:ascii="標楷體" w:hAnsi="標楷體" w:cs="標楷體"/>
          <w:color w:val="000000"/>
          <w:spacing w:val="20"/>
          <w:sz w:val="24"/>
          <w:szCs w:val="24"/>
        </w:rPr>
      </w:pPr>
      <w:r>
        <w:rPr>
          <w:rFonts w:ascii="標楷體" w:hAnsi="標楷體" w:cs="標楷體"/>
          <w:color w:val="000000"/>
          <w:spacing w:val="20"/>
          <w:sz w:val="24"/>
          <w:szCs w:val="24"/>
        </w:rPr>
        <w:t xml:space="preserve">   如本報告書所展現，係依據</w:t>
      </w:r>
      <w:r>
        <w:rPr>
          <w:color w:val="000000" w:themeColor="text1"/>
        </w:rPr>
        <w:t xml:space="preserve"> GHG Protocol</w:t>
      </w:r>
      <w:r>
        <w:rPr>
          <w:rFonts w:ascii="標楷體" w:hAnsi="標楷體" w:cs="標楷體"/>
          <w:color w:val="000000" w:themeColor="text1"/>
          <w:sz w:val="24"/>
          <w:szCs w:val="24"/>
        </w:rPr>
        <w:t xml:space="preserve"> / </w:t>
      </w:r>
      <w:r>
        <w:rPr>
          <w:rFonts w:ascii="標楷體" w:hAnsi="標楷體" w:cs="標楷體"/>
          <w:color w:val="000000"/>
          <w:spacing w:val="20"/>
          <w:sz w:val="24"/>
          <w:szCs w:val="24"/>
        </w:rPr>
        <w:t>ISO 14064-1:2018對溫室氣體報告書之內容要求進行製作。</w:t>
      </w:r>
    </w:p>
    <w:p w:rsidRPr="002C2ADC" w:rsidR="00F63EAB" w:rsidP="7B3F8B99" w:rsidRDefault="1A1695A0" w14:paraId="37DFFC7A" w14:textId="77777777">
      <w:pPr>
        <w:pStyle w:val="2"/>
        <w:spacing w:line="240" w:lineRule="atLeast"/>
        <w:rPr>
          <w:rFonts w:ascii="標楷體" w:hAnsi="標楷體" w:cs="標楷體"/>
          <w:color w:val="000000"/>
          <w:sz w:val="24"/>
          <w:szCs w:val="24"/>
        </w:rPr>
      </w:pPr>
      <w:bookmarkStart w:name="_Toc195476458" w:id="198"/>
      <w:r>
        <w:rPr>
          <w:rFonts w:ascii="標楷體" w:hAnsi="標楷體" w:cs="標楷體"/>
          <w:color w:val="000000" w:themeColor="text1"/>
          <w:sz w:val="24"/>
          <w:szCs w:val="24"/>
        </w:rPr>
        <w:t>8.5 報告書之取得與傳播方式</w:t>
      </w:r>
      <w:bookmarkEnd w:id="198"/>
    </w:p>
    <w:p w:rsidRPr="002C2ADC" w:rsidR="00F63EAB" w:rsidP="7B3F8B99" w:rsidRDefault="680A8ED7" w14:paraId="302E440F" w14:textId="77777777">
      <w:pPr>
        <w:pStyle w:val="ac"/>
        <w:spacing w:line="240" w:lineRule="atLeast"/>
        <w:ind w:left="360" w:leftChars="150"/>
        <w:jc w:val="both"/>
        <w:rPr>
          <w:rFonts w:ascii="標楷體" w:hAnsi="標楷體" w:cs="標楷體"/>
          <w:color w:val="000000"/>
          <w:spacing w:val="20"/>
          <w:sz w:val="24"/>
          <w:szCs w:val="24"/>
        </w:rPr>
      </w:pPr>
      <w:r>
        <w:rPr>
          <w:rFonts w:ascii="標楷體" w:hAnsi="標楷體" w:cs="標楷體"/>
          <w:color w:val="000000"/>
          <w:spacing w:val="20"/>
          <w:sz w:val="24"/>
          <w:szCs w:val="24"/>
        </w:rPr>
        <w:t xml:space="preserve">  若需要本報告書或想進ㄧ步瞭解報告書內容者，請向下列單位洽詢。</w:t>
      </w:r>
    </w:p>
    <w:p w:rsidRPr="002C2ADC" w:rsidR="00F63EAB" w:rsidP="7B3F8B99" w:rsidRDefault="680A8ED7" w14:paraId="107C4BE1" w14:textId="77777777">
      <w:pPr>
        <w:pStyle w:val="ac"/>
        <w:spacing w:line="240" w:lineRule="atLeast"/>
        <w:ind w:left="0" w:leftChars="0"/>
        <w:jc w:val="both"/>
        <w:rPr>
          <w:rFonts w:ascii="標楷體" w:hAnsi="標楷體" w:cs="標楷體"/>
          <w:color w:val="000000"/>
          <w:spacing w:val="20"/>
          <w:sz w:val="24"/>
          <w:szCs w:val="24"/>
        </w:rPr>
      </w:pPr>
      <w:r>
        <w:rPr>
          <w:rFonts w:ascii="標楷體" w:hAnsi="標楷體" w:cs="標楷體"/>
          <w:color w:val="000000"/>
          <w:spacing w:val="20"/>
          <w:sz w:val="24"/>
          <w:szCs w:val="24"/>
        </w:rPr>
        <w:t xml:space="preserve">  洽詢單位：永續發展部</w:t>
      </w:r>
    </w:p>
    <w:p w:rsidRPr="002C2ADC" w:rsidR="00F63EAB" w:rsidP="7B3F8B99" w:rsidRDefault="680A8ED7" w14:paraId="2FC98775" w14:textId="77777777">
      <w:pPr>
        <w:pStyle w:val="ac"/>
        <w:spacing w:line="240" w:lineRule="atLeast"/>
        <w:ind w:left="0" w:leftChars="0"/>
        <w:jc w:val="both"/>
        <w:rPr>
          <w:rFonts w:ascii="標楷體" w:hAnsi="標楷體" w:cs="標楷體"/>
          <w:color w:val="000000"/>
          <w:spacing w:val="20"/>
          <w:sz w:val="24"/>
          <w:szCs w:val="24"/>
        </w:rPr>
      </w:pPr>
      <w:r>
        <w:rPr>
          <w:rFonts w:ascii="標楷體" w:hAnsi="標楷體" w:cs="標楷體"/>
          <w:color w:val="000000"/>
          <w:spacing w:val="20"/>
          <w:sz w:val="24"/>
          <w:szCs w:val="24"/>
        </w:rPr>
        <w:t xml:space="preserve">  電話：+886-2-2345-5588</w:t>
      </w:r>
    </w:p>
    <w:p w:rsidR="009F3301" w:rsidP="7B3F8B99" w:rsidRDefault="680A8ED7" w14:paraId="7124D93F" w14:textId="77777777">
      <w:pPr>
        <w:pStyle w:val="ac"/>
        <w:spacing w:line="240" w:lineRule="atLeast"/>
        <w:ind w:left="0" w:leftChars="0"/>
        <w:jc w:val="both"/>
        <w:rPr>
          <w:rFonts w:ascii="標楷體" w:hAnsi="標楷體" w:cs="標楷體"/>
          <w:color w:val="000000"/>
          <w:spacing w:val="20"/>
          <w:sz w:val="24"/>
          <w:szCs w:val="24"/>
        </w:rPr>
      </w:pPr>
      <w:r>
        <w:rPr>
          <w:rFonts w:ascii="標楷體" w:hAnsi="標楷體" w:cs="標楷體"/>
          <w:color w:val="000000"/>
          <w:spacing w:val="20"/>
          <w:sz w:val="24"/>
          <w:szCs w:val="24"/>
        </w:rPr>
        <w:t xml:space="preserve">  地址：台北市信義區忠孝東路四段550號8樓</w:t>
      </w:r>
    </w:p>
    <w:p w:rsidRPr="002C2ADC" w:rsidR="00F63EAB" w:rsidP="7B3F8B99" w:rsidRDefault="009F3301" w14:paraId="62C5CBE4" w14:textId="77777777">
      <w:pPr>
        <w:pStyle w:val="10"/>
        <w:spacing w:line="240" w:lineRule="atLeast"/>
        <w:rPr>
          <w:rFonts w:ascii="標楷體" w:hAnsi="標楷體" w:eastAsia="標楷體" w:cs="標楷體"/>
          <w:b/>
          <w:color w:val="000000"/>
        </w:rPr>
      </w:pPr>
      <w:r>
        <w:rPr>
          <w:rFonts w:ascii="標楷體" w:hAnsi="標楷體" w:eastAsia="標楷體" w:cs="標楷體"/>
          <w:color w:val="000000" w:themeColor="text1"/>
          <w:sz w:val="24"/>
          <w:szCs w:val="24"/>
        </w:rPr>
        <w:br w:type="page"/>
      </w:r>
      <w:bookmarkStart w:name="_Toc363725539" w:id="199"/>
      <w:bookmarkStart w:name="_Toc195476459" w:id="200"/>
      <w:r>
        <w:rPr>
          <w:rFonts w:ascii="標楷體" w:hAnsi="標楷體" w:eastAsia="標楷體" w:cs="標楷體"/>
          <w:b/>
          <w:color w:val="000000" w:themeColor="text1"/>
        </w:rPr>
        <w:t>第九章 報告之發行與管理</w:t>
      </w:r>
      <w:bookmarkEnd w:id="199"/>
      <w:bookmarkEnd w:id="200"/>
    </w:p>
    <w:p w:rsidRPr="002C2ADC" w:rsidR="00F63EAB" w:rsidP="7B3F8B99" w:rsidRDefault="1A1695A0" w14:paraId="6D9E3AC4" w14:textId="77777777">
      <w:pPr>
        <w:spacing w:line="240" w:lineRule="atLeast"/>
        <w:ind w:left="470" w:hanging="470" w:hangingChars="168"/>
        <w:jc w:val="both"/>
        <w:rPr>
          <w:rFonts w:ascii="標楷體" w:hAnsi="標楷體" w:eastAsia="標楷體" w:cs="標楷體"/>
          <w:color w:val="000000"/>
          <w:spacing w:val="20"/>
        </w:rPr>
      </w:pPr>
      <w:r>
        <w:rPr>
          <w:rFonts w:ascii="標楷體" w:hAnsi="標楷體" w:eastAsia="標楷體" w:cs="標楷體"/>
          <w:color w:val="000000"/>
          <w:spacing w:val="20"/>
        </w:rPr>
        <w:t>9.1</w:t>
      </w:r>
      <w:r>
        <w:rPr>
          <w:rFonts w:eastAsia="標楷體"/>
          <w:color w:val="000000"/>
          <w:spacing w:val="20"/>
        </w:rPr>
        <w:tab/>
      </w:r>
      <w:r>
        <w:rPr>
          <w:rFonts w:ascii="標楷體" w:hAnsi="標楷體" w:eastAsia="標楷體" w:cs="標楷體"/>
          <w:color w:val="000000"/>
          <w:spacing w:val="20"/>
        </w:rPr>
        <w:t>本報告書係由聚陽實業永續發展部負責製作完成。</w:t>
      </w:r>
    </w:p>
    <w:p w:rsidRPr="009F3301" w:rsidR="00F63EAB" w:rsidP="7B3F8B99" w:rsidRDefault="1A1695A0" w14:paraId="49BCEDB0" w14:textId="77777777">
      <w:pPr>
        <w:spacing w:line="240" w:lineRule="atLeast"/>
        <w:ind w:left="470" w:hanging="470" w:hangingChars="168"/>
        <w:jc w:val="both"/>
        <w:rPr>
          <w:rFonts w:ascii="標楷體" w:hAnsi="標楷體" w:eastAsia="標楷體" w:cs="標楷體"/>
          <w:spacing w:val="20"/>
        </w:rPr>
      </w:pPr>
      <w:r>
        <w:rPr>
          <w:rFonts w:ascii="標楷體" w:hAnsi="標楷體" w:eastAsia="標楷體" w:cs="標楷體"/>
          <w:spacing w:val="20"/>
        </w:rPr>
        <w:t xml:space="preserve">9.2 報告書之發行、保存管理與版本維持：</w:t>
      </w:r>
    </w:p>
    <w:p w:rsidRPr="009F3301" w:rsidR="009F3301" w:rsidP="001449FD" w:rsidRDefault="680A8ED7" w14:paraId="2A80888E" w14:textId="01DADD90">
      <w:pPr>
        <w:spacing w:line="240" w:lineRule="atLeast"/>
        <w:ind w:left="538" w:leftChars="224" w:firstLine="6" w:firstLineChars="2"/>
        <w:jc w:val="both"/>
        <w:rPr>
          <w:rFonts w:ascii="標楷體" w:hAnsi="標楷體" w:eastAsia="標楷體" w:cs="標楷體"/>
          <w:spacing w:val="20"/>
        </w:rPr>
      </w:pPr>
      <w:r>
        <w:rPr>
          <w:rFonts w:ascii="標楷體" w:hAnsi="標楷體" w:eastAsia="標楷體" w:cs="標楷體"/>
          <w:spacing w:val="20"/>
        </w:rPr>
        <w:t>由永續發展部門依據</w:t>
      </w:r>
      <w:r>
        <w:rPr>
          <w:rFonts w:eastAsia="標楷體"/>
          <w:color w:val="000000" w:themeColor="text1"/>
        </w:rPr>
        <w:t xml:space="preserve"> GHG Protocol</w:t>
      </w:r>
      <w:r>
        <w:rPr>
          <w:rFonts w:ascii="標楷體" w:hAnsi="標楷體" w:eastAsia="標楷體" w:cs="標楷體"/>
        </w:rPr>
        <w:t xml:space="preserve"> / </w:t>
      </w:r>
      <w:r>
        <w:rPr>
          <w:rFonts w:ascii="標楷體" w:hAnsi="標楷體" w:eastAsia="標楷體" w:cs="標楷體"/>
          <w:spacing w:val="20"/>
        </w:rPr>
        <w:t>ISO 14064-1:2018溫室氣體標準要求，進行溫室氣體報告書之製作與版本維持；報告書及各類憑證或發票保存期限依政府法規要求年限或保存六年；報告書在經過總經理核准後，可依需要提供給利害相關者。</w:t>
      </w:r>
      <w:bookmarkStart w:name="_Toc363725540" w:id="201"/>
    </w:p>
    <w:p w:rsidRPr="00120186" w:rsidR="00F63EAB" w:rsidP="7B3F8B99" w:rsidRDefault="009F3301" w14:paraId="216F8F24" w14:textId="77777777">
      <w:pPr>
        <w:pStyle w:val="10"/>
        <w:spacing w:line="240" w:lineRule="atLeast"/>
        <w:rPr>
          <w:rFonts w:ascii="標楷體" w:hAnsi="標楷體" w:eastAsia="標楷體" w:cs="標楷體"/>
          <w:b/>
          <w:color w:val="000000"/>
        </w:rPr>
      </w:pPr>
      <w:r>
        <w:rPr>
          <w:rFonts w:ascii="標楷體" w:hAnsi="標楷體" w:eastAsia="標楷體" w:cs="標楷體"/>
          <w:color w:val="000000" w:themeColor="text1"/>
        </w:rPr>
        <w:br w:type="page"/>
      </w:r>
      <w:bookmarkStart w:name="_Toc195476460" w:id="202"/>
      <w:r>
        <w:rPr>
          <w:rFonts w:ascii="標楷體" w:hAnsi="標楷體" w:eastAsia="標楷體" w:cs="標楷體"/>
          <w:b/>
          <w:color w:val="000000" w:themeColor="text1"/>
        </w:rPr>
        <w:t>第十章 參考文獻</w:t>
      </w:r>
      <w:bookmarkEnd w:id="201"/>
      <w:bookmarkEnd w:id="202"/>
    </w:p>
    <w:p w:rsidRPr="002C2ADC" w:rsidR="00673B79" w:rsidP="7B3F8B99" w:rsidRDefault="00673B79" w14:paraId="007DCDA8" w14:textId="77777777">
      <w:pPr>
        <w:spacing w:line="240" w:lineRule="atLeast"/>
        <w:ind w:left="538" w:leftChars="224" w:firstLine="5" w:firstLineChars="2"/>
        <w:jc w:val="both"/>
        <w:rPr>
          <w:rFonts w:ascii="標楷體" w:hAnsi="標楷體" w:eastAsia="標楷體" w:cs="標楷體"/>
          <w:b/>
          <w:bCs/>
          <w:color w:val="000000"/>
        </w:rPr>
      </w:pPr>
    </w:p>
    <w:p w:rsidR="00AE21B7" w:rsidP="7B3F8B99" w:rsidRDefault="680A8ED7" w14:paraId="1121F9A2" w14:textId="77777777">
      <w:pPr>
        <w:numPr>
          <w:ilvl w:val="0"/>
          <w:numId w:val="16"/>
        </w:numPr>
        <w:spacing w:line="240" w:lineRule="atLeast"/>
        <w:ind w:left="426" w:hanging="426"/>
        <w:jc w:val="both"/>
        <w:rPr>
          <w:rFonts w:ascii="標楷體" w:hAnsi="標楷體" w:eastAsia="標楷體" w:cs="標楷體"/>
          <w:color w:val="000000"/>
          <w:spacing w:val="20"/>
        </w:rPr>
      </w:pPr>
      <w:r>
        <w:rPr>
          <w:rFonts w:ascii="標楷體" w:hAnsi="標楷體" w:eastAsia="標楷體" w:cs="標楷體"/>
          <w:color w:val="000000"/>
          <w:spacing w:val="20"/>
        </w:rPr>
        <w:t>ISO 14064 -1:2018，Specification with guidance at the organization level for quantification and reporting of greenhouse gas emissions and removals。</w:t>
      </w:r>
    </w:p>
    <w:p w:rsidR="00E9465D" w:rsidP="7B3F8B99" w:rsidRDefault="2E2A1B28" w14:paraId="506A63C9" w14:textId="65D5AD39">
      <w:pPr>
        <w:numPr>
          <w:ilvl w:val="0"/>
          <w:numId w:val="16"/>
        </w:numPr>
        <w:spacing w:line="240" w:lineRule="atLeast"/>
        <w:ind w:left="426" w:hanging="426"/>
        <w:jc w:val="both"/>
        <w:rPr>
          <w:rFonts w:ascii="標楷體" w:hAnsi="標楷體" w:eastAsia="標楷體" w:cs="標楷體"/>
          <w:color w:val="000000"/>
          <w:spacing w:val="20"/>
        </w:rPr>
      </w:pPr>
      <w:r>
        <w:rPr>
          <w:rFonts w:ascii="標楷體" w:hAnsi="標楷體" w:eastAsia="標楷體" w:cs="標楷體"/>
          <w:color w:val="000000"/>
          <w:spacing w:val="20"/>
        </w:rPr>
        <w:t>GHG Proto</w:t>
      </w:r>
      <w:r>
        <w:rPr>
          <w:rFonts w:ascii="標楷體" w:hAnsi="標楷體" w:eastAsia="標楷體" w:cs="標楷體"/>
          <w:color w:val="000000" w:themeColor="text1"/>
        </w:rPr>
        <w:t xml:space="preserve">col guidance on uncertainty assessment in GHG inventories and calculating statistical parameter uncertainty, 2004.</w:t>
      </w:r>
    </w:p>
    <w:p w:rsidR="00E9465D" w:rsidP="7B3F8B99" w:rsidRDefault="2E2A1B28" w14:paraId="5021DEDF" w14:textId="77777777">
      <w:pPr>
        <w:numPr>
          <w:ilvl w:val="0"/>
          <w:numId w:val="16"/>
        </w:numPr>
        <w:spacing w:line="240" w:lineRule="atLeast"/>
        <w:ind w:left="426" w:hanging="426"/>
        <w:jc w:val="both"/>
        <w:rPr>
          <w:rFonts w:ascii="標楷體" w:hAnsi="標楷體" w:eastAsia="標楷體" w:cs="標楷體"/>
          <w:color w:val="000000"/>
          <w:spacing w:val="20"/>
        </w:rPr>
      </w:pPr>
      <w:r>
        <w:rPr>
          <w:rFonts w:ascii="標楷體" w:hAnsi="標楷體" w:eastAsia="標楷體" w:cs="標楷體"/>
          <w:color w:val="000000"/>
          <w:spacing w:val="20"/>
        </w:rPr>
        <w:t>IPCC good practice guidance and uncertainty management in national greenhouse gas inventories, 2000。</w:t>
      </w:r>
    </w:p>
    <w:p w:rsidRPr="00E9465D" w:rsidR="00E9465D" w:rsidP="7B3F8B99" w:rsidRDefault="2E2A1B28" w14:paraId="2C0D5939" w14:textId="77777777">
      <w:pPr>
        <w:numPr>
          <w:ilvl w:val="0"/>
          <w:numId w:val="16"/>
        </w:numPr>
        <w:spacing w:line="240" w:lineRule="atLeast"/>
        <w:ind w:left="426" w:hanging="426"/>
        <w:jc w:val="both"/>
        <w:rPr>
          <w:rFonts w:ascii="標楷體" w:hAnsi="標楷體" w:eastAsia="標楷體" w:cs="標楷體"/>
          <w:color w:val="000000"/>
          <w:spacing w:val="20"/>
        </w:rPr>
      </w:pPr>
      <w:r>
        <w:rPr>
          <w:rFonts w:ascii="標楷體" w:hAnsi="標楷體" w:eastAsia="標楷體" w:cs="標楷體"/>
          <w:color w:val="000000"/>
          <w:spacing w:val="20"/>
        </w:rPr>
        <w:t>APPAREL AND FOOTWEAR SECTOR SCIENCE-BASED TARGETS GUIDANCE, SBT</w:t>
      </w:r>
    </w:p>
    <w:p w:rsidR="005E00D3" w:rsidP="7B3F8B99" w:rsidRDefault="52C1E3A0" w14:paraId="0B15A858" w14:textId="77777777">
      <w:pPr>
        <w:numPr>
          <w:ilvl w:val="0"/>
          <w:numId w:val="16"/>
        </w:numPr>
        <w:spacing w:line="240" w:lineRule="atLeast"/>
        <w:ind w:left="426" w:hanging="426"/>
        <w:jc w:val="both"/>
        <w:rPr>
          <w:rFonts w:ascii="標楷體" w:hAnsi="標楷體" w:eastAsia="標楷體" w:cs="標楷體"/>
          <w:color w:val="000000"/>
          <w:spacing w:val="20"/>
        </w:rPr>
      </w:pPr>
      <w:r>
        <w:rPr>
          <w:rFonts w:ascii="標楷體" w:hAnsi="標楷體" w:eastAsia="標楷體" w:cs="標楷體"/>
          <w:spacing w:val="20"/>
        </w:rPr>
        <w:t>行政院環境部</w:t>
      </w:r>
      <w:r>
        <w:rPr>
          <w:rFonts w:ascii="標楷體" w:hAnsi="標楷體" w:eastAsia="標楷體" w:cs="標楷體"/>
          <w:color w:val="000000"/>
          <w:spacing w:val="20"/>
        </w:rPr>
        <w:t>溫室氣體排放量盤查作業指引，113年。</w:t>
      </w:r>
    </w:p>
    <w:p w:rsidRPr="005E00D3" w:rsidR="005E00D3" w:rsidP="7B3F8B99" w:rsidRDefault="00AA55FA" w14:paraId="71239E13" w14:textId="77777777">
      <w:pPr>
        <w:spacing w:line="240" w:lineRule="atLeast"/>
        <w:ind w:left="426"/>
        <w:jc w:val="both"/>
        <w:rPr>
          <w:rFonts w:ascii="標楷體" w:hAnsi="標楷體" w:eastAsia="標楷體" w:cs="標楷體"/>
          <w:color w:val="000000"/>
          <w:spacing w:val="20"/>
        </w:rPr>
      </w:pPr>
      <w:hyperlink r:id="rId50">
        <w:r>
          <w:rPr>
            <w:rStyle w:val="af1"/>
            <w:rFonts w:ascii="標楷體" w:hAnsi="標楷體" w:eastAsia="標楷體" w:cs="標楷體"/>
          </w:rPr>
          <w:t>https://ghgregistry.moenv.gov.tw/epa_ghg/Downloads/FileDownloads.aspx?Type_ID=1</w:t>
        </w:r>
      </w:hyperlink>
    </w:p>
    <w:p w:rsidR="00AE21B7" w:rsidP="7B3F8B99" w:rsidRDefault="52C1E3A0" w14:paraId="75E2363A" w14:textId="77777777">
      <w:pPr>
        <w:numPr>
          <w:ilvl w:val="0"/>
          <w:numId w:val="16"/>
        </w:numPr>
        <w:spacing w:line="240" w:lineRule="atLeast"/>
        <w:ind w:left="426" w:hanging="426"/>
        <w:jc w:val="both"/>
        <w:rPr>
          <w:rFonts w:ascii="標楷體" w:hAnsi="標楷體" w:eastAsia="標楷體" w:cs="標楷體"/>
          <w:color w:val="000000"/>
          <w:spacing w:val="20"/>
        </w:rPr>
      </w:pPr>
      <w:r>
        <w:rPr>
          <w:rFonts w:ascii="標楷體" w:hAnsi="標楷體" w:eastAsia="標楷體" w:cs="標楷體"/>
          <w:spacing w:val="20"/>
        </w:rPr>
        <w:t>行政院環境部2024年「溫室氣體排放係數」</w:t>
      </w:r>
      <w:r>
        <w:rPr>
          <w:rFonts w:ascii="標楷體" w:hAnsi="標楷體" w:eastAsia="標楷體" w:cs="標楷體"/>
          <w:color w:val="000000"/>
          <w:spacing w:val="20"/>
        </w:rPr>
        <w:t>。</w:t>
      </w:r>
      <w:hyperlink r:id="rId51">
        <w:r>
          <w:rPr>
            <w:rStyle w:val="af1"/>
            <w:rFonts w:ascii="標楷體" w:hAnsi="標楷體" w:eastAsia="標楷體" w:cs="標楷體"/>
          </w:rPr>
          <w:t>https://ghgregistry.moenv.gov.tw/epa_ghg/Downloads/FileDownloads.aspx?Type_ID=1</w:t>
        </w:r>
      </w:hyperlink>
    </w:p>
    <w:p w:rsidRPr="00E9465D" w:rsidR="005E00D3" w:rsidP="7B3F8B99" w:rsidRDefault="52C1E3A0" w14:paraId="4DD86C16" w14:textId="77777777">
      <w:pPr>
        <w:numPr>
          <w:ilvl w:val="0"/>
          <w:numId w:val="16"/>
        </w:numPr>
        <w:spacing w:line="240" w:lineRule="atLeast"/>
        <w:ind w:left="426" w:hanging="426"/>
        <w:jc w:val="both"/>
        <w:rPr>
          <w:rFonts w:ascii="標楷體" w:hAnsi="標楷體" w:eastAsia="標楷體" w:cs="標楷體"/>
          <w:color w:val="000000"/>
          <w:spacing w:val="20"/>
        </w:rPr>
      </w:pPr>
      <w:r>
        <w:rPr>
          <w:rFonts w:ascii="標楷體" w:hAnsi="標楷體" w:eastAsia="標楷體" w:cs="標楷體"/>
          <w:spacing w:val="20"/>
        </w:rPr>
        <w:t>行政院環境部</w:t>
      </w:r>
      <w:r>
        <w:rPr>
          <w:rFonts w:ascii="標楷體" w:hAnsi="標楷體" w:eastAsia="標楷體" w:cs="標楷體"/>
          <w:color w:val="000000"/>
        </w:rPr>
        <w:t>產品碳足跡資料庫，環保署產品碳足跡資訊網，</w:t>
      </w:r>
      <w:hyperlink r:id="rId52">
        <w:r>
          <w:rPr>
            <w:rStyle w:val="af1"/>
            <w:rFonts w:ascii="標楷體" w:hAnsi="標楷體" w:eastAsia="標楷體" w:cs="標楷體"/>
          </w:rPr>
          <w:t>https://cfp-calculate.tw/cfpc/WebPage/LoginPage.aspx</w:t>
        </w:r>
      </w:hyperlink>
    </w:p>
    <w:p w:rsidRPr="00532101" w:rsidR="00532101" w:rsidP="7B3F8B99" w:rsidRDefault="2E2A1B28" w14:paraId="50D5C31D" w14:textId="12563DD8">
      <w:pPr>
        <w:numPr>
          <w:ilvl w:val="0"/>
          <w:numId w:val="16"/>
        </w:numPr>
        <w:spacing w:line="240" w:lineRule="atLeast"/>
        <w:ind w:left="426" w:hanging="426"/>
        <w:jc w:val="both"/>
        <w:rPr>
          <w:rFonts w:ascii="標楷體" w:hAnsi="標楷體" w:eastAsia="標楷體" w:cs="標楷體"/>
          <w:color w:val="000000"/>
          <w:spacing w:val="20"/>
        </w:rPr>
      </w:pPr>
      <w:r>
        <w:rPr>
          <w:rFonts w:ascii="標楷體" w:hAnsi="標楷體" w:eastAsia="標楷體" w:cs="標楷體"/>
          <w:spacing w:val="20"/>
        </w:rPr>
        <w:t>英國政府之「Greenhouse gas reporting: conversion factors 2025」</w:t>
      </w:r>
    </w:p>
    <w:p w:rsidR="073C9F56" w:rsidP="00C9ABDC" w:rsidRDefault="00AA55FA" w14:paraId="17422D30" w14:textId="185B2DD2">
      <w:pPr>
        <w:spacing w:line="240" w:lineRule="atLeast"/>
        <w:ind w:left="426"/>
        <w:jc w:val="both"/>
      </w:pPr>
      <w:hyperlink r:id="rId53">
        <w:r>
          <w:rPr>
            <w:rStyle w:val="af1"/>
            <w:rFonts w:ascii="標楷體" w:hAnsi="標楷體" w:eastAsia="標楷體" w:cs="標楷體"/>
          </w:rPr>
          <w:t>Greenhouse gas reporting: conversion factors 2025 - GOV.UK</w:t>
        </w:r>
      </w:hyperlink>
    </w:p>
    <w:p w:rsidRPr="00532101" w:rsidR="00E9465D" w:rsidP="7B3F8B99" w:rsidRDefault="2E2A1B28" w14:paraId="3EA84608" w14:textId="03CFAABD">
      <w:pPr>
        <w:numPr>
          <w:ilvl w:val="0"/>
          <w:numId w:val="16"/>
        </w:numPr>
        <w:spacing w:line="240" w:lineRule="atLeast"/>
        <w:ind w:left="426" w:hanging="426"/>
        <w:jc w:val="both"/>
        <w:rPr>
          <w:rFonts w:ascii="標楷體" w:hAnsi="標楷體" w:eastAsia="標楷體" w:cs="標楷體"/>
          <w:color w:val="000000"/>
          <w:spacing w:val="20"/>
        </w:rPr>
      </w:pPr>
      <w:r>
        <w:rPr>
          <w:rFonts w:ascii="標楷體" w:hAnsi="標楷體" w:eastAsia="標楷體" w:cs="標楷體"/>
          <w:color w:val="000000"/>
        </w:rPr>
        <w:t>台灣電力排放係數公告</w:t>
      </w:r>
      <w:r>
        <w:rPr>
          <w:rFonts w:ascii="標楷體" w:hAnsi="標楷體" w:eastAsia="標楷體" w:cs="標楷體"/>
          <w:color w:val="000000"/>
          <w:spacing w:val="20"/>
        </w:rPr>
        <w:t>，經濟部能源局能源局，</w:t>
      </w:r>
      <w:hyperlink w:history="1" r:id="rId54">
        <w:r>
          <w:rPr>
            <w:rStyle w:val="af1"/>
            <w:rFonts w:ascii="標楷體" w:hAnsi="標楷體" w:eastAsia="標楷體" w:cs="標楷體"/>
            <w:spacing w:val="20"/>
          </w:rPr>
          <w:t>https://www.moeaboe.gov.tw/ECW/populace/content/SubMenu.aspx?menu_id=114</w:t>
        </w:r>
      </w:hyperlink>
    </w:p>
    <w:p w:rsidR="00016560" w:rsidP="7B3F8B99" w:rsidRDefault="52CE5087" w14:paraId="1F3F0025" w14:textId="055A248D">
      <w:pPr>
        <w:numPr>
          <w:ilvl w:val="0"/>
          <w:numId w:val="16"/>
        </w:numPr>
        <w:spacing w:line="240" w:lineRule="atLeast"/>
        <w:ind w:left="426"/>
        <w:jc w:val="both"/>
        <w:rPr>
          <w:rFonts w:ascii="標楷體" w:hAnsi="標楷體" w:eastAsia="標楷體" w:cs="標楷體"/>
          <w:color w:val="000000"/>
          <w:spacing w:val="20"/>
        </w:rPr>
      </w:pPr>
      <w:r>
        <w:rPr>
          <w:rFonts w:ascii="標楷體" w:hAnsi="標楷體" w:eastAsia="標楷體" w:cs="標楷體"/>
          <w:color w:val="000000"/>
          <w:spacing w:val="20"/>
        </w:rPr>
        <w:t>IFI (Interim) Dataset of Grid Factors (Version 1.0)公告之電力係數</w:t>
      </w:r>
    </w:p>
    <w:p w:rsidRPr="00016560" w:rsidR="00E9465D" w:rsidP="7B3F8B99" w:rsidRDefault="00AA55FA" w14:paraId="724A02C0" w14:textId="4245643F">
      <w:pPr>
        <w:spacing w:line="240" w:lineRule="atLeast"/>
        <w:ind w:left="426"/>
        <w:jc w:val="both"/>
        <w:rPr>
          <w:rFonts w:ascii="標楷體" w:hAnsi="標楷體" w:eastAsia="標楷體" w:cs="標楷體"/>
          <w:color w:val="000000"/>
          <w:spacing w:val="20"/>
        </w:rPr>
      </w:pPr>
      <w:hyperlink r:id="rId55">
        <w:r>
          <w:rPr>
            <w:rStyle w:val="af1"/>
            <w:rFonts w:ascii="標楷體" w:hAnsi="標楷體" w:eastAsia="標楷體" w:cs="標楷體"/>
          </w:rPr>
          <w:t>Harmonized_Grid_Emission_factor_data_set.xlsx</w:t>
        </w:r>
      </w:hyperlink>
      <w:r>
        <w:rPr>
          <w:rFonts w:ascii="標楷體" w:hAnsi="標楷體" w:eastAsia="標楷體" w:cs="標楷體"/>
          <w:kern w:val="0"/>
        </w:rPr>
        <w:t xml:space="preserve"> </w:t>
      </w:r>
    </w:p>
    <w:p w:rsidR="00E9465D" w:rsidP="7B3F8B99" w:rsidRDefault="2E2A1B28" w14:paraId="45364DB8" w14:textId="77777777">
      <w:pPr>
        <w:numPr>
          <w:ilvl w:val="0"/>
          <w:numId w:val="16"/>
        </w:numPr>
        <w:spacing w:line="240" w:lineRule="atLeast"/>
        <w:ind w:left="426"/>
        <w:jc w:val="both"/>
        <w:rPr>
          <w:rFonts w:ascii="標楷體" w:hAnsi="標楷體" w:eastAsia="標楷體" w:cs="標楷體"/>
          <w:color w:val="000000"/>
          <w:spacing w:val="20"/>
        </w:rPr>
      </w:pPr>
      <w:r>
        <w:rPr>
          <w:rFonts w:ascii="標楷體" w:hAnsi="標楷體" w:eastAsia="標楷體" w:cs="標楷體"/>
          <w:color w:val="000000"/>
          <w:spacing w:val="20"/>
        </w:rPr>
        <w:t>越南環境部2024公告之電力係數</w:t>
      </w:r>
    </w:p>
    <w:p w:rsidR="00E9465D" w:rsidP="7B3F8B99" w:rsidRDefault="00AA55FA" w14:paraId="2F4B2B43" w14:textId="77777777">
      <w:pPr>
        <w:spacing w:line="240" w:lineRule="atLeast"/>
        <w:ind w:left="426"/>
        <w:jc w:val="both"/>
        <w:rPr>
          <w:rFonts w:ascii="標楷體" w:hAnsi="標楷體" w:eastAsia="標楷體" w:cs="標楷體"/>
          <w:color w:val="000000"/>
          <w:spacing w:val="20"/>
        </w:rPr>
      </w:pPr>
      <w:hyperlink w:history="1" r:id="rId56">
        <w:r>
          <w:rPr>
            <w:rStyle w:val="af1"/>
            <w:rFonts w:ascii="標楷體" w:hAnsi="標楷體" w:eastAsia="標楷體" w:cs="標楷體"/>
            <w:spacing w:val="20"/>
          </w:rPr>
          <w:t>http://www.dcc.gov.vn/van-ban-phap-luat/1124/He-so-phat-thai-luoi-dien-Viet-Nam-2023.html</w:t>
        </w:r>
      </w:hyperlink>
    </w:p>
    <w:p w:rsidR="00E9465D" w:rsidP="7B3F8B99" w:rsidRDefault="2E2A1B28" w14:paraId="70CDFEEE" w14:textId="5866D10F">
      <w:pPr>
        <w:numPr>
          <w:ilvl w:val="0"/>
          <w:numId w:val="16"/>
        </w:numPr>
        <w:spacing w:line="240" w:lineRule="atLeast"/>
        <w:ind w:left="426"/>
        <w:jc w:val="both"/>
        <w:rPr>
          <w:rFonts w:ascii="標楷體" w:hAnsi="標楷體" w:eastAsia="標楷體" w:cs="標楷體"/>
          <w:color w:val="000000"/>
          <w:spacing w:val="20"/>
        </w:rPr>
      </w:pPr>
      <w:r>
        <w:rPr>
          <w:rFonts w:ascii="標楷體" w:hAnsi="標楷體" w:eastAsia="標楷體" w:cs="標楷體"/>
          <w:color w:val="000000"/>
          <w:spacing w:val="20"/>
        </w:rPr>
        <w:t>印尼政府公告</w:t>
      </w:r>
      <w:r>
        <w:rPr>
          <w:rFonts w:ascii="標楷體" w:hAnsi="標楷體" w:eastAsia="標楷體" w:cs="標楷體"/>
          <w:color w:val="000000" w:themeColor="text1"/>
        </w:rPr>
        <w:t>2019之電力係數</w:t>
      </w:r>
    </w:p>
    <w:p w:rsidR="2E2A1B28" w:rsidP="00C9ABDC" w:rsidRDefault="00AA55FA" w14:paraId="63C415CF" w14:textId="128F7612">
      <w:pPr>
        <w:widowControl/>
        <w:ind w:left="274" w:firstLine="151" w:firstLineChars="63"/>
      </w:pPr>
      <w:hyperlink r:id="rId57">
        <w:r>
          <w:rPr>
            <w:rStyle w:val="af1"/>
            <w:rFonts w:ascii="標楷體" w:hAnsi="標楷體" w:eastAsia="標楷體" w:cs="標楷體"/>
          </w:rPr>
          <w:t>https://gatrik.esdm.go.id/assets/uploads/download_index/files/96d7c-nilai-fe-grk-sistem-ketenagalistrikan-tahun-2019.pdf</w:t>
        </w:r>
      </w:hyperlink>
    </w:p>
    <w:p w:rsidR="27AC399D" w:rsidP="00C9ABDC" w:rsidRDefault="27AC399D" w14:paraId="2F22A568" w14:textId="599A7E40">
      <w:pPr>
        <w:pStyle w:val="afffc"/>
        <w:widowControl/>
        <w:numPr>
          <w:ilvl w:val="0"/>
          <w:numId w:val="16"/>
        </w:numPr>
        <w:ind w:left="180" w:leftChars="0" w:hanging="180"/>
        <w:rPr>
          <w:rFonts w:ascii="標楷體" w:hAnsi="標楷體" w:eastAsia="標楷體" w:cs="標楷體"/>
        </w:rPr>
      </w:pPr>
      <w:r>
        <w:rPr>
          <w:rFonts w:ascii="標楷體" w:hAnsi="標楷體" w:eastAsia="標楷體" w:cs="標楷體"/>
        </w:rPr>
        <w:t xml:space="preserve">Higg MSI 材料可持續性指标工具，計算使用布料係數</w:t>
      </w:r>
    </w:p>
    <w:p w:rsidR="535292C7" w:rsidP="00C9ABDC" w:rsidRDefault="535292C7" w14:paraId="2632CCD5" w14:textId="12515DF4">
      <w:pPr>
        <w:pStyle w:val="afffc"/>
        <w:widowControl/>
        <w:ind w:left="660" w:hanging="180"/>
      </w:pPr>
      <w:r>
        <w:t xml:space="preserve">      </w:t>
      </w:r>
      <w:hyperlink r:id="rId58">
        <w:r>
          <w:rPr>
            <w:rStyle w:val="af1"/>
          </w:rPr>
          <w:t>Higg MSI - How to Higg</w:t>
        </w:r>
      </w:hyperlink>
    </w:p>
    <w:p w:rsidR="26FF7CF7" w:rsidP="00C9ABDC" w:rsidRDefault="26FF7CF7" w14:paraId="1D63234B" w14:textId="2EF1FEE0">
      <w:pPr>
        <w:pStyle w:val="afffc"/>
        <w:widowControl/>
        <w:numPr>
          <w:ilvl w:val="0"/>
          <w:numId w:val="16"/>
        </w:numPr>
        <w:ind w:left="90" w:leftChars="0" w:hanging="90"/>
      </w:pPr>
      <w:r>
        <w:t xml:space="preserve">UNFCCC The IFI Dataset of Default Grid Factors v.3.0 _ 電力係數應用於柬埔寨、薩爾瓦多</w:t>
      </w:r>
    </w:p>
    <w:p w:rsidR="6D4A2999" w:rsidP="00C9ABDC" w:rsidRDefault="00AA55FA" w14:paraId="5436D3AE" w14:textId="570203F1">
      <w:pPr>
        <w:pStyle w:val="afffc"/>
        <w:widowControl/>
      </w:pPr>
      <w:hyperlink r:id="rId59">
        <w:r>
          <w:rPr>
            <w:rStyle w:val="af1"/>
          </w:rPr>
          <w:t>https://unfccc.int/documents/198197</w:t>
        </w:r>
      </w:hyperlink>
    </w:p>
    <w:p w:rsidR="75BE8D61" w:rsidP="00C9ABDC" w:rsidRDefault="75BE8D61" w14:paraId="34451DD0" w14:textId="23D20F2F">
      <w:pPr>
        <w:pStyle w:val="afffc"/>
        <w:widowControl/>
        <w:ind w:left="840" w:hanging="360"/>
      </w:pPr>
      <w:r>
        <w:t>15.中國政府公告之電力係數</w:t>
      </w:r>
    </w:p>
    <w:p w:rsidR="00C9ABDC" w:rsidP="00C9ABDC" w:rsidRDefault="00C9ABDC" w14:paraId="38371040" w14:textId="6B0FFCB6">
      <w:pPr>
        <w:pStyle w:val="afffc"/>
        <w:widowControl/>
        <w:ind w:left="840" w:hanging="360"/>
        <w:rPr>
          <w:color w:val="0000FF"/>
          <w:u w:val="single"/>
        </w:rPr>
      </w:pPr>
    </w:p>
    <w:p w:rsidR="00C9ABDC" w:rsidP="00C9ABDC" w:rsidRDefault="00C9ABDC" w14:paraId="6A1EF52C" w14:textId="3E8C0940">
      <w:pPr>
        <w:pStyle w:val="afffc"/>
        <w:widowControl/>
        <w:ind w:left="840" w:hanging="360"/>
      </w:pPr>
    </w:p>
    <w:p w:rsidR="00C9ABDC" w:rsidP="00C9ABDC" w:rsidRDefault="00C9ABDC" w14:paraId="7AD118BA" w14:textId="57685463">
      <w:pPr>
        <w:pStyle w:val="afffc"/>
        <w:widowControl/>
        <w:ind w:left="840" w:hanging="360"/>
      </w:pPr>
    </w:p>
    <w:p w:rsidR="00C9ABDC" w:rsidP="00C9ABDC" w:rsidRDefault="00C9ABDC" w14:paraId="71C4E8DF" w14:textId="5D0119D9">
      <w:pPr>
        <w:pStyle w:val="afffc"/>
        <w:widowControl/>
        <w:ind w:left="840" w:hanging="360"/>
      </w:pPr>
    </w:p>
    <w:p w:rsidR="00C9ABDC" w:rsidP="00C9ABDC" w:rsidRDefault="00C9ABDC" w14:paraId="553582E6" w14:textId="7EF1C0D9">
      <w:pPr>
        <w:pStyle w:val="afffc"/>
        <w:widowControl/>
        <w:ind w:left="840" w:hanging="360"/>
      </w:pPr>
    </w:p>
    <w:p w:rsidR="00C9ABDC" w:rsidP="00C9ABDC" w:rsidRDefault="00C9ABDC" w14:paraId="2DFA9B02" w14:textId="77FF5C43">
      <w:pPr>
        <w:pStyle w:val="afffc"/>
        <w:widowControl/>
      </w:pPr>
    </w:p>
    <w:p w:rsidR="00C9ABDC" w:rsidP="00C9ABDC" w:rsidRDefault="00C9ABDC" w14:paraId="729A767F" w14:textId="5BB7E5A9">
      <w:pPr>
        <w:pStyle w:val="afffc"/>
        <w:widowControl/>
        <w:ind w:left="660" w:hanging="180"/>
      </w:pPr>
    </w:p>
    <w:p w:rsidR="00C9ABDC" w:rsidP="00C9ABDC" w:rsidRDefault="00C9ABDC" w14:paraId="2163CC73" w14:textId="2373A71C">
      <w:pPr>
        <w:pStyle w:val="afffc"/>
        <w:widowControl/>
        <w:rPr>
          <w:rFonts w:ascii="標楷體" w:hAnsi="標楷體" w:eastAsia="標楷體" w:cs="標楷體"/>
        </w:rPr>
      </w:pPr>
    </w:p>
    <w:p w:rsidRPr="00B33562" w:rsidR="00AE21B7" w:rsidP="7B3F8B99" w:rsidRDefault="00AE21B7" w14:paraId="3DD355C9" w14:textId="77777777">
      <w:pPr>
        <w:spacing w:line="240" w:lineRule="atLeast"/>
        <w:ind w:left="754"/>
        <w:jc w:val="both"/>
        <w:rPr>
          <w:rFonts w:ascii="標楷體" w:hAnsi="標楷體" w:eastAsia="標楷體" w:cs="標楷體"/>
          <w:color w:val="000000"/>
          <w:spacing w:val="20"/>
        </w:rPr>
      </w:pPr>
    </w:p>
    <w:p w:rsidRPr="002C2ADC" w:rsidR="00F63EAB" w:rsidRDefault="00F63EAB" w14:paraId="1A81F0B1" w14:textId="74B04830">
      <w:pPr>
        <w:spacing w:line="240" w:lineRule="atLeast"/>
        <w:rPr>
          <w:rFonts w:eastAsia="標楷體"/>
          <w:color w:val="000000"/>
        </w:rPr>
      </w:pPr>
    </w:p>
    <w:sectPr w:rsidRPr="002C2ADC" w:rsidR="00F63EAB">
      <w:footerReference w:type="default" r:id="rId60"/>
      <w:pgSz w:w="11906" w:h="16838" w:orient="portrait" w:code="9"/>
      <w:pgMar w:top="1258" w:right="1418" w:bottom="1701" w:left="1418" w:header="851" w:footer="794" w:gutter="0"/>
      <w:cols w:space="425"/>
      <w:docGrid w:type="linesAndChar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45F5D" w:rsidRDefault="00445F5D" w14:paraId="30D61224" w14:textId="77777777">
      <w:r>
        <w:separator/>
      </w:r>
    </w:p>
  </w:endnote>
  <w:endnote w:type="continuationSeparator" w:id="0">
    <w:p w:rsidR="00445F5D" w:rsidRDefault="00445F5D" w14:paraId="72C82610" w14:textId="77777777">
      <w:r>
        <w:continuationSeparator/>
      </w:r>
    </w:p>
  </w:endnote>
  <w:endnote w:type="continuationNotice" w:id="1">
    <w:p w:rsidR="00445F5D" w:rsidRDefault="00445F5D" w14:paraId="762B4D21"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標楷體">
    <w:altName w:val="Microsoft YaHei"/>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華康隸書體W7">
    <w:altName w:val="微軟正黑體"/>
    <w:charset w:val="88"/>
    <w:family w:val="script"/>
    <w:pitch w:val="default"/>
    <w:sig w:usb0="00000000" w:usb1="00000000" w:usb2="00000016" w:usb3="00000000" w:csb0="00100000" w:csb1="00000000"/>
  </w:font>
  <w:font w:name="Calibri Light">
    <w:panose1 w:val="020F0302020204030204"/>
    <w:charset w:val="00"/>
    <w:family w:val="swiss"/>
    <w:pitch w:val="variable"/>
    <w:sig w:usb0="E4002EFF" w:usb1="C2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華康粗黑體">
    <w:altName w:val="微軟正黑體"/>
    <w:charset w:val="88"/>
    <w:family w:val="modern"/>
    <w:pitch w:val="default"/>
    <w:sig w:usb0="00000000" w:usb1="00000000" w:usb2="00000010" w:usb3="00000000" w:csb0="00100000" w:csb1="00000000"/>
  </w:font>
  <w:font w:name="華康中明體">
    <w:charset w:val="88"/>
    <w:family w:val="modern"/>
    <w:pitch w:val="default"/>
    <w:sig w:usb0="00000000" w:usb1="00000000" w:usb2="00000016" w:usb3="00000000" w:csb0="00100000" w:csb1="00000000"/>
  </w:font>
  <w:font w:name="華康楷書體W5">
    <w:altName w:val="微軟正黑體"/>
    <w:charset w:val="88"/>
    <w:family w:val="modern"/>
    <w:pitch w:val="default"/>
    <w:sig w:usb0="00000000" w:usb1="00000000" w:usb2="00000010" w:usb3="00000000" w:csb0="00100000" w:csb1="00000000"/>
  </w:font>
  <w:font w:name="全真楷書">
    <w:altName w:val="細明體"/>
    <w:charset w:val="88"/>
    <w:family w:val="modern"/>
    <w:pitch w:val="default"/>
    <w:sig w:usb0="00000000" w:usb1="00000000" w:usb2="00000010" w:usb3="00000000" w:csb0="00100000"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88"/>
    <w:family w:val="swiss"/>
    <w:pitch w:val="variable"/>
    <w:sig w:usb0="F7FFAFFF" w:usb1="E9DFFFFF" w:usb2="0000003F" w:usb3="00000000" w:csb0="003F01FF" w:csb1="00000000"/>
  </w:font>
  <w:font w:name="華康中黑體">
    <w:altName w:val="新細明體"/>
    <w:panose1 w:val="00000000000000000000"/>
    <w:charset w:val="88"/>
    <w:family w:val="modern"/>
    <w:notTrueType/>
    <w:pitch w:val="fixed"/>
    <w:sig w:usb0="00000001" w:usb1="08080000" w:usb2="00000010" w:usb3="00000000" w:csb0="00100000" w:csb1="00000000"/>
  </w:font>
  <w:font w:name="Verdana">
    <w:panose1 w:val="020B0604030504040204"/>
    <w:charset w:val="00"/>
    <w:family w:val="swiss"/>
    <w:pitch w:val="variable"/>
    <w:sig w:usb0="A00006FF" w:usb1="4000205B" w:usb2="00000010" w:usb3="00000000" w:csb0="0000019F" w:csb1="00000000"/>
  </w:font>
  <w:font w:name="Mangal">
    <w:panose1 w:val="00000400000000000000"/>
    <w:charset w:val="00"/>
    <w:family w:val="roman"/>
    <w:pitch w:val="variable"/>
    <w:sig w:usb0="00008003" w:usb1="00000000" w:usb2="00000000" w:usb3="00000000" w:csb0="00000001" w:csb1="00000000"/>
  </w:font>
  <w:font w:name="system-ui">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45E2A" w:rsidRDefault="00145E2A" w14:paraId="7D813A5F" w14:textId="77777777">
    <w:pPr>
      <w:pStyle w:val="aa"/>
      <w:framePr w:wrap="around" w:hAnchor="margin" w:vAnchor="text" w:xAlign="center" w:y="1"/>
      <w:rPr>
        <w:rStyle w:val="ab"/>
      </w:rPr>
    </w:pPr>
    <w:r>
      <w:rPr>
        <w:rStyle w:val="ab"/>
      </w:rPr>
      <w:fldChar w:fldCharType="begin"/>
    </w:r>
    <w:r>
      <w:rPr>
        <w:rStyle w:val="ab"/>
      </w:rPr>
      <w:instrText xml:space="preserve">PAGE  </w:instrText>
    </w:r>
    <w:r>
      <w:rPr>
        <w:rStyle w:val="ab"/>
      </w:rPr>
      <w:fldChar w:fldCharType="end"/>
    </w:r>
  </w:p>
  <w:p w:rsidR="00145E2A" w:rsidRDefault="00145E2A" w14:paraId="07F023C8" w14:textId="77777777">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45E2A" w:rsidRDefault="00145E2A" w14:paraId="4D08C178" w14:textId="77777777">
    <w:pPr>
      <w:pStyle w:val="aa"/>
      <w:framePr w:wrap="around" w:hAnchor="margin" w:vAnchor="text" w:xAlign="center" w:y="1"/>
      <w:rPr>
        <w:rStyle w:val="ab"/>
      </w:rPr>
    </w:pPr>
    <w:r>
      <w:rPr>
        <w:rStyle w:val="ab"/>
      </w:rPr>
      <w:fldChar w:fldCharType="begin"/>
    </w:r>
    <w:r>
      <w:rPr>
        <w:rStyle w:val="ab"/>
      </w:rPr>
      <w:instrText xml:space="preserve">PAGE  </w:instrText>
    </w:r>
    <w:r>
      <w:rPr>
        <w:rStyle w:val="ab"/>
      </w:rPr>
      <w:fldChar w:fldCharType="separate"/>
    </w:r>
    <w:r w:rsidR="00D313A5">
      <w:rPr>
        <w:rStyle w:val="ab"/>
        <w:noProof/>
      </w:rPr>
      <w:t>6</w:t>
    </w:r>
    <w:r>
      <w:rPr>
        <w:rStyle w:val="ab"/>
      </w:rPr>
      <w:fldChar w:fldCharType="end"/>
    </w:r>
  </w:p>
  <w:p w:rsidR="00145E2A" w:rsidRDefault="00145E2A" w14:paraId="1FE2DD96" w14:textId="77777777">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45E2A" w:rsidRDefault="00145E2A" w14:paraId="53928121" w14:textId="77777777">
    <w:pPr>
      <w:pStyle w:val="aa"/>
      <w:framePr w:wrap="around" w:hAnchor="margin" w:vAnchor="text" w:xAlign="center" w:y="1"/>
      <w:rPr>
        <w:rStyle w:val="ab"/>
      </w:rPr>
    </w:pPr>
    <w:r>
      <w:rPr>
        <w:rStyle w:val="ab"/>
      </w:rPr>
      <w:fldChar w:fldCharType="begin"/>
    </w:r>
    <w:r>
      <w:rPr>
        <w:rStyle w:val="ab"/>
      </w:rPr>
      <w:instrText xml:space="preserve">PAGE  </w:instrText>
    </w:r>
    <w:r>
      <w:rPr>
        <w:rStyle w:val="ab"/>
      </w:rPr>
      <w:fldChar w:fldCharType="end"/>
    </w:r>
  </w:p>
  <w:p w:rsidR="00145E2A" w:rsidRDefault="00145E2A" w14:paraId="717AAFBA" w14:textId="77777777">
    <w:pPr>
      <w:pStyle w:val="a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45E2A" w:rsidRDefault="00145E2A" w14:paraId="444322F8" w14:textId="77777777">
    <w:pPr>
      <w:pStyle w:val="aa"/>
      <w:framePr w:wrap="around" w:hAnchor="margin" w:vAnchor="text" w:xAlign="center" w:y="1"/>
      <w:rPr>
        <w:rStyle w:val="ab"/>
      </w:rPr>
    </w:pPr>
    <w:r>
      <w:rPr>
        <w:rStyle w:val="ab"/>
      </w:rPr>
      <w:fldChar w:fldCharType="begin"/>
    </w:r>
    <w:r>
      <w:rPr>
        <w:rStyle w:val="ab"/>
      </w:rPr>
      <w:instrText xml:space="preserve">PAGE  </w:instrText>
    </w:r>
    <w:r>
      <w:rPr>
        <w:rStyle w:val="ab"/>
      </w:rPr>
      <w:fldChar w:fldCharType="separate"/>
    </w:r>
    <w:r w:rsidR="00D313A5">
      <w:rPr>
        <w:rStyle w:val="ab"/>
        <w:noProof/>
      </w:rPr>
      <w:t>9</w:t>
    </w:r>
    <w:r>
      <w:rPr>
        <w:rStyle w:val="ab"/>
      </w:rPr>
      <w:fldChar w:fldCharType="end"/>
    </w:r>
  </w:p>
  <w:p w:rsidR="00145E2A" w:rsidRDefault="00145E2A" w14:paraId="4BDB5498" w14:textId="77777777">
    <w:pPr>
      <w:pStyle w:val="a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45E2A" w:rsidRDefault="00145E2A" w14:paraId="5E32CD8A" w14:textId="77777777">
    <w:pPr>
      <w:pStyle w:val="aa"/>
      <w:framePr w:wrap="around" w:hAnchor="margin" w:vAnchor="text" w:xAlign="center" w:y="1"/>
      <w:rPr>
        <w:rStyle w:val="ab"/>
      </w:rPr>
    </w:pPr>
    <w:r>
      <w:rPr>
        <w:rStyle w:val="ab"/>
      </w:rPr>
      <w:fldChar w:fldCharType="begin"/>
    </w:r>
    <w:r>
      <w:rPr>
        <w:rStyle w:val="ab"/>
      </w:rPr>
      <w:instrText xml:space="preserve">PAGE  </w:instrText>
    </w:r>
    <w:r>
      <w:rPr>
        <w:rStyle w:val="ab"/>
      </w:rPr>
      <w:fldChar w:fldCharType="separate"/>
    </w:r>
    <w:r w:rsidR="000300D7">
      <w:rPr>
        <w:rStyle w:val="ab"/>
        <w:noProof/>
      </w:rPr>
      <w:t>30</w:t>
    </w:r>
    <w:r>
      <w:rPr>
        <w:rStyle w:val="ab"/>
      </w:rPr>
      <w:fldChar w:fldCharType="end"/>
    </w:r>
  </w:p>
  <w:p w:rsidR="00145E2A" w:rsidRDefault="00145E2A" w14:paraId="27357532" w14:textId="77777777">
    <w:pPr>
      <w:pStyle w:val="aa"/>
      <w:tabs>
        <w:tab w:val="clear" w:pos="8306"/>
        <w:tab w:val="right" w:pos="9540"/>
      </w:tabs>
      <w:ind w:right="360"/>
    </w:pPr>
    <w:r>
      <w:rPr>
        <w:rFonts w:hint="eastAsia"/>
      </w:rPr>
      <w:tab/>
    </w:r>
    <w:r>
      <w:rPr>
        <w:rFonts w:hint="eastAsia"/>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45F5D" w:rsidRDefault="00445F5D" w14:paraId="35EFBB8F" w14:textId="77777777">
      <w:r>
        <w:separator/>
      </w:r>
    </w:p>
  </w:footnote>
  <w:footnote w:type="continuationSeparator" w:id="0">
    <w:p w:rsidR="00445F5D" w:rsidRDefault="00445F5D" w14:paraId="65471986" w14:textId="77777777">
      <w:r>
        <w:continuationSeparator/>
      </w:r>
    </w:p>
  </w:footnote>
  <w:footnote w:type="continuationNotice" w:id="1">
    <w:p w:rsidR="00445F5D" w:rsidRDefault="00445F5D" w14:paraId="0450C45F" w14:textId="7777777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filled="f" stroked="f" o:spt="75" o:preferrelative="t" path="m@4@5l@4@11@9@11@9@5xe" w14:anchorId="1887A5C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288" style="width:11.5pt;height:11.5pt" o:bullet="t" type="#_x0000_t75">
        <v:imagedata o:title="BD14981_" r:id="rId1"/>
      </v:shape>
    </w:pict>
  </w:numPicBullet>
  <w:numPicBullet w:numPicBulletId="1">
    <w:pict>
      <v:shape id="_x0000_i1289" style="width:9.2pt;height:9.2pt" o:bullet="t" type="#_x0000_t75">
        <v:imagedata o:title="BD14792_" r:id="rId2"/>
      </v:shape>
    </w:pict>
  </w:numPicBullet>
  <w:abstractNum xmlns:w="http://schemas.openxmlformats.org/wordprocessingml/2006/main" w:abstractNumId="51">
    <w:nsid w:val="658a56a4"/>
    <w:multiLevelType xmlns:w="http://schemas.openxmlformats.org/wordprocessingml/2006/main" w:val="hybridMultilevel"/>
    <w:lvl xmlns:w="http://schemas.openxmlformats.org/wordprocessingml/2006/main" w:ilvl="0">
      <w:start w:val="1"/>
      <w:numFmt w:val="bullet"/>
      <w:lvlText w:val=""/>
      <w:lvlJc w:val="left"/>
      <w:pPr>
        <w:ind w:left="1610" w:hanging="360"/>
      </w:pPr>
      <w:rPr>
        <w:rFonts w:hint="default" w:ascii="Symbol" w:hAnsi="Symbol"/>
      </w:rPr>
    </w:lvl>
    <w:lvl xmlns:w="http://schemas.openxmlformats.org/wordprocessingml/2006/main" w:ilvl="1">
      <w:start w:val="1"/>
      <w:numFmt w:val="bullet"/>
      <w:lvlText w:val="o"/>
      <w:lvlJc w:val="left"/>
      <w:pPr>
        <w:ind w:left="2330" w:hanging="360"/>
      </w:pPr>
      <w:rPr>
        <w:rFonts w:hint="default" w:ascii="Courier New" w:hAnsi="Courier New"/>
      </w:rPr>
    </w:lvl>
    <w:lvl xmlns:w="http://schemas.openxmlformats.org/wordprocessingml/2006/main" w:ilvl="2">
      <w:start w:val="1"/>
      <w:numFmt w:val="bullet"/>
      <w:lvlText w:val=""/>
      <w:lvlJc w:val="left"/>
      <w:pPr>
        <w:ind w:left="3050" w:hanging="360"/>
      </w:pPr>
      <w:rPr>
        <w:rFonts w:hint="default" w:ascii="Wingdings" w:hAnsi="Wingdings"/>
      </w:rPr>
    </w:lvl>
    <w:lvl xmlns:w="http://schemas.openxmlformats.org/wordprocessingml/2006/main" w:ilvl="3">
      <w:start w:val="1"/>
      <w:numFmt w:val="bullet"/>
      <w:lvlText w:val=""/>
      <w:lvlJc w:val="left"/>
      <w:pPr>
        <w:ind w:left="3770" w:hanging="360"/>
      </w:pPr>
      <w:rPr>
        <w:rFonts w:hint="default" w:ascii="Symbol" w:hAnsi="Symbol"/>
      </w:rPr>
    </w:lvl>
    <w:lvl xmlns:w="http://schemas.openxmlformats.org/wordprocessingml/2006/main" w:ilvl="4">
      <w:start w:val="1"/>
      <w:numFmt w:val="bullet"/>
      <w:lvlText w:val="o"/>
      <w:lvlJc w:val="left"/>
      <w:pPr>
        <w:ind w:left="4490" w:hanging="360"/>
      </w:pPr>
      <w:rPr>
        <w:rFonts w:hint="default" w:ascii="Courier New" w:hAnsi="Courier New"/>
      </w:rPr>
    </w:lvl>
    <w:lvl xmlns:w="http://schemas.openxmlformats.org/wordprocessingml/2006/main" w:ilvl="5">
      <w:start w:val="1"/>
      <w:numFmt w:val="bullet"/>
      <w:lvlText w:val=""/>
      <w:lvlJc w:val="left"/>
      <w:pPr>
        <w:ind w:left="5210" w:hanging="360"/>
      </w:pPr>
      <w:rPr>
        <w:rFonts w:hint="default" w:ascii="Wingdings" w:hAnsi="Wingdings"/>
      </w:rPr>
    </w:lvl>
    <w:lvl xmlns:w="http://schemas.openxmlformats.org/wordprocessingml/2006/main" w:ilvl="6">
      <w:start w:val="1"/>
      <w:numFmt w:val="bullet"/>
      <w:lvlText w:val=""/>
      <w:lvlJc w:val="left"/>
      <w:pPr>
        <w:ind w:left="5930" w:hanging="360"/>
      </w:pPr>
      <w:rPr>
        <w:rFonts w:hint="default" w:ascii="Symbol" w:hAnsi="Symbol"/>
      </w:rPr>
    </w:lvl>
    <w:lvl xmlns:w="http://schemas.openxmlformats.org/wordprocessingml/2006/main" w:ilvl="7">
      <w:start w:val="1"/>
      <w:numFmt w:val="bullet"/>
      <w:lvlText w:val="o"/>
      <w:lvlJc w:val="left"/>
      <w:pPr>
        <w:ind w:left="6650" w:hanging="360"/>
      </w:pPr>
      <w:rPr>
        <w:rFonts w:hint="default" w:ascii="Courier New" w:hAnsi="Courier New"/>
      </w:rPr>
    </w:lvl>
    <w:lvl xmlns:w="http://schemas.openxmlformats.org/wordprocessingml/2006/main" w:ilvl="8">
      <w:start w:val="1"/>
      <w:numFmt w:val="bullet"/>
      <w:lvlText w:val=""/>
      <w:lvlJc w:val="left"/>
      <w:pPr>
        <w:ind w:left="7370" w:hanging="360"/>
      </w:pPr>
      <w:rPr>
        <w:rFonts w:hint="default" w:ascii="Wingdings" w:hAnsi="Wingdings"/>
      </w:rPr>
    </w:lvl>
  </w:abstractNum>
  <w:abstractNum xmlns:w="http://schemas.openxmlformats.org/wordprocessingml/2006/main" w:abstractNumId="50">
    <w:nsid w:val="76b17273"/>
    <w:multiLevelType xmlns:w="http://schemas.openxmlformats.org/wordprocessingml/2006/main" w:val="hybridMultilevel"/>
    <w:lvl xmlns:w="http://schemas.openxmlformats.org/wordprocessingml/2006/main" w:ilvl="0">
      <w:start w:val="1"/>
      <w:numFmt w:val="bullet"/>
      <w:lvlText w:val=""/>
      <w:lvlJc w:val="left"/>
      <w:pPr>
        <w:ind w:left="1510" w:hanging="360"/>
      </w:pPr>
      <w:rPr>
        <w:rFonts w:hint="default" w:ascii="Symbol" w:hAnsi="Symbol"/>
      </w:rPr>
    </w:lvl>
    <w:lvl xmlns:w="http://schemas.openxmlformats.org/wordprocessingml/2006/main" w:ilvl="1">
      <w:start w:val="1"/>
      <w:numFmt w:val="bullet"/>
      <w:lvlText w:val="o"/>
      <w:lvlJc w:val="left"/>
      <w:pPr>
        <w:ind w:left="2230" w:hanging="360"/>
      </w:pPr>
      <w:rPr>
        <w:rFonts w:hint="default" w:ascii="Courier New" w:hAnsi="Courier New"/>
      </w:rPr>
    </w:lvl>
    <w:lvl xmlns:w="http://schemas.openxmlformats.org/wordprocessingml/2006/main" w:ilvl="2">
      <w:start w:val="1"/>
      <w:numFmt w:val="bullet"/>
      <w:lvlText w:val=""/>
      <w:lvlJc w:val="left"/>
      <w:pPr>
        <w:ind w:left="2950" w:hanging="360"/>
      </w:pPr>
      <w:rPr>
        <w:rFonts w:hint="default" w:ascii="Wingdings" w:hAnsi="Wingdings"/>
      </w:rPr>
    </w:lvl>
    <w:lvl xmlns:w="http://schemas.openxmlformats.org/wordprocessingml/2006/main" w:ilvl="3">
      <w:start w:val="1"/>
      <w:numFmt w:val="bullet"/>
      <w:lvlText w:val=""/>
      <w:lvlJc w:val="left"/>
      <w:pPr>
        <w:ind w:left="3670" w:hanging="360"/>
      </w:pPr>
      <w:rPr>
        <w:rFonts w:hint="default" w:ascii="Symbol" w:hAnsi="Symbol"/>
      </w:rPr>
    </w:lvl>
    <w:lvl xmlns:w="http://schemas.openxmlformats.org/wordprocessingml/2006/main" w:ilvl="4">
      <w:start w:val="1"/>
      <w:numFmt w:val="bullet"/>
      <w:lvlText w:val="o"/>
      <w:lvlJc w:val="left"/>
      <w:pPr>
        <w:ind w:left="4390" w:hanging="360"/>
      </w:pPr>
      <w:rPr>
        <w:rFonts w:hint="default" w:ascii="Courier New" w:hAnsi="Courier New"/>
      </w:rPr>
    </w:lvl>
    <w:lvl xmlns:w="http://schemas.openxmlformats.org/wordprocessingml/2006/main" w:ilvl="5">
      <w:start w:val="1"/>
      <w:numFmt w:val="bullet"/>
      <w:lvlText w:val=""/>
      <w:lvlJc w:val="left"/>
      <w:pPr>
        <w:ind w:left="5110" w:hanging="360"/>
      </w:pPr>
      <w:rPr>
        <w:rFonts w:hint="default" w:ascii="Wingdings" w:hAnsi="Wingdings"/>
      </w:rPr>
    </w:lvl>
    <w:lvl xmlns:w="http://schemas.openxmlformats.org/wordprocessingml/2006/main" w:ilvl="6">
      <w:start w:val="1"/>
      <w:numFmt w:val="bullet"/>
      <w:lvlText w:val=""/>
      <w:lvlJc w:val="left"/>
      <w:pPr>
        <w:ind w:left="5830" w:hanging="360"/>
      </w:pPr>
      <w:rPr>
        <w:rFonts w:hint="default" w:ascii="Symbol" w:hAnsi="Symbol"/>
      </w:rPr>
    </w:lvl>
    <w:lvl xmlns:w="http://schemas.openxmlformats.org/wordprocessingml/2006/main" w:ilvl="7">
      <w:start w:val="1"/>
      <w:numFmt w:val="bullet"/>
      <w:lvlText w:val="o"/>
      <w:lvlJc w:val="left"/>
      <w:pPr>
        <w:ind w:left="6550" w:hanging="360"/>
      </w:pPr>
      <w:rPr>
        <w:rFonts w:hint="default" w:ascii="Courier New" w:hAnsi="Courier New"/>
      </w:rPr>
    </w:lvl>
    <w:lvl xmlns:w="http://schemas.openxmlformats.org/wordprocessingml/2006/main" w:ilvl="8">
      <w:start w:val="1"/>
      <w:numFmt w:val="bullet"/>
      <w:lvlText w:val=""/>
      <w:lvlJc w:val="left"/>
      <w:pPr>
        <w:ind w:left="7270" w:hanging="360"/>
      </w:pPr>
      <w:rPr>
        <w:rFonts w:hint="default" w:ascii="Wingdings" w:hAnsi="Wingdings"/>
      </w:rPr>
    </w:lvl>
  </w:abstractNum>
  <w:abstractNum xmlns:w="http://schemas.openxmlformats.org/wordprocessingml/2006/main" w:abstractNumId="49">
    <w:nsid w:val="74044039"/>
    <w:multiLevelType xmlns:w="http://schemas.openxmlformats.org/wordprocessingml/2006/main" w:val="hybridMultilevel"/>
    <w:lvl xmlns:w="http://schemas.openxmlformats.org/wordprocessingml/2006/main" w:ilvl="0">
      <w:start w:val="1"/>
      <w:numFmt w:val="bullet"/>
      <w:lvlText w:val=""/>
      <w:lvlJc w:val="left"/>
      <w:pPr>
        <w:ind w:left="1510" w:hanging="360"/>
      </w:pPr>
      <w:rPr>
        <w:rFonts w:hint="default" w:ascii="Symbol" w:hAnsi="Symbol"/>
      </w:rPr>
    </w:lvl>
    <w:lvl xmlns:w="http://schemas.openxmlformats.org/wordprocessingml/2006/main" w:ilvl="1">
      <w:start w:val="1"/>
      <w:numFmt w:val="bullet"/>
      <w:lvlText w:val="o"/>
      <w:lvlJc w:val="left"/>
      <w:pPr>
        <w:ind w:left="2230" w:hanging="360"/>
      </w:pPr>
      <w:rPr>
        <w:rFonts w:hint="default" w:ascii="Courier New" w:hAnsi="Courier New"/>
      </w:rPr>
    </w:lvl>
    <w:lvl xmlns:w="http://schemas.openxmlformats.org/wordprocessingml/2006/main" w:ilvl="2">
      <w:start w:val="1"/>
      <w:numFmt w:val="bullet"/>
      <w:lvlText w:val=""/>
      <w:lvlJc w:val="left"/>
      <w:pPr>
        <w:ind w:left="2950" w:hanging="360"/>
      </w:pPr>
      <w:rPr>
        <w:rFonts w:hint="default" w:ascii="Wingdings" w:hAnsi="Wingdings"/>
      </w:rPr>
    </w:lvl>
    <w:lvl xmlns:w="http://schemas.openxmlformats.org/wordprocessingml/2006/main" w:ilvl="3">
      <w:start w:val="1"/>
      <w:numFmt w:val="bullet"/>
      <w:lvlText w:val=""/>
      <w:lvlJc w:val="left"/>
      <w:pPr>
        <w:ind w:left="3670" w:hanging="360"/>
      </w:pPr>
      <w:rPr>
        <w:rFonts w:hint="default" w:ascii="Symbol" w:hAnsi="Symbol"/>
      </w:rPr>
    </w:lvl>
    <w:lvl xmlns:w="http://schemas.openxmlformats.org/wordprocessingml/2006/main" w:ilvl="4">
      <w:start w:val="1"/>
      <w:numFmt w:val="bullet"/>
      <w:lvlText w:val="o"/>
      <w:lvlJc w:val="left"/>
      <w:pPr>
        <w:ind w:left="4390" w:hanging="360"/>
      </w:pPr>
      <w:rPr>
        <w:rFonts w:hint="default" w:ascii="Courier New" w:hAnsi="Courier New"/>
      </w:rPr>
    </w:lvl>
    <w:lvl xmlns:w="http://schemas.openxmlformats.org/wordprocessingml/2006/main" w:ilvl="5">
      <w:start w:val="1"/>
      <w:numFmt w:val="bullet"/>
      <w:lvlText w:val=""/>
      <w:lvlJc w:val="left"/>
      <w:pPr>
        <w:ind w:left="5110" w:hanging="360"/>
      </w:pPr>
      <w:rPr>
        <w:rFonts w:hint="default" w:ascii="Wingdings" w:hAnsi="Wingdings"/>
      </w:rPr>
    </w:lvl>
    <w:lvl xmlns:w="http://schemas.openxmlformats.org/wordprocessingml/2006/main" w:ilvl="6">
      <w:start w:val="1"/>
      <w:numFmt w:val="bullet"/>
      <w:lvlText w:val=""/>
      <w:lvlJc w:val="left"/>
      <w:pPr>
        <w:ind w:left="5830" w:hanging="360"/>
      </w:pPr>
      <w:rPr>
        <w:rFonts w:hint="default" w:ascii="Symbol" w:hAnsi="Symbol"/>
      </w:rPr>
    </w:lvl>
    <w:lvl xmlns:w="http://schemas.openxmlformats.org/wordprocessingml/2006/main" w:ilvl="7">
      <w:start w:val="1"/>
      <w:numFmt w:val="bullet"/>
      <w:lvlText w:val="o"/>
      <w:lvlJc w:val="left"/>
      <w:pPr>
        <w:ind w:left="6550" w:hanging="360"/>
      </w:pPr>
      <w:rPr>
        <w:rFonts w:hint="default" w:ascii="Courier New" w:hAnsi="Courier New"/>
      </w:rPr>
    </w:lvl>
    <w:lvl xmlns:w="http://schemas.openxmlformats.org/wordprocessingml/2006/main" w:ilvl="8">
      <w:start w:val="1"/>
      <w:numFmt w:val="bullet"/>
      <w:lvlText w:val=""/>
      <w:lvlJc w:val="left"/>
      <w:pPr>
        <w:ind w:left="7270" w:hanging="360"/>
      </w:pPr>
      <w:rPr>
        <w:rFonts w:hint="default" w:ascii="Wingdings" w:hAnsi="Wingdings"/>
      </w:rPr>
    </w:lvl>
  </w:abstractNum>
  <w:abstractNum xmlns:w="http://schemas.openxmlformats.org/wordprocessingml/2006/main" w:abstractNumId="48">
    <w:nsid w:val="35d099c0"/>
    <w:multiLevelType xmlns:w="http://schemas.openxmlformats.org/wordprocessingml/2006/main" w:val="hybridMultilevel"/>
    <w:lvl xmlns:w="http://schemas.openxmlformats.org/wordprocessingml/2006/main" w:ilvl="0">
      <w:start w:val="1"/>
      <w:numFmt w:val="bullet"/>
      <w:lvlText w:val=""/>
      <w:lvlJc w:val="left"/>
      <w:pPr>
        <w:ind w:left="1470" w:hanging="360"/>
      </w:pPr>
      <w:rPr>
        <w:rFonts w:hint="default" w:ascii="Symbol" w:hAnsi="Symbol"/>
      </w:rPr>
    </w:lvl>
    <w:lvl xmlns:w="http://schemas.openxmlformats.org/wordprocessingml/2006/main" w:ilvl="1">
      <w:start w:val="1"/>
      <w:numFmt w:val="bullet"/>
      <w:lvlText w:val="o"/>
      <w:lvlJc w:val="left"/>
      <w:pPr>
        <w:ind w:left="2190" w:hanging="360"/>
      </w:pPr>
      <w:rPr>
        <w:rFonts w:hint="default" w:ascii="Courier New" w:hAnsi="Courier New"/>
      </w:rPr>
    </w:lvl>
    <w:lvl xmlns:w="http://schemas.openxmlformats.org/wordprocessingml/2006/main" w:ilvl="2">
      <w:start w:val="1"/>
      <w:numFmt w:val="bullet"/>
      <w:lvlText w:val=""/>
      <w:lvlJc w:val="left"/>
      <w:pPr>
        <w:ind w:left="2910" w:hanging="360"/>
      </w:pPr>
      <w:rPr>
        <w:rFonts w:hint="default" w:ascii="Wingdings" w:hAnsi="Wingdings"/>
      </w:rPr>
    </w:lvl>
    <w:lvl xmlns:w="http://schemas.openxmlformats.org/wordprocessingml/2006/main" w:ilvl="3">
      <w:start w:val="1"/>
      <w:numFmt w:val="bullet"/>
      <w:lvlText w:val=""/>
      <w:lvlJc w:val="left"/>
      <w:pPr>
        <w:ind w:left="3630" w:hanging="360"/>
      </w:pPr>
      <w:rPr>
        <w:rFonts w:hint="default" w:ascii="Symbol" w:hAnsi="Symbol"/>
      </w:rPr>
    </w:lvl>
    <w:lvl xmlns:w="http://schemas.openxmlformats.org/wordprocessingml/2006/main" w:ilvl="4">
      <w:start w:val="1"/>
      <w:numFmt w:val="bullet"/>
      <w:lvlText w:val="o"/>
      <w:lvlJc w:val="left"/>
      <w:pPr>
        <w:ind w:left="4350" w:hanging="360"/>
      </w:pPr>
      <w:rPr>
        <w:rFonts w:hint="default" w:ascii="Courier New" w:hAnsi="Courier New"/>
      </w:rPr>
    </w:lvl>
    <w:lvl xmlns:w="http://schemas.openxmlformats.org/wordprocessingml/2006/main" w:ilvl="5">
      <w:start w:val="1"/>
      <w:numFmt w:val="bullet"/>
      <w:lvlText w:val=""/>
      <w:lvlJc w:val="left"/>
      <w:pPr>
        <w:ind w:left="5070" w:hanging="360"/>
      </w:pPr>
      <w:rPr>
        <w:rFonts w:hint="default" w:ascii="Wingdings" w:hAnsi="Wingdings"/>
      </w:rPr>
    </w:lvl>
    <w:lvl xmlns:w="http://schemas.openxmlformats.org/wordprocessingml/2006/main" w:ilvl="6">
      <w:start w:val="1"/>
      <w:numFmt w:val="bullet"/>
      <w:lvlText w:val=""/>
      <w:lvlJc w:val="left"/>
      <w:pPr>
        <w:ind w:left="5790" w:hanging="360"/>
      </w:pPr>
      <w:rPr>
        <w:rFonts w:hint="default" w:ascii="Symbol" w:hAnsi="Symbol"/>
      </w:rPr>
    </w:lvl>
    <w:lvl xmlns:w="http://schemas.openxmlformats.org/wordprocessingml/2006/main" w:ilvl="7">
      <w:start w:val="1"/>
      <w:numFmt w:val="bullet"/>
      <w:lvlText w:val="o"/>
      <w:lvlJc w:val="left"/>
      <w:pPr>
        <w:ind w:left="6510" w:hanging="360"/>
      </w:pPr>
      <w:rPr>
        <w:rFonts w:hint="default" w:ascii="Courier New" w:hAnsi="Courier New"/>
      </w:rPr>
    </w:lvl>
    <w:lvl xmlns:w="http://schemas.openxmlformats.org/wordprocessingml/2006/main" w:ilvl="8">
      <w:start w:val="1"/>
      <w:numFmt w:val="bullet"/>
      <w:lvlText w:val=""/>
      <w:lvlJc w:val="left"/>
      <w:pPr>
        <w:ind w:left="7230" w:hanging="360"/>
      </w:pPr>
      <w:rPr>
        <w:rFonts w:hint="default" w:ascii="Wingdings" w:hAnsi="Wingdings"/>
      </w:rPr>
    </w:lvl>
  </w:abstractNum>
  <w:abstractNum w:abstractNumId="0" w15:restartNumberingAfterBreak="0">
    <w:nsid w:val="05221A2E"/>
    <w:multiLevelType w:val="hybridMultilevel"/>
    <w:tmpl w:val="E734663C"/>
    <w:lvl w:ilvl="0" w:tplc="B5DA23D6">
      <w:start w:val="1"/>
      <w:numFmt w:val="decimal"/>
      <w:lvlText w:val="(%1)"/>
      <w:lvlJc w:val="left"/>
      <w:pPr>
        <w:ind w:left="1026" w:hanging="360"/>
      </w:pPr>
    </w:lvl>
    <w:lvl w:ilvl="1" w:tplc="2BC22AA2" w:tentative="1">
      <w:start w:val="1"/>
      <w:numFmt w:val="decimal"/>
      <w:lvlText w:val="%2、"/>
      <w:lvlJc w:val="left"/>
      <w:pPr>
        <w:ind w:left="1626" w:hanging="480"/>
      </w:pPr>
    </w:lvl>
    <w:lvl w:ilvl="2" w:tplc="0A50F7AA" w:tentative="1">
      <w:start w:val="1"/>
      <w:numFmt w:val="lowerRoman"/>
      <w:lvlText w:val="%3."/>
      <w:lvlJc w:val="right"/>
      <w:pPr>
        <w:ind w:left="2106" w:hanging="480"/>
      </w:pPr>
    </w:lvl>
    <w:lvl w:ilvl="3" w:tplc="CB96B7D2" w:tentative="1">
      <w:start w:val="1"/>
      <w:numFmt w:val="decimal"/>
      <w:lvlText w:val="%4."/>
      <w:lvlJc w:val="left"/>
      <w:pPr>
        <w:ind w:left="2586" w:hanging="480"/>
      </w:pPr>
    </w:lvl>
    <w:lvl w:ilvl="4" w:tplc="A17EE80E" w:tentative="1">
      <w:start w:val="1"/>
      <w:numFmt w:val="decimal"/>
      <w:lvlText w:val="%5、"/>
      <w:lvlJc w:val="left"/>
      <w:pPr>
        <w:ind w:left="3066" w:hanging="480"/>
      </w:pPr>
    </w:lvl>
    <w:lvl w:ilvl="5" w:tplc="150CE562" w:tentative="1">
      <w:start w:val="1"/>
      <w:numFmt w:val="lowerRoman"/>
      <w:lvlText w:val="%6."/>
      <w:lvlJc w:val="right"/>
      <w:pPr>
        <w:ind w:left="3546" w:hanging="480"/>
      </w:pPr>
    </w:lvl>
    <w:lvl w:ilvl="6" w:tplc="9AAC4A4E" w:tentative="1">
      <w:start w:val="1"/>
      <w:numFmt w:val="decimal"/>
      <w:lvlText w:val="%7."/>
      <w:lvlJc w:val="left"/>
      <w:pPr>
        <w:ind w:left="4026" w:hanging="480"/>
      </w:pPr>
    </w:lvl>
    <w:lvl w:ilvl="7" w:tplc="219A676C" w:tentative="1">
      <w:start w:val="1"/>
      <w:numFmt w:val="decimal"/>
      <w:lvlText w:val="%8、"/>
      <w:lvlJc w:val="left"/>
      <w:pPr>
        <w:ind w:left="4506" w:hanging="480"/>
      </w:pPr>
    </w:lvl>
    <w:lvl w:ilvl="8" w:tplc="07F47EC8" w:tentative="1">
      <w:start w:val="1"/>
      <w:numFmt w:val="lowerRoman"/>
      <w:lvlText w:val="%9."/>
      <w:lvlJc w:val="right"/>
      <w:pPr>
        <w:ind w:left="4986" w:hanging="480"/>
      </w:pPr>
    </w:lvl>
  </w:abstractNum>
  <w:abstractNum w:abstractNumId="1" w15:restartNumberingAfterBreak="0">
    <w:nsid w:val="05CA14C3"/>
    <w:multiLevelType w:val="hybridMultilevel"/>
    <w:tmpl w:val="56B4CBB8"/>
    <w:lvl w:ilvl="0" w:tplc="D272F222">
      <w:start w:val="1"/>
      <w:numFmt w:val="decimal"/>
      <w:lvlText w:val="%1."/>
      <w:lvlJc w:val="left"/>
      <w:pPr>
        <w:ind w:left="769" w:hanging="360"/>
      </w:pPr>
    </w:lvl>
    <w:lvl w:ilvl="1" w:tplc="B05A1530">
      <w:start w:val="1"/>
      <w:numFmt w:val="lowerLetter"/>
      <w:lvlText w:val="%2."/>
      <w:lvlJc w:val="left"/>
      <w:pPr>
        <w:ind w:left="1489" w:hanging="360"/>
      </w:pPr>
    </w:lvl>
    <w:lvl w:ilvl="2" w:tplc="5A329FFE">
      <w:start w:val="1"/>
      <w:numFmt w:val="lowerRoman"/>
      <w:lvlText w:val="%3."/>
      <w:lvlJc w:val="right"/>
      <w:pPr>
        <w:ind w:left="2209" w:hanging="180"/>
      </w:pPr>
    </w:lvl>
    <w:lvl w:ilvl="3" w:tplc="4986F93A">
      <w:start w:val="1"/>
      <w:numFmt w:val="decimal"/>
      <w:lvlText w:val="%4."/>
      <w:lvlJc w:val="left"/>
      <w:pPr>
        <w:ind w:left="2929" w:hanging="360"/>
      </w:pPr>
    </w:lvl>
    <w:lvl w:ilvl="4" w:tplc="EE887A14">
      <w:start w:val="1"/>
      <w:numFmt w:val="lowerLetter"/>
      <w:lvlText w:val="%5."/>
      <w:lvlJc w:val="left"/>
      <w:pPr>
        <w:ind w:left="3649" w:hanging="360"/>
      </w:pPr>
    </w:lvl>
    <w:lvl w:ilvl="5" w:tplc="ADB482C2">
      <w:start w:val="1"/>
      <w:numFmt w:val="lowerRoman"/>
      <w:lvlText w:val="%6."/>
      <w:lvlJc w:val="right"/>
      <w:pPr>
        <w:ind w:left="4369" w:hanging="180"/>
      </w:pPr>
    </w:lvl>
    <w:lvl w:ilvl="6" w:tplc="C7E07A36">
      <w:start w:val="1"/>
      <w:numFmt w:val="decimal"/>
      <w:lvlText w:val="%7."/>
      <w:lvlJc w:val="left"/>
      <w:pPr>
        <w:ind w:left="5089" w:hanging="360"/>
      </w:pPr>
    </w:lvl>
    <w:lvl w:ilvl="7" w:tplc="E8A8FE12">
      <w:start w:val="1"/>
      <w:numFmt w:val="lowerLetter"/>
      <w:lvlText w:val="%8."/>
      <w:lvlJc w:val="left"/>
      <w:pPr>
        <w:ind w:left="5809" w:hanging="360"/>
      </w:pPr>
    </w:lvl>
    <w:lvl w:ilvl="8" w:tplc="BCEE6F66">
      <w:start w:val="1"/>
      <w:numFmt w:val="lowerRoman"/>
      <w:lvlText w:val="%9."/>
      <w:lvlJc w:val="right"/>
      <w:pPr>
        <w:ind w:left="6529" w:hanging="180"/>
      </w:pPr>
    </w:lvl>
  </w:abstractNum>
  <w:abstractNum w:abstractNumId="2" w15:restartNumberingAfterBreak="0">
    <w:nsid w:val="08304745"/>
    <w:multiLevelType w:val="hybridMultilevel"/>
    <w:tmpl w:val="E23A65E4"/>
    <w:lvl w:ilvl="0" w:tplc="04090001">
      <w:start w:val="1"/>
      <w:numFmt w:val="bullet"/>
      <w:lvlText w:val=""/>
      <w:lvlJc w:val="left"/>
      <w:pPr>
        <w:ind w:left="1654" w:hanging="480"/>
      </w:pPr>
      <w:rPr>
        <w:rFonts w:hint="default" w:ascii="Wingdings" w:hAnsi="Wingdings"/>
      </w:rPr>
    </w:lvl>
    <w:lvl w:ilvl="1" w:tplc="04090003" w:tentative="1">
      <w:start w:val="1"/>
      <w:numFmt w:val="bullet"/>
      <w:lvlText w:val=""/>
      <w:lvlJc w:val="left"/>
      <w:pPr>
        <w:ind w:left="2134" w:hanging="480"/>
      </w:pPr>
      <w:rPr>
        <w:rFonts w:hint="default" w:ascii="Wingdings" w:hAnsi="Wingdings"/>
      </w:rPr>
    </w:lvl>
    <w:lvl w:ilvl="2" w:tplc="04090005" w:tentative="1">
      <w:start w:val="1"/>
      <w:numFmt w:val="bullet"/>
      <w:lvlText w:val=""/>
      <w:lvlJc w:val="left"/>
      <w:pPr>
        <w:ind w:left="2614" w:hanging="480"/>
      </w:pPr>
      <w:rPr>
        <w:rFonts w:hint="default" w:ascii="Wingdings" w:hAnsi="Wingdings"/>
      </w:rPr>
    </w:lvl>
    <w:lvl w:ilvl="3" w:tplc="04090001" w:tentative="1">
      <w:start w:val="1"/>
      <w:numFmt w:val="bullet"/>
      <w:lvlText w:val=""/>
      <w:lvlJc w:val="left"/>
      <w:pPr>
        <w:ind w:left="3094" w:hanging="480"/>
      </w:pPr>
      <w:rPr>
        <w:rFonts w:hint="default" w:ascii="Wingdings" w:hAnsi="Wingdings"/>
      </w:rPr>
    </w:lvl>
    <w:lvl w:ilvl="4" w:tplc="04090003" w:tentative="1">
      <w:start w:val="1"/>
      <w:numFmt w:val="bullet"/>
      <w:lvlText w:val=""/>
      <w:lvlJc w:val="left"/>
      <w:pPr>
        <w:ind w:left="3574" w:hanging="480"/>
      </w:pPr>
      <w:rPr>
        <w:rFonts w:hint="default" w:ascii="Wingdings" w:hAnsi="Wingdings"/>
      </w:rPr>
    </w:lvl>
    <w:lvl w:ilvl="5" w:tplc="04090005" w:tentative="1">
      <w:start w:val="1"/>
      <w:numFmt w:val="bullet"/>
      <w:lvlText w:val=""/>
      <w:lvlJc w:val="left"/>
      <w:pPr>
        <w:ind w:left="4054" w:hanging="480"/>
      </w:pPr>
      <w:rPr>
        <w:rFonts w:hint="default" w:ascii="Wingdings" w:hAnsi="Wingdings"/>
      </w:rPr>
    </w:lvl>
    <w:lvl w:ilvl="6" w:tplc="04090001" w:tentative="1">
      <w:start w:val="1"/>
      <w:numFmt w:val="bullet"/>
      <w:lvlText w:val=""/>
      <w:lvlJc w:val="left"/>
      <w:pPr>
        <w:ind w:left="4534" w:hanging="480"/>
      </w:pPr>
      <w:rPr>
        <w:rFonts w:hint="default" w:ascii="Wingdings" w:hAnsi="Wingdings"/>
      </w:rPr>
    </w:lvl>
    <w:lvl w:ilvl="7" w:tplc="04090003" w:tentative="1">
      <w:start w:val="1"/>
      <w:numFmt w:val="bullet"/>
      <w:lvlText w:val=""/>
      <w:lvlJc w:val="left"/>
      <w:pPr>
        <w:ind w:left="5014" w:hanging="480"/>
      </w:pPr>
      <w:rPr>
        <w:rFonts w:hint="default" w:ascii="Wingdings" w:hAnsi="Wingdings"/>
      </w:rPr>
    </w:lvl>
    <w:lvl w:ilvl="8" w:tplc="04090005" w:tentative="1">
      <w:start w:val="1"/>
      <w:numFmt w:val="bullet"/>
      <w:lvlText w:val=""/>
      <w:lvlJc w:val="left"/>
      <w:pPr>
        <w:ind w:left="5494" w:hanging="480"/>
      </w:pPr>
      <w:rPr>
        <w:rFonts w:hint="default" w:ascii="Wingdings" w:hAnsi="Wingdings"/>
      </w:rPr>
    </w:lvl>
  </w:abstractNum>
  <w:abstractNum w:abstractNumId="3" w15:restartNumberingAfterBreak="0">
    <w:nsid w:val="0B0B686A"/>
    <w:multiLevelType w:val="hybridMultilevel"/>
    <w:tmpl w:val="7CF07C62"/>
    <w:lvl w:ilvl="0" w:tplc="38F69EF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06784CA"/>
    <w:multiLevelType w:val="hybridMultilevel"/>
    <w:tmpl w:val="33F25372"/>
    <w:lvl w:ilvl="0" w:tplc="C9A675A2">
      <w:start w:val="1"/>
      <w:numFmt w:val="decimal"/>
      <w:lvlText w:val="%1."/>
      <w:lvlJc w:val="left"/>
      <w:pPr>
        <w:ind w:left="410" w:hanging="360"/>
      </w:pPr>
    </w:lvl>
    <w:lvl w:ilvl="1" w:tplc="324C1D1E">
      <w:start w:val="1"/>
      <w:numFmt w:val="lowerLetter"/>
      <w:lvlText w:val="%2."/>
      <w:lvlJc w:val="left"/>
      <w:pPr>
        <w:ind w:left="1130" w:hanging="360"/>
      </w:pPr>
    </w:lvl>
    <w:lvl w:ilvl="2" w:tplc="55A04DE8">
      <w:start w:val="1"/>
      <w:numFmt w:val="lowerRoman"/>
      <w:lvlText w:val="%3."/>
      <w:lvlJc w:val="right"/>
      <w:pPr>
        <w:ind w:left="1850" w:hanging="180"/>
      </w:pPr>
    </w:lvl>
    <w:lvl w:ilvl="3" w:tplc="16E6E5D2">
      <w:start w:val="1"/>
      <w:numFmt w:val="decimal"/>
      <w:lvlText w:val="%4."/>
      <w:lvlJc w:val="left"/>
      <w:pPr>
        <w:ind w:left="2570" w:hanging="360"/>
      </w:pPr>
    </w:lvl>
    <w:lvl w:ilvl="4" w:tplc="437A14CE">
      <w:start w:val="1"/>
      <w:numFmt w:val="lowerLetter"/>
      <w:lvlText w:val="%5."/>
      <w:lvlJc w:val="left"/>
      <w:pPr>
        <w:ind w:left="3290" w:hanging="360"/>
      </w:pPr>
    </w:lvl>
    <w:lvl w:ilvl="5" w:tplc="85F0AC5A">
      <w:start w:val="1"/>
      <w:numFmt w:val="lowerRoman"/>
      <w:lvlText w:val="%6."/>
      <w:lvlJc w:val="right"/>
      <w:pPr>
        <w:ind w:left="4010" w:hanging="180"/>
      </w:pPr>
    </w:lvl>
    <w:lvl w:ilvl="6" w:tplc="9F74C396">
      <w:start w:val="1"/>
      <w:numFmt w:val="decimal"/>
      <w:lvlText w:val="%7."/>
      <w:lvlJc w:val="left"/>
      <w:pPr>
        <w:ind w:left="4730" w:hanging="360"/>
      </w:pPr>
    </w:lvl>
    <w:lvl w:ilvl="7" w:tplc="C40C9EC0">
      <w:start w:val="1"/>
      <w:numFmt w:val="lowerLetter"/>
      <w:lvlText w:val="%8."/>
      <w:lvlJc w:val="left"/>
      <w:pPr>
        <w:ind w:left="5450" w:hanging="360"/>
      </w:pPr>
    </w:lvl>
    <w:lvl w:ilvl="8" w:tplc="92F2F302">
      <w:start w:val="1"/>
      <w:numFmt w:val="lowerRoman"/>
      <w:lvlText w:val="%9."/>
      <w:lvlJc w:val="right"/>
      <w:pPr>
        <w:ind w:left="6170" w:hanging="180"/>
      </w:pPr>
    </w:lvl>
  </w:abstractNum>
  <w:abstractNum w:abstractNumId="5" w15:restartNumberingAfterBreak="0">
    <w:nsid w:val="10AA7CB2"/>
    <w:multiLevelType w:val="hybridMultilevel"/>
    <w:tmpl w:val="B2808504"/>
    <w:lvl w:ilvl="0" w:tplc="4220538A">
      <w:start w:val="1"/>
      <w:numFmt w:val="decimal"/>
      <w:lvlText w:val="%1."/>
      <w:lvlJc w:val="left"/>
      <w:pPr>
        <w:ind w:left="2060" w:hanging="360"/>
      </w:pPr>
    </w:lvl>
    <w:lvl w:ilvl="1" w:tplc="50F40552" w:tentative="1">
      <w:start w:val="1"/>
      <w:numFmt w:val="decimal"/>
      <w:lvlText w:val="%2、"/>
      <w:lvlJc w:val="left"/>
      <w:pPr>
        <w:ind w:left="2660" w:hanging="480"/>
      </w:pPr>
    </w:lvl>
    <w:lvl w:ilvl="2" w:tplc="5D00221C" w:tentative="1">
      <w:start w:val="1"/>
      <w:numFmt w:val="lowerRoman"/>
      <w:lvlText w:val="%3."/>
      <w:lvlJc w:val="right"/>
      <w:pPr>
        <w:ind w:left="3140" w:hanging="480"/>
      </w:pPr>
    </w:lvl>
    <w:lvl w:ilvl="3" w:tplc="F4B69D7E" w:tentative="1">
      <w:start w:val="1"/>
      <w:numFmt w:val="decimal"/>
      <w:lvlText w:val="%4."/>
      <w:lvlJc w:val="left"/>
      <w:pPr>
        <w:ind w:left="3620" w:hanging="480"/>
      </w:pPr>
    </w:lvl>
    <w:lvl w:ilvl="4" w:tplc="8238318E" w:tentative="1">
      <w:start w:val="1"/>
      <w:numFmt w:val="decimal"/>
      <w:lvlText w:val="%5、"/>
      <w:lvlJc w:val="left"/>
      <w:pPr>
        <w:ind w:left="4100" w:hanging="480"/>
      </w:pPr>
    </w:lvl>
    <w:lvl w:ilvl="5" w:tplc="79FE75CA" w:tentative="1">
      <w:start w:val="1"/>
      <w:numFmt w:val="lowerRoman"/>
      <w:lvlText w:val="%6."/>
      <w:lvlJc w:val="right"/>
      <w:pPr>
        <w:ind w:left="4580" w:hanging="480"/>
      </w:pPr>
    </w:lvl>
    <w:lvl w:ilvl="6" w:tplc="547C8802" w:tentative="1">
      <w:start w:val="1"/>
      <w:numFmt w:val="decimal"/>
      <w:lvlText w:val="%7."/>
      <w:lvlJc w:val="left"/>
      <w:pPr>
        <w:ind w:left="5060" w:hanging="480"/>
      </w:pPr>
    </w:lvl>
    <w:lvl w:ilvl="7" w:tplc="489CFEC4" w:tentative="1">
      <w:start w:val="1"/>
      <w:numFmt w:val="decimal"/>
      <w:lvlText w:val="%8、"/>
      <w:lvlJc w:val="left"/>
      <w:pPr>
        <w:ind w:left="5540" w:hanging="480"/>
      </w:pPr>
    </w:lvl>
    <w:lvl w:ilvl="8" w:tplc="542A5CEC" w:tentative="1">
      <w:start w:val="1"/>
      <w:numFmt w:val="lowerRoman"/>
      <w:lvlText w:val="%9."/>
      <w:lvlJc w:val="right"/>
      <w:pPr>
        <w:ind w:left="6020" w:hanging="480"/>
      </w:pPr>
    </w:lvl>
  </w:abstractNum>
  <w:abstractNum w:abstractNumId="6" w15:restartNumberingAfterBreak="0">
    <w:nsid w:val="178D1F8B"/>
    <w:multiLevelType w:val="hybridMultilevel"/>
    <w:tmpl w:val="07CEC11E"/>
    <w:lvl w:ilvl="0" w:tplc="45564484">
      <w:start w:val="1"/>
      <w:numFmt w:val="decimal"/>
      <w:pStyle w:val="a"/>
      <w:lvlText w:val="表3-%1"/>
      <w:lvlJc w:val="left"/>
      <w:pPr>
        <w:ind w:left="3883" w:hanging="480"/>
      </w:pPr>
      <w:rPr>
        <w:rFonts w:hint="default" w:ascii="Times New Roman" w:hAnsi="Times New Roman" w:cs="Times New Roman"/>
        <w:sz w:val="24"/>
        <w:szCs w:val="28"/>
      </w:rPr>
    </w:lvl>
    <w:lvl w:ilvl="1" w:tplc="04090019" w:tentative="1">
      <w:start w:val="1"/>
      <w:numFmt w:val="ideographTraditional"/>
      <w:lvlText w:val="%2、"/>
      <w:lvlJc w:val="left"/>
      <w:pPr>
        <w:ind w:left="1170" w:hanging="480"/>
      </w:pPr>
    </w:lvl>
    <w:lvl w:ilvl="2" w:tplc="0409001B" w:tentative="1">
      <w:start w:val="1"/>
      <w:numFmt w:val="lowerRoman"/>
      <w:lvlText w:val="%3."/>
      <w:lvlJc w:val="right"/>
      <w:pPr>
        <w:ind w:left="1650" w:hanging="480"/>
      </w:pPr>
    </w:lvl>
    <w:lvl w:ilvl="3" w:tplc="0409000F" w:tentative="1">
      <w:start w:val="1"/>
      <w:numFmt w:val="decimal"/>
      <w:lvlText w:val="%4."/>
      <w:lvlJc w:val="left"/>
      <w:pPr>
        <w:ind w:left="2130" w:hanging="480"/>
      </w:pPr>
    </w:lvl>
    <w:lvl w:ilvl="4" w:tplc="04090019" w:tentative="1">
      <w:start w:val="1"/>
      <w:numFmt w:val="ideographTraditional"/>
      <w:lvlText w:val="%5、"/>
      <w:lvlJc w:val="left"/>
      <w:pPr>
        <w:ind w:left="2610" w:hanging="480"/>
      </w:pPr>
    </w:lvl>
    <w:lvl w:ilvl="5" w:tplc="0409001B" w:tentative="1">
      <w:start w:val="1"/>
      <w:numFmt w:val="lowerRoman"/>
      <w:lvlText w:val="%6."/>
      <w:lvlJc w:val="right"/>
      <w:pPr>
        <w:ind w:left="3090" w:hanging="480"/>
      </w:pPr>
    </w:lvl>
    <w:lvl w:ilvl="6" w:tplc="0409000F" w:tentative="1">
      <w:start w:val="1"/>
      <w:numFmt w:val="decimal"/>
      <w:lvlText w:val="%7."/>
      <w:lvlJc w:val="left"/>
      <w:pPr>
        <w:ind w:left="3570" w:hanging="480"/>
      </w:pPr>
    </w:lvl>
    <w:lvl w:ilvl="7" w:tplc="04090019" w:tentative="1">
      <w:start w:val="1"/>
      <w:numFmt w:val="ideographTraditional"/>
      <w:lvlText w:val="%8、"/>
      <w:lvlJc w:val="left"/>
      <w:pPr>
        <w:ind w:left="4050" w:hanging="480"/>
      </w:pPr>
    </w:lvl>
    <w:lvl w:ilvl="8" w:tplc="0409001B" w:tentative="1">
      <w:start w:val="1"/>
      <w:numFmt w:val="lowerRoman"/>
      <w:lvlText w:val="%9."/>
      <w:lvlJc w:val="right"/>
      <w:pPr>
        <w:ind w:left="4530" w:hanging="480"/>
      </w:pPr>
    </w:lvl>
  </w:abstractNum>
  <w:abstractNum w:abstractNumId="7" w15:restartNumberingAfterBreak="0">
    <w:nsid w:val="19FABEE0"/>
    <w:multiLevelType w:val="hybridMultilevel"/>
    <w:tmpl w:val="FFFFFFFF"/>
    <w:lvl w:ilvl="0" w:tplc="9F9A5BCC">
      <w:start w:val="1"/>
      <w:numFmt w:val="bullet"/>
      <w:lvlText w:val=""/>
      <w:lvlJc w:val="left"/>
      <w:pPr>
        <w:ind w:left="360" w:hanging="360"/>
      </w:pPr>
      <w:rPr>
        <w:rFonts w:hint="default" w:ascii="Symbol" w:hAnsi="Symbol"/>
      </w:rPr>
    </w:lvl>
    <w:lvl w:ilvl="1" w:tplc="3200AFB4">
      <w:start w:val="1"/>
      <w:numFmt w:val="bullet"/>
      <w:lvlText w:val="o"/>
      <w:lvlJc w:val="left"/>
      <w:pPr>
        <w:ind w:left="1080" w:hanging="360"/>
      </w:pPr>
      <w:rPr>
        <w:rFonts w:hint="default" w:ascii="Courier New" w:hAnsi="Courier New"/>
      </w:rPr>
    </w:lvl>
    <w:lvl w:ilvl="2" w:tplc="1B24A00E">
      <w:start w:val="1"/>
      <w:numFmt w:val="bullet"/>
      <w:lvlText w:val=""/>
      <w:lvlJc w:val="left"/>
      <w:pPr>
        <w:ind w:left="1800" w:hanging="360"/>
      </w:pPr>
      <w:rPr>
        <w:rFonts w:hint="default" w:ascii="Wingdings" w:hAnsi="Wingdings"/>
      </w:rPr>
    </w:lvl>
    <w:lvl w:ilvl="3" w:tplc="DB1EC808">
      <w:start w:val="1"/>
      <w:numFmt w:val="bullet"/>
      <w:lvlText w:val=""/>
      <w:lvlJc w:val="left"/>
      <w:pPr>
        <w:ind w:left="2520" w:hanging="360"/>
      </w:pPr>
      <w:rPr>
        <w:rFonts w:hint="default" w:ascii="Symbol" w:hAnsi="Symbol"/>
      </w:rPr>
    </w:lvl>
    <w:lvl w:ilvl="4" w:tplc="8F0085C6">
      <w:start w:val="1"/>
      <w:numFmt w:val="bullet"/>
      <w:lvlText w:val="o"/>
      <w:lvlJc w:val="left"/>
      <w:pPr>
        <w:ind w:left="3240" w:hanging="360"/>
      </w:pPr>
      <w:rPr>
        <w:rFonts w:hint="default" w:ascii="Courier New" w:hAnsi="Courier New"/>
      </w:rPr>
    </w:lvl>
    <w:lvl w:ilvl="5" w:tplc="6506FBD2">
      <w:start w:val="1"/>
      <w:numFmt w:val="bullet"/>
      <w:lvlText w:val=""/>
      <w:lvlJc w:val="left"/>
      <w:pPr>
        <w:ind w:left="3960" w:hanging="360"/>
      </w:pPr>
      <w:rPr>
        <w:rFonts w:hint="default" w:ascii="Wingdings" w:hAnsi="Wingdings"/>
      </w:rPr>
    </w:lvl>
    <w:lvl w:ilvl="6" w:tplc="70D2B7EE">
      <w:start w:val="1"/>
      <w:numFmt w:val="bullet"/>
      <w:lvlText w:val=""/>
      <w:lvlJc w:val="left"/>
      <w:pPr>
        <w:ind w:left="4680" w:hanging="360"/>
      </w:pPr>
      <w:rPr>
        <w:rFonts w:hint="default" w:ascii="Symbol" w:hAnsi="Symbol"/>
      </w:rPr>
    </w:lvl>
    <w:lvl w:ilvl="7" w:tplc="AF46ADE4">
      <w:start w:val="1"/>
      <w:numFmt w:val="bullet"/>
      <w:lvlText w:val="o"/>
      <w:lvlJc w:val="left"/>
      <w:pPr>
        <w:ind w:left="5400" w:hanging="360"/>
      </w:pPr>
      <w:rPr>
        <w:rFonts w:hint="default" w:ascii="Courier New" w:hAnsi="Courier New"/>
      </w:rPr>
    </w:lvl>
    <w:lvl w:ilvl="8" w:tplc="901272B6">
      <w:start w:val="1"/>
      <w:numFmt w:val="bullet"/>
      <w:lvlText w:val=""/>
      <w:lvlJc w:val="left"/>
      <w:pPr>
        <w:ind w:left="6120" w:hanging="360"/>
      </w:pPr>
      <w:rPr>
        <w:rFonts w:hint="default" w:ascii="Wingdings" w:hAnsi="Wingdings"/>
      </w:rPr>
    </w:lvl>
  </w:abstractNum>
  <w:abstractNum w:abstractNumId="8" w15:restartNumberingAfterBreak="0">
    <w:nsid w:val="1A3053A7"/>
    <w:multiLevelType w:val="hybridMultilevel"/>
    <w:tmpl w:val="E222F6B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1BB10B03"/>
    <w:multiLevelType w:val="hybridMultilevel"/>
    <w:tmpl w:val="4B30C6C0"/>
    <w:lvl w:ilvl="0" w:tplc="DF18328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1EBD624A"/>
    <w:multiLevelType w:val="hybridMultilevel"/>
    <w:tmpl w:val="2750A484"/>
    <w:lvl w:ilvl="0" w:tplc="ED80EE34">
      <w:start w:val="1"/>
      <w:numFmt w:val="decimal"/>
      <w:pStyle w:val="4"/>
      <w:lvlText w:val="表5-%1"/>
      <w:lvlJc w:val="left"/>
      <w:pPr>
        <w:ind w:left="1757" w:hanging="480"/>
      </w:pPr>
    </w:lvl>
    <w:lvl w:ilvl="1" w:tplc="04090019" w:tentative="1">
      <w:start w:val="1"/>
      <w:numFmt w:val="ideographTraditional"/>
      <w:lvlText w:val="%2、"/>
      <w:lvlJc w:val="left"/>
      <w:pPr>
        <w:ind w:left="7483" w:hanging="480"/>
      </w:pPr>
    </w:lvl>
    <w:lvl w:ilvl="2" w:tplc="0409001B" w:tentative="1">
      <w:start w:val="1"/>
      <w:numFmt w:val="lowerRoman"/>
      <w:lvlText w:val="%3."/>
      <w:lvlJc w:val="right"/>
      <w:pPr>
        <w:ind w:left="7963" w:hanging="480"/>
      </w:pPr>
    </w:lvl>
    <w:lvl w:ilvl="3" w:tplc="0409000F" w:tentative="1">
      <w:start w:val="1"/>
      <w:numFmt w:val="decimal"/>
      <w:lvlText w:val="%4."/>
      <w:lvlJc w:val="left"/>
      <w:pPr>
        <w:ind w:left="8443" w:hanging="480"/>
      </w:pPr>
    </w:lvl>
    <w:lvl w:ilvl="4" w:tplc="04090019" w:tentative="1">
      <w:start w:val="1"/>
      <w:numFmt w:val="ideographTraditional"/>
      <w:lvlText w:val="%5、"/>
      <w:lvlJc w:val="left"/>
      <w:pPr>
        <w:ind w:left="8923" w:hanging="480"/>
      </w:pPr>
    </w:lvl>
    <w:lvl w:ilvl="5" w:tplc="0409001B" w:tentative="1">
      <w:start w:val="1"/>
      <w:numFmt w:val="lowerRoman"/>
      <w:lvlText w:val="%6."/>
      <w:lvlJc w:val="right"/>
      <w:pPr>
        <w:ind w:left="9403" w:hanging="480"/>
      </w:pPr>
    </w:lvl>
    <w:lvl w:ilvl="6" w:tplc="0409000F" w:tentative="1">
      <w:start w:val="1"/>
      <w:numFmt w:val="decimal"/>
      <w:lvlText w:val="%7."/>
      <w:lvlJc w:val="left"/>
      <w:pPr>
        <w:ind w:left="9883" w:hanging="480"/>
      </w:pPr>
    </w:lvl>
    <w:lvl w:ilvl="7" w:tplc="04090019" w:tentative="1">
      <w:start w:val="1"/>
      <w:numFmt w:val="ideographTraditional"/>
      <w:lvlText w:val="%8、"/>
      <w:lvlJc w:val="left"/>
      <w:pPr>
        <w:ind w:left="10363" w:hanging="480"/>
      </w:pPr>
    </w:lvl>
    <w:lvl w:ilvl="8" w:tplc="0409001B" w:tentative="1">
      <w:start w:val="1"/>
      <w:numFmt w:val="lowerRoman"/>
      <w:lvlText w:val="%9."/>
      <w:lvlJc w:val="right"/>
      <w:pPr>
        <w:ind w:left="10843" w:hanging="480"/>
      </w:pPr>
    </w:lvl>
  </w:abstractNum>
  <w:abstractNum w:abstractNumId="11" w15:restartNumberingAfterBreak="0">
    <w:nsid w:val="2018655A"/>
    <w:multiLevelType w:val="hybridMultilevel"/>
    <w:tmpl w:val="D550FE32"/>
    <w:lvl w:ilvl="0" w:tplc="C5669316">
      <w:start w:val="3"/>
      <w:numFmt w:val="bullet"/>
      <w:lvlText w:val="‧"/>
      <w:lvlJc w:val="left"/>
      <w:pPr>
        <w:ind w:left="1480" w:hanging="480"/>
      </w:pPr>
      <w:rPr>
        <w:rFonts w:hint="eastAsia" w:ascii="標楷體" w:hAnsi="標楷體" w:eastAsia="標楷體" w:cs="Times New Roman"/>
        <w:lang w:val="en-US"/>
      </w:rPr>
    </w:lvl>
    <w:lvl w:ilvl="1" w:tplc="04090003" w:tentative="1">
      <w:start w:val="1"/>
      <w:numFmt w:val="bullet"/>
      <w:lvlText w:val=""/>
      <w:lvlJc w:val="left"/>
      <w:pPr>
        <w:ind w:left="1960" w:hanging="480"/>
      </w:pPr>
      <w:rPr>
        <w:rFonts w:hint="default" w:ascii="Wingdings" w:hAnsi="Wingdings"/>
      </w:rPr>
    </w:lvl>
    <w:lvl w:ilvl="2" w:tplc="04090005" w:tentative="1">
      <w:start w:val="1"/>
      <w:numFmt w:val="bullet"/>
      <w:lvlText w:val=""/>
      <w:lvlJc w:val="left"/>
      <w:pPr>
        <w:ind w:left="2440" w:hanging="480"/>
      </w:pPr>
      <w:rPr>
        <w:rFonts w:hint="default" w:ascii="Wingdings" w:hAnsi="Wingdings"/>
      </w:rPr>
    </w:lvl>
    <w:lvl w:ilvl="3" w:tplc="04090001" w:tentative="1">
      <w:start w:val="1"/>
      <w:numFmt w:val="bullet"/>
      <w:lvlText w:val=""/>
      <w:lvlJc w:val="left"/>
      <w:pPr>
        <w:ind w:left="2920" w:hanging="480"/>
      </w:pPr>
      <w:rPr>
        <w:rFonts w:hint="default" w:ascii="Wingdings" w:hAnsi="Wingdings"/>
      </w:rPr>
    </w:lvl>
    <w:lvl w:ilvl="4" w:tplc="04090003" w:tentative="1">
      <w:start w:val="1"/>
      <w:numFmt w:val="bullet"/>
      <w:lvlText w:val=""/>
      <w:lvlJc w:val="left"/>
      <w:pPr>
        <w:ind w:left="3400" w:hanging="480"/>
      </w:pPr>
      <w:rPr>
        <w:rFonts w:hint="default" w:ascii="Wingdings" w:hAnsi="Wingdings"/>
      </w:rPr>
    </w:lvl>
    <w:lvl w:ilvl="5" w:tplc="04090005" w:tentative="1">
      <w:start w:val="1"/>
      <w:numFmt w:val="bullet"/>
      <w:lvlText w:val=""/>
      <w:lvlJc w:val="left"/>
      <w:pPr>
        <w:ind w:left="3880" w:hanging="480"/>
      </w:pPr>
      <w:rPr>
        <w:rFonts w:hint="default" w:ascii="Wingdings" w:hAnsi="Wingdings"/>
      </w:rPr>
    </w:lvl>
    <w:lvl w:ilvl="6" w:tplc="04090001" w:tentative="1">
      <w:start w:val="1"/>
      <w:numFmt w:val="bullet"/>
      <w:lvlText w:val=""/>
      <w:lvlJc w:val="left"/>
      <w:pPr>
        <w:ind w:left="4360" w:hanging="480"/>
      </w:pPr>
      <w:rPr>
        <w:rFonts w:hint="default" w:ascii="Wingdings" w:hAnsi="Wingdings"/>
      </w:rPr>
    </w:lvl>
    <w:lvl w:ilvl="7" w:tplc="04090003" w:tentative="1">
      <w:start w:val="1"/>
      <w:numFmt w:val="bullet"/>
      <w:lvlText w:val=""/>
      <w:lvlJc w:val="left"/>
      <w:pPr>
        <w:ind w:left="4840" w:hanging="480"/>
      </w:pPr>
      <w:rPr>
        <w:rFonts w:hint="default" w:ascii="Wingdings" w:hAnsi="Wingdings"/>
      </w:rPr>
    </w:lvl>
    <w:lvl w:ilvl="8" w:tplc="04090005" w:tentative="1">
      <w:start w:val="1"/>
      <w:numFmt w:val="bullet"/>
      <w:lvlText w:val=""/>
      <w:lvlJc w:val="left"/>
      <w:pPr>
        <w:ind w:left="5320" w:hanging="480"/>
      </w:pPr>
      <w:rPr>
        <w:rFonts w:hint="default" w:ascii="Wingdings" w:hAnsi="Wingdings"/>
      </w:rPr>
    </w:lvl>
  </w:abstractNum>
  <w:abstractNum w:abstractNumId="12" w15:restartNumberingAfterBreak="0">
    <w:nsid w:val="23B92113"/>
    <w:multiLevelType w:val="hybridMultilevel"/>
    <w:tmpl w:val="3F96BF70"/>
    <w:lvl w:ilvl="0" w:tplc="C5669316">
      <w:start w:val="3"/>
      <w:numFmt w:val="bullet"/>
      <w:lvlText w:val="‧"/>
      <w:lvlJc w:val="left"/>
      <w:pPr>
        <w:ind w:left="1471" w:hanging="480"/>
      </w:pPr>
      <w:rPr>
        <w:rFonts w:hint="eastAsia" w:ascii="標楷體" w:hAnsi="標楷體" w:eastAsia="標楷體" w:cs="Times New Roman"/>
        <w:lang w:val="en-US"/>
      </w:rPr>
    </w:lvl>
    <w:lvl w:ilvl="1" w:tplc="04090003" w:tentative="1">
      <w:start w:val="1"/>
      <w:numFmt w:val="bullet"/>
      <w:lvlText w:val=""/>
      <w:lvlJc w:val="left"/>
      <w:pPr>
        <w:ind w:left="1951" w:hanging="480"/>
      </w:pPr>
      <w:rPr>
        <w:rFonts w:hint="default" w:ascii="Wingdings" w:hAnsi="Wingdings"/>
      </w:rPr>
    </w:lvl>
    <w:lvl w:ilvl="2" w:tplc="04090005" w:tentative="1">
      <w:start w:val="1"/>
      <w:numFmt w:val="bullet"/>
      <w:lvlText w:val=""/>
      <w:lvlJc w:val="left"/>
      <w:pPr>
        <w:ind w:left="2431" w:hanging="480"/>
      </w:pPr>
      <w:rPr>
        <w:rFonts w:hint="default" w:ascii="Wingdings" w:hAnsi="Wingdings"/>
      </w:rPr>
    </w:lvl>
    <w:lvl w:ilvl="3" w:tplc="04090001" w:tentative="1">
      <w:start w:val="1"/>
      <w:numFmt w:val="bullet"/>
      <w:lvlText w:val=""/>
      <w:lvlJc w:val="left"/>
      <w:pPr>
        <w:ind w:left="2911" w:hanging="480"/>
      </w:pPr>
      <w:rPr>
        <w:rFonts w:hint="default" w:ascii="Wingdings" w:hAnsi="Wingdings"/>
      </w:rPr>
    </w:lvl>
    <w:lvl w:ilvl="4" w:tplc="04090003" w:tentative="1">
      <w:start w:val="1"/>
      <w:numFmt w:val="bullet"/>
      <w:lvlText w:val=""/>
      <w:lvlJc w:val="left"/>
      <w:pPr>
        <w:ind w:left="3391" w:hanging="480"/>
      </w:pPr>
      <w:rPr>
        <w:rFonts w:hint="default" w:ascii="Wingdings" w:hAnsi="Wingdings"/>
      </w:rPr>
    </w:lvl>
    <w:lvl w:ilvl="5" w:tplc="04090005" w:tentative="1">
      <w:start w:val="1"/>
      <w:numFmt w:val="bullet"/>
      <w:lvlText w:val=""/>
      <w:lvlJc w:val="left"/>
      <w:pPr>
        <w:ind w:left="3871" w:hanging="480"/>
      </w:pPr>
      <w:rPr>
        <w:rFonts w:hint="default" w:ascii="Wingdings" w:hAnsi="Wingdings"/>
      </w:rPr>
    </w:lvl>
    <w:lvl w:ilvl="6" w:tplc="04090001" w:tentative="1">
      <w:start w:val="1"/>
      <w:numFmt w:val="bullet"/>
      <w:lvlText w:val=""/>
      <w:lvlJc w:val="left"/>
      <w:pPr>
        <w:ind w:left="4351" w:hanging="480"/>
      </w:pPr>
      <w:rPr>
        <w:rFonts w:hint="default" w:ascii="Wingdings" w:hAnsi="Wingdings"/>
      </w:rPr>
    </w:lvl>
    <w:lvl w:ilvl="7" w:tplc="04090003" w:tentative="1">
      <w:start w:val="1"/>
      <w:numFmt w:val="bullet"/>
      <w:lvlText w:val=""/>
      <w:lvlJc w:val="left"/>
      <w:pPr>
        <w:ind w:left="4831" w:hanging="480"/>
      </w:pPr>
      <w:rPr>
        <w:rFonts w:hint="default" w:ascii="Wingdings" w:hAnsi="Wingdings"/>
      </w:rPr>
    </w:lvl>
    <w:lvl w:ilvl="8" w:tplc="04090005" w:tentative="1">
      <w:start w:val="1"/>
      <w:numFmt w:val="bullet"/>
      <w:lvlText w:val=""/>
      <w:lvlJc w:val="left"/>
      <w:pPr>
        <w:ind w:left="5311" w:hanging="480"/>
      </w:pPr>
      <w:rPr>
        <w:rFonts w:hint="default" w:ascii="Wingdings" w:hAnsi="Wingdings"/>
      </w:rPr>
    </w:lvl>
  </w:abstractNum>
  <w:abstractNum w:abstractNumId="13" w15:restartNumberingAfterBreak="0">
    <w:nsid w:val="27FD5FB2"/>
    <w:multiLevelType w:val="hybridMultilevel"/>
    <w:tmpl w:val="14901E98"/>
    <w:lvl w:ilvl="0" w:tplc="3184135C">
      <w:start w:val="1"/>
      <w:numFmt w:val="decimal"/>
      <w:lvlText w:val="(%1)"/>
      <w:lvlJc w:val="left"/>
      <w:pPr>
        <w:ind w:left="934" w:hanging="360"/>
      </w:pPr>
      <w:rPr>
        <w:rFonts w:hint="default"/>
        <w:color w:val="auto"/>
      </w:rPr>
    </w:lvl>
    <w:lvl w:ilvl="1" w:tplc="04090019" w:tentative="1">
      <w:start w:val="1"/>
      <w:numFmt w:val="ideographTraditional"/>
      <w:lvlText w:val="%2、"/>
      <w:lvlJc w:val="left"/>
      <w:pPr>
        <w:ind w:left="1534" w:hanging="480"/>
      </w:pPr>
    </w:lvl>
    <w:lvl w:ilvl="2" w:tplc="0409001B" w:tentative="1">
      <w:start w:val="1"/>
      <w:numFmt w:val="lowerRoman"/>
      <w:lvlText w:val="%3."/>
      <w:lvlJc w:val="right"/>
      <w:pPr>
        <w:ind w:left="2014" w:hanging="480"/>
      </w:pPr>
    </w:lvl>
    <w:lvl w:ilvl="3" w:tplc="0409000F" w:tentative="1">
      <w:start w:val="1"/>
      <w:numFmt w:val="decimal"/>
      <w:lvlText w:val="%4."/>
      <w:lvlJc w:val="left"/>
      <w:pPr>
        <w:ind w:left="2494" w:hanging="480"/>
      </w:pPr>
    </w:lvl>
    <w:lvl w:ilvl="4" w:tplc="04090019" w:tentative="1">
      <w:start w:val="1"/>
      <w:numFmt w:val="ideographTraditional"/>
      <w:lvlText w:val="%5、"/>
      <w:lvlJc w:val="left"/>
      <w:pPr>
        <w:ind w:left="2974" w:hanging="480"/>
      </w:pPr>
    </w:lvl>
    <w:lvl w:ilvl="5" w:tplc="0409001B" w:tentative="1">
      <w:start w:val="1"/>
      <w:numFmt w:val="lowerRoman"/>
      <w:lvlText w:val="%6."/>
      <w:lvlJc w:val="right"/>
      <w:pPr>
        <w:ind w:left="3454" w:hanging="480"/>
      </w:pPr>
    </w:lvl>
    <w:lvl w:ilvl="6" w:tplc="0409000F" w:tentative="1">
      <w:start w:val="1"/>
      <w:numFmt w:val="decimal"/>
      <w:lvlText w:val="%7."/>
      <w:lvlJc w:val="left"/>
      <w:pPr>
        <w:ind w:left="3934" w:hanging="480"/>
      </w:pPr>
    </w:lvl>
    <w:lvl w:ilvl="7" w:tplc="04090019" w:tentative="1">
      <w:start w:val="1"/>
      <w:numFmt w:val="ideographTraditional"/>
      <w:lvlText w:val="%8、"/>
      <w:lvlJc w:val="left"/>
      <w:pPr>
        <w:ind w:left="4414" w:hanging="480"/>
      </w:pPr>
    </w:lvl>
    <w:lvl w:ilvl="8" w:tplc="0409001B" w:tentative="1">
      <w:start w:val="1"/>
      <w:numFmt w:val="lowerRoman"/>
      <w:lvlText w:val="%9."/>
      <w:lvlJc w:val="right"/>
      <w:pPr>
        <w:ind w:left="4894" w:hanging="480"/>
      </w:pPr>
    </w:lvl>
  </w:abstractNum>
  <w:abstractNum w:abstractNumId="14" w15:restartNumberingAfterBreak="0">
    <w:nsid w:val="2ADC63F2"/>
    <w:multiLevelType w:val="hybridMultilevel"/>
    <w:tmpl w:val="9924853E"/>
    <w:lvl w:ilvl="0" w:tplc="C5669316">
      <w:start w:val="3"/>
      <w:numFmt w:val="bullet"/>
      <w:lvlText w:val="‧"/>
      <w:lvlJc w:val="left"/>
      <w:pPr>
        <w:ind w:left="480" w:hanging="480"/>
      </w:pPr>
      <w:rPr>
        <w:rFonts w:hint="eastAsia" w:ascii="標楷體" w:hAnsi="標楷體" w:eastAsia="標楷體" w:cs="Times New Roman"/>
        <w:lang w:val="en-US"/>
      </w:rPr>
    </w:lvl>
    <w:lvl w:ilvl="1" w:tplc="04090003" w:tentative="1">
      <w:start w:val="1"/>
      <w:numFmt w:val="bullet"/>
      <w:lvlText w:val=""/>
      <w:lvlJc w:val="left"/>
      <w:pPr>
        <w:ind w:left="960" w:hanging="480"/>
      </w:pPr>
      <w:rPr>
        <w:rFonts w:hint="default" w:ascii="Wingdings" w:hAnsi="Wingdings"/>
      </w:rPr>
    </w:lvl>
    <w:lvl w:ilvl="2" w:tplc="04090005" w:tentative="1">
      <w:start w:val="1"/>
      <w:numFmt w:val="bullet"/>
      <w:lvlText w:val=""/>
      <w:lvlJc w:val="left"/>
      <w:pPr>
        <w:ind w:left="1440" w:hanging="480"/>
      </w:pPr>
      <w:rPr>
        <w:rFonts w:hint="default" w:ascii="Wingdings" w:hAnsi="Wingdings"/>
      </w:rPr>
    </w:lvl>
    <w:lvl w:ilvl="3" w:tplc="04090001" w:tentative="1">
      <w:start w:val="1"/>
      <w:numFmt w:val="bullet"/>
      <w:lvlText w:val=""/>
      <w:lvlJc w:val="left"/>
      <w:pPr>
        <w:ind w:left="1920" w:hanging="480"/>
      </w:pPr>
      <w:rPr>
        <w:rFonts w:hint="default" w:ascii="Wingdings" w:hAnsi="Wingdings"/>
      </w:rPr>
    </w:lvl>
    <w:lvl w:ilvl="4" w:tplc="04090003" w:tentative="1">
      <w:start w:val="1"/>
      <w:numFmt w:val="bullet"/>
      <w:lvlText w:val=""/>
      <w:lvlJc w:val="left"/>
      <w:pPr>
        <w:ind w:left="2400" w:hanging="480"/>
      </w:pPr>
      <w:rPr>
        <w:rFonts w:hint="default" w:ascii="Wingdings" w:hAnsi="Wingdings"/>
      </w:rPr>
    </w:lvl>
    <w:lvl w:ilvl="5" w:tplc="04090005" w:tentative="1">
      <w:start w:val="1"/>
      <w:numFmt w:val="bullet"/>
      <w:lvlText w:val=""/>
      <w:lvlJc w:val="left"/>
      <w:pPr>
        <w:ind w:left="2880" w:hanging="480"/>
      </w:pPr>
      <w:rPr>
        <w:rFonts w:hint="default" w:ascii="Wingdings" w:hAnsi="Wingdings"/>
      </w:rPr>
    </w:lvl>
    <w:lvl w:ilvl="6" w:tplc="04090001" w:tentative="1">
      <w:start w:val="1"/>
      <w:numFmt w:val="bullet"/>
      <w:lvlText w:val=""/>
      <w:lvlJc w:val="left"/>
      <w:pPr>
        <w:ind w:left="3360" w:hanging="480"/>
      </w:pPr>
      <w:rPr>
        <w:rFonts w:hint="default" w:ascii="Wingdings" w:hAnsi="Wingdings"/>
      </w:rPr>
    </w:lvl>
    <w:lvl w:ilvl="7" w:tplc="04090003" w:tentative="1">
      <w:start w:val="1"/>
      <w:numFmt w:val="bullet"/>
      <w:lvlText w:val=""/>
      <w:lvlJc w:val="left"/>
      <w:pPr>
        <w:ind w:left="3840" w:hanging="480"/>
      </w:pPr>
      <w:rPr>
        <w:rFonts w:hint="default" w:ascii="Wingdings" w:hAnsi="Wingdings"/>
      </w:rPr>
    </w:lvl>
    <w:lvl w:ilvl="8" w:tplc="04090005" w:tentative="1">
      <w:start w:val="1"/>
      <w:numFmt w:val="bullet"/>
      <w:lvlText w:val=""/>
      <w:lvlJc w:val="left"/>
      <w:pPr>
        <w:ind w:left="4320" w:hanging="480"/>
      </w:pPr>
      <w:rPr>
        <w:rFonts w:hint="default" w:ascii="Wingdings" w:hAnsi="Wingdings"/>
      </w:rPr>
    </w:lvl>
  </w:abstractNum>
  <w:abstractNum w:abstractNumId="15" w15:restartNumberingAfterBreak="0">
    <w:nsid w:val="2B633BAD"/>
    <w:multiLevelType w:val="hybridMultilevel"/>
    <w:tmpl w:val="E734663C"/>
    <w:lvl w:ilvl="0" w:tplc="410A6C6C">
      <w:start w:val="1"/>
      <w:numFmt w:val="decimal"/>
      <w:lvlText w:val="(%1)"/>
      <w:lvlJc w:val="left"/>
      <w:pPr>
        <w:ind w:left="934" w:hanging="360"/>
      </w:pPr>
      <w:rPr>
        <w:rFonts w:hint="default"/>
      </w:rPr>
    </w:lvl>
    <w:lvl w:ilvl="1" w:tplc="04090019" w:tentative="1">
      <w:start w:val="1"/>
      <w:numFmt w:val="ideographTraditional"/>
      <w:lvlText w:val="%2、"/>
      <w:lvlJc w:val="left"/>
      <w:pPr>
        <w:ind w:left="1534" w:hanging="480"/>
      </w:pPr>
    </w:lvl>
    <w:lvl w:ilvl="2" w:tplc="0409001B" w:tentative="1">
      <w:start w:val="1"/>
      <w:numFmt w:val="lowerRoman"/>
      <w:lvlText w:val="%3."/>
      <w:lvlJc w:val="right"/>
      <w:pPr>
        <w:ind w:left="2014" w:hanging="480"/>
      </w:pPr>
    </w:lvl>
    <w:lvl w:ilvl="3" w:tplc="0409000F" w:tentative="1">
      <w:start w:val="1"/>
      <w:numFmt w:val="decimal"/>
      <w:lvlText w:val="%4."/>
      <w:lvlJc w:val="left"/>
      <w:pPr>
        <w:ind w:left="2494" w:hanging="480"/>
      </w:pPr>
    </w:lvl>
    <w:lvl w:ilvl="4" w:tplc="04090019" w:tentative="1">
      <w:start w:val="1"/>
      <w:numFmt w:val="ideographTraditional"/>
      <w:lvlText w:val="%5、"/>
      <w:lvlJc w:val="left"/>
      <w:pPr>
        <w:ind w:left="2974" w:hanging="480"/>
      </w:pPr>
    </w:lvl>
    <w:lvl w:ilvl="5" w:tplc="0409001B" w:tentative="1">
      <w:start w:val="1"/>
      <w:numFmt w:val="lowerRoman"/>
      <w:lvlText w:val="%6."/>
      <w:lvlJc w:val="right"/>
      <w:pPr>
        <w:ind w:left="3454" w:hanging="480"/>
      </w:pPr>
    </w:lvl>
    <w:lvl w:ilvl="6" w:tplc="0409000F" w:tentative="1">
      <w:start w:val="1"/>
      <w:numFmt w:val="decimal"/>
      <w:lvlText w:val="%7."/>
      <w:lvlJc w:val="left"/>
      <w:pPr>
        <w:ind w:left="3934" w:hanging="480"/>
      </w:pPr>
    </w:lvl>
    <w:lvl w:ilvl="7" w:tplc="04090019" w:tentative="1">
      <w:start w:val="1"/>
      <w:numFmt w:val="ideographTraditional"/>
      <w:lvlText w:val="%8、"/>
      <w:lvlJc w:val="left"/>
      <w:pPr>
        <w:ind w:left="4414" w:hanging="480"/>
      </w:pPr>
    </w:lvl>
    <w:lvl w:ilvl="8" w:tplc="0409001B" w:tentative="1">
      <w:start w:val="1"/>
      <w:numFmt w:val="lowerRoman"/>
      <w:lvlText w:val="%9."/>
      <w:lvlJc w:val="right"/>
      <w:pPr>
        <w:ind w:left="4894" w:hanging="480"/>
      </w:pPr>
    </w:lvl>
  </w:abstractNum>
  <w:abstractNum w:abstractNumId="16" w15:restartNumberingAfterBreak="0">
    <w:nsid w:val="2C19734F"/>
    <w:multiLevelType w:val="hybridMultilevel"/>
    <w:tmpl w:val="D7E8902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2E240935"/>
    <w:multiLevelType w:val="hybridMultilevel"/>
    <w:tmpl w:val="FFFFFFFF"/>
    <w:lvl w:ilvl="0" w:tplc="0126649A">
      <w:start w:val="1"/>
      <w:numFmt w:val="bullet"/>
      <w:lvlText w:val=""/>
      <w:lvlJc w:val="left"/>
      <w:pPr>
        <w:ind w:left="360" w:hanging="360"/>
      </w:pPr>
      <w:rPr>
        <w:rFonts w:hint="default" w:ascii="Symbol" w:hAnsi="Symbol"/>
      </w:rPr>
    </w:lvl>
    <w:lvl w:ilvl="1" w:tplc="CFD471A0">
      <w:start w:val="1"/>
      <w:numFmt w:val="bullet"/>
      <w:lvlText w:val="o"/>
      <w:lvlJc w:val="left"/>
      <w:pPr>
        <w:ind w:left="1080" w:hanging="360"/>
      </w:pPr>
      <w:rPr>
        <w:rFonts w:hint="default" w:ascii="Courier New" w:hAnsi="Courier New"/>
      </w:rPr>
    </w:lvl>
    <w:lvl w:ilvl="2" w:tplc="616E51AE">
      <w:start w:val="1"/>
      <w:numFmt w:val="bullet"/>
      <w:lvlText w:val=""/>
      <w:lvlJc w:val="left"/>
      <w:pPr>
        <w:ind w:left="1800" w:hanging="360"/>
      </w:pPr>
      <w:rPr>
        <w:rFonts w:hint="default" w:ascii="Wingdings" w:hAnsi="Wingdings"/>
      </w:rPr>
    </w:lvl>
    <w:lvl w:ilvl="3" w:tplc="F062A122">
      <w:start w:val="1"/>
      <w:numFmt w:val="bullet"/>
      <w:lvlText w:val=""/>
      <w:lvlJc w:val="left"/>
      <w:pPr>
        <w:ind w:left="2520" w:hanging="360"/>
      </w:pPr>
      <w:rPr>
        <w:rFonts w:hint="default" w:ascii="Symbol" w:hAnsi="Symbol"/>
      </w:rPr>
    </w:lvl>
    <w:lvl w:ilvl="4" w:tplc="40AEBA3A">
      <w:start w:val="1"/>
      <w:numFmt w:val="bullet"/>
      <w:lvlText w:val="o"/>
      <w:lvlJc w:val="left"/>
      <w:pPr>
        <w:ind w:left="3240" w:hanging="360"/>
      </w:pPr>
      <w:rPr>
        <w:rFonts w:hint="default" w:ascii="Courier New" w:hAnsi="Courier New"/>
      </w:rPr>
    </w:lvl>
    <w:lvl w:ilvl="5" w:tplc="C242EB4C">
      <w:start w:val="1"/>
      <w:numFmt w:val="bullet"/>
      <w:lvlText w:val=""/>
      <w:lvlJc w:val="left"/>
      <w:pPr>
        <w:ind w:left="3960" w:hanging="360"/>
      </w:pPr>
      <w:rPr>
        <w:rFonts w:hint="default" w:ascii="Wingdings" w:hAnsi="Wingdings"/>
      </w:rPr>
    </w:lvl>
    <w:lvl w:ilvl="6" w:tplc="7C3EDAA8">
      <w:start w:val="1"/>
      <w:numFmt w:val="bullet"/>
      <w:lvlText w:val=""/>
      <w:lvlJc w:val="left"/>
      <w:pPr>
        <w:ind w:left="4680" w:hanging="360"/>
      </w:pPr>
      <w:rPr>
        <w:rFonts w:hint="default" w:ascii="Symbol" w:hAnsi="Symbol"/>
      </w:rPr>
    </w:lvl>
    <w:lvl w:ilvl="7" w:tplc="0840F156">
      <w:start w:val="1"/>
      <w:numFmt w:val="bullet"/>
      <w:lvlText w:val="o"/>
      <w:lvlJc w:val="left"/>
      <w:pPr>
        <w:ind w:left="5400" w:hanging="360"/>
      </w:pPr>
      <w:rPr>
        <w:rFonts w:hint="default" w:ascii="Courier New" w:hAnsi="Courier New"/>
      </w:rPr>
    </w:lvl>
    <w:lvl w:ilvl="8" w:tplc="0DC22F2E">
      <w:start w:val="1"/>
      <w:numFmt w:val="bullet"/>
      <w:lvlText w:val=""/>
      <w:lvlJc w:val="left"/>
      <w:pPr>
        <w:ind w:left="6120" w:hanging="360"/>
      </w:pPr>
      <w:rPr>
        <w:rFonts w:hint="default" w:ascii="Wingdings" w:hAnsi="Wingdings"/>
      </w:rPr>
    </w:lvl>
  </w:abstractNum>
  <w:abstractNum w:abstractNumId="18" w15:restartNumberingAfterBreak="0">
    <w:nsid w:val="2E791020"/>
    <w:multiLevelType w:val="hybridMultilevel"/>
    <w:tmpl w:val="E734663C"/>
    <w:lvl w:ilvl="0" w:tplc="410A6C6C">
      <w:start w:val="1"/>
      <w:numFmt w:val="decimal"/>
      <w:lvlText w:val="(%1)"/>
      <w:lvlJc w:val="left"/>
      <w:pPr>
        <w:ind w:left="934" w:hanging="360"/>
      </w:pPr>
      <w:rPr>
        <w:rFonts w:hint="default"/>
      </w:rPr>
    </w:lvl>
    <w:lvl w:ilvl="1" w:tplc="04090019" w:tentative="1">
      <w:start w:val="1"/>
      <w:numFmt w:val="ideographTraditional"/>
      <w:lvlText w:val="%2、"/>
      <w:lvlJc w:val="left"/>
      <w:pPr>
        <w:ind w:left="1534" w:hanging="480"/>
      </w:pPr>
    </w:lvl>
    <w:lvl w:ilvl="2" w:tplc="0409001B" w:tentative="1">
      <w:start w:val="1"/>
      <w:numFmt w:val="lowerRoman"/>
      <w:lvlText w:val="%3."/>
      <w:lvlJc w:val="right"/>
      <w:pPr>
        <w:ind w:left="2014" w:hanging="480"/>
      </w:pPr>
    </w:lvl>
    <w:lvl w:ilvl="3" w:tplc="0409000F" w:tentative="1">
      <w:start w:val="1"/>
      <w:numFmt w:val="decimal"/>
      <w:lvlText w:val="%4."/>
      <w:lvlJc w:val="left"/>
      <w:pPr>
        <w:ind w:left="2494" w:hanging="480"/>
      </w:pPr>
    </w:lvl>
    <w:lvl w:ilvl="4" w:tplc="04090019" w:tentative="1">
      <w:start w:val="1"/>
      <w:numFmt w:val="ideographTraditional"/>
      <w:lvlText w:val="%5、"/>
      <w:lvlJc w:val="left"/>
      <w:pPr>
        <w:ind w:left="2974" w:hanging="480"/>
      </w:pPr>
    </w:lvl>
    <w:lvl w:ilvl="5" w:tplc="0409001B" w:tentative="1">
      <w:start w:val="1"/>
      <w:numFmt w:val="lowerRoman"/>
      <w:lvlText w:val="%6."/>
      <w:lvlJc w:val="right"/>
      <w:pPr>
        <w:ind w:left="3454" w:hanging="480"/>
      </w:pPr>
    </w:lvl>
    <w:lvl w:ilvl="6" w:tplc="0409000F" w:tentative="1">
      <w:start w:val="1"/>
      <w:numFmt w:val="decimal"/>
      <w:lvlText w:val="%7."/>
      <w:lvlJc w:val="left"/>
      <w:pPr>
        <w:ind w:left="3934" w:hanging="480"/>
      </w:pPr>
    </w:lvl>
    <w:lvl w:ilvl="7" w:tplc="04090019" w:tentative="1">
      <w:start w:val="1"/>
      <w:numFmt w:val="ideographTraditional"/>
      <w:lvlText w:val="%8、"/>
      <w:lvlJc w:val="left"/>
      <w:pPr>
        <w:ind w:left="4414" w:hanging="480"/>
      </w:pPr>
    </w:lvl>
    <w:lvl w:ilvl="8" w:tplc="0409001B" w:tentative="1">
      <w:start w:val="1"/>
      <w:numFmt w:val="lowerRoman"/>
      <w:lvlText w:val="%9."/>
      <w:lvlJc w:val="right"/>
      <w:pPr>
        <w:ind w:left="4894" w:hanging="480"/>
      </w:pPr>
    </w:lvl>
  </w:abstractNum>
  <w:abstractNum w:abstractNumId="19" w15:restartNumberingAfterBreak="0">
    <w:nsid w:val="2E897406"/>
    <w:multiLevelType w:val="hybridMultilevel"/>
    <w:tmpl w:val="B06217F6"/>
    <w:lvl w:ilvl="0" w:tplc="00201386">
      <w:start w:val="1"/>
      <w:numFmt w:val="bullet"/>
      <w:lvlText w:val=""/>
      <w:lvlJc w:val="left"/>
      <w:pPr>
        <w:tabs>
          <w:tab w:val="num" w:pos="3184"/>
        </w:tabs>
        <w:ind w:left="3184" w:hanging="480"/>
      </w:pPr>
      <w:rPr>
        <w:rFonts w:hint="default" w:ascii="Wingdings" w:hAnsi="Wingdings"/>
        <w:color w:val="000080"/>
        <w:sz w:val="20"/>
        <w:szCs w:val="20"/>
      </w:rPr>
    </w:lvl>
    <w:lvl w:ilvl="1" w:tplc="04090003" w:tentative="1">
      <w:start w:val="1"/>
      <w:numFmt w:val="bullet"/>
      <w:lvlText w:val=""/>
      <w:lvlJc w:val="left"/>
      <w:pPr>
        <w:tabs>
          <w:tab w:val="num" w:pos="960"/>
        </w:tabs>
        <w:ind w:left="960" w:hanging="480"/>
      </w:pPr>
      <w:rPr>
        <w:rFonts w:hint="default" w:ascii="Wingdings" w:hAnsi="Wingdings"/>
      </w:rPr>
    </w:lvl>
    <w:lvl w:ilvl="2" w:tplc="04090005" w:tentative="1">
      <w:start w:val="1"/>
      <w:numFmt w:val="bullet"/>
      <w:lvlText w:val=""/>
      <w:lvlJc w:val="left"/>
      <w:pPr>
        <w:tabs>
          <w:tab w:val="num" w:pos="1440"/>
        </w:tabs>
        <w:ind w:left="1440" w:hanging="480"/>
      </w:pPr>
      <w:rPr>
        <w:rFonts w:hint="default" w:ascii="Wingdings" w:hAnsi="Wingdings"/>
      </w:rPr>
    </w:lvl>
    <w:lvl w:ilvl="3" w:tplc="04090001" w:tentative="1">
      <w:start w:val="1"/>
      <w:numFmt w:val="bullet"/>
      <w:lvlText w:val=""/>
      <w:lvlJc w:val="left"/>
      <w:pPr>
        <w:tabs>
          <w:tab w:val="num" w:pos="1920"/>
        </w:tabs>
        <w:ind w:left="1920" w:hanging="480"/>
      </w:pPr>
      <w:rPr>
        <w:rFonts w:hint="default" w:ascii="Wingdings" w:hAnsi="Wingdings"/>
      </w:rPr>
    </w:lvl>
    <w:lvl w:ilvl="4" w:tplc="04090003" w:tentative="1">
      <w:start w:val="1"/>
      <w:numFmt w:val="bullet"/>
      <w:lvlText w:val=""/>
      <w:lvlJc w:val="left"/>
      <w:pPr>
        <w:tabs>
          <w:tab w:val="num" w:pos="2400"/>
        </w:tabs>
        <w:ind w:left="2400" w:hanging="480"/>
      </w:pPr>
      <w:rPr>
        <w:rFonts w:hint="default" w:ascii="Wingdings" w:hAnsi="Wingdings"/>
      </w:rPr>
    </w:lvl>
    <w:lvl w:ilvl="5" w:tplc="04090005" w:tentative="1">
      <w:start w:val="1"/>
      <w:numFmt w:val="bullet"/>
      <w:lvlText w:val=""/>
      <w:lvlJc w:val="left"/>
      <w:pPr>
        <w:tabs>
          <w:tab w:val="num" w:pos="2880"/>
        </w:tabs>
        <w:ind w:left="2880" w:hanging="480"/>
      </w:pPr>
      <w:rPr>
        <w:rFonts w:hint="default" w:ascii="Wingdings" w:hAnsi="Wingdings"/>
      </w:rPr>
    </w:lvl>
    <w:lvl w:ilvl="6" w:tplc="04090001" w:tentative="1">
      <w:start w:val="1"/>
      <w:numFmt w:val="bullet"/>
      <w:lvlText w:val=""/>
      <w:lvlJc w:val="left"/>
      <w:pPr>
        <w:tabs>
          <w:tab w:val="num" w:pos="3360"/>
        </w:tabs>
        <w:ind w:left="3360" w:hanging="480"/>
      </w:pPr>
      <w:rPr>
        <w:rFonts w:hint="default" w:ascii="Wingdings" w:hAnsi="Wingdings"/>
      </w:rPr>
    </w:lvl>
    <w:lvl w:ilvl="7" w:tplc="04090003" w:tentative="1">
      <w:start w:val="1"/>
      <w:numFmt w:val="bullet"/>
      <w:lvlText w:val=""/>
      <w:lvlJc w:val="left"/>
      <w:pPr>
        <w:tabs>
          <w:tab w:val="num" w:pos="3840"/>
        </w:tabs>
        <w:ind w:left="3840" w:hanging="480"/>
      </w:pPr>
      <w:rPr>
        <w:rFonts w:hint="default" w:ascii="Wingdings" w:hAnsi="Wingdings"/>
      </w:rPr>
    </w:lvl>
    <w:lvl w:ilvl="8" w:tplc="04090005" w:tentative="1">
      <w:start w:val="1"/>
      <w:numFmt w:val="bullet"/>
      <w:lvlText w:val=""/>
      <w:lvlJc w:val="left"/>
      <w:pPr>
        <w:tabs>
          <w:tab w:val="num" w:pos="4320"/>
        </w:tabs>
        <w:ind w:left="4320" w:hanging="480"/>
      </w:pPr>
      <w:rPr>
        <w:rFonts w:hint="default" w:ascii="Wingdings" w:hAnsi="Wingdings"/>
      </w:rPr>
    </w:lvl>
  </w:abstractNum>
  <w:abstractNum w:abstractNumId="20" w15:restartNumberingAfterBreak="0">
    <w:nsid w:val="317F0283"/>
    <w:multiLevelType w:val="hybridMultilevel"/>
    <w:tmpl w:val="3A22A01C"/>
    <w:lvl w:ilvl="0" w:tplc="C5669316">
      <w:start w:val="3"/>
      <w:numFmt w:val="bullet"/>
      <w:lvlText w:val="‧"/>
      <w:lvlJc w:val="left"/>
      <w:pPr>
        <w:ind w:left="480" w:hanging="480"/>
      </w:pPr>
      <w:rPr>
        <w:rFonts w:hint="eastAsia" w:ascii="標楷體" w:hAnsi="標楷體" w:eastAsia="標楷體" w:cs="Times New Roman"/>
        <w:lang w:val="en-US"/>
      </w:rPr>
    </w:lvl>
    <w:lvl w:ilvl="1" w:tplc="04090003" w:tentative="1">
      <w:start w:val="1"/>
      <w:numFmt w:val="bullet"/>
      <w:lvlText w:val=""/>
      <w:lvlJc w:val="left"/>
      <w:pPr>
        <w:ind w:left="960" w:hanging="480"/>
      </w:pPr>
      <w:rPr>
        <w:rFonts w:hint="default" w:ascii="Wingdings" w:hAnsi="Wingdings"/>
      </w:rPr>
    </w:lvl>
    <w:lvl w:ilvl="2" w:tplc="04090005" w:tentative="1">
      <w:start w:val="1"/>
      <w:numFmt w:val="bullet"/>
      <w:lvlText w:val=""/>
      <w:lvlJc w:val="left"/>
      <w:pPr>
        <w:ind w:left="1440" w:hanging="480"/>
      </w:pPr>
      <w:rPr>
        <w:rFonts w:hint="default" w:ascii="Wingdings" w:hAnsi="Wingdings"/>
      </w:rPr>
    </w:lvl>
    <w:lvl w:ilvl="3" w:tplc="04090001" w:tentative="1">
      <w:start w:val="1"/>
      <w:numFmt w:val="bullet"/>
      <w:lvlText w:val=""/>
      <w:lvlJc w:val="left"/>
      <w:pPr>
        <w:ind w:left="1920" w:hanging="480"/>
      </w:pPr>
      <w:rPr>
        <w:rFonts w:hint="default" w:ascii="Wingdings" w:hAnsi="Wingdings"/>
      </w:rPr>
    </w:lvl>
    <w:lvl w:ilvl="4" w:tplc="04090003" w:tentative="1">
      <w:start w:val="1"/>
      <w:numFmt w:val="bullet"/>
      <w:lvlText w:val=""/>
      <w:lvlJc w:val="left"/>
      <w:pPr>
        <w:ind w:left="2400" w:hanging="480"/>
      </w:pPr>
      <w:rPr>
        <w:rFonts w:hint="default" w:ascii="Wingdings" w:hAnsi="Wingdings"/>
      </w:rPr>
    </w:lvl>
    <w:lvl w:ilvl="5" w:tplc="04090005" w:tentative="1">
      <w:start w:val="1"/>
      <w:numFmt w:val="bullet"/>
      <w:lvlText w:val=""/>
      <w:lvlJc w:val="left"/>
      <w:pPr>
        <w:ind w:left="2880" w:hanging="480"/>
      </w:pPr>
      <w:rPr>
        <w:rFonts w:hint="default" w:ascii="Wingdings" w:hAnsi="Wingdings"/>
      </w:rPr>
    </w:lvl>
    <w:lvl w:ilvl="6" w:tplc="04090001" w:tentative="1">
      <w:start w:val="1"/>
      <w:numFmt w:val="bullet"/>
      <w:lvlText w:val=""/>
      <w:lvlJc w:val="left"/>
      <w:pPr>
        <w:ind w:left="3360" w:hanging="480"/>
      </w:pPr>
      <w:rPr>
        <w:rFonts w:hint="default" w:ascii="Wingdings" w:hAnsi="Wingdings"/>
      </w:rPr>
    </w:lvl>
    <w:lvl w:ilvl="7" w:tplc="04090003" w:tentative="1">
      <w:start w:val="1"/>
      <w:numFmt w:val="bullet"/>
      <w:lvlText w:val=""/>
      <w:lvlJc w:val="left"/>
      <w:pPr>
        <w:ind w:left="3840" w:hanging="480"/>
      </w:pPr>
      <w:rPr>
        <w:rFonts w:hint="default" w:ascii="Wingdings" w:hAnsi="Wingdings"/>
      </w:rPr>
    </w:lvl>
    <w:lvl w:ilvl="8" w:tplc="04090005" w:tentative="1">
      <w:start w:val="1"/>
      <w:numFmt w:val="bullet"/>
      <w:lvlText w:val=""/>
      <w:lvlJc w:val="left"/>
      <w:pPr>
        <w:ind w:left="4320" w:hanging="480"/>
      </w:pPr>
      <w:rPr>
        <w:rFonts w:hint="default" w:ascii="Wingdings" w:hAnsi="Wingdings"/>
      </w:rPr>
    </w:lvl>
  </w:abstractNum>
  <w:abstractNum w:abstractNumId="21" w15:restartNumberingAfterBreak="0">
    <w:nsid w:val="33307F08"/>
    <w:multiLevelType w:val="hybridMultilevel"/>
    <w:tmpl w:val="73469FB2"/>
    <w:lvl w:ilvl="0" w:tplc="AA16C2CA">
      <w:start w:val="1"/>
      <w:numFmt w:val="bullet"/>
      <w:lvlText w:val=""/>
      <w:lvlPicBulletId w:val="0"/>
      <w:lvlJc w:val="left"/>
      <w:pPr>
        <w:tabs>
          <w:tab w:val="num" w:pos="1373"/>
        </w:tabs>
        <w:ind w:left="1373" w:hanging="480"/>
      </w:pPr>
      <w:rPr>
        <w:rFonts w:hint="default" w:ascii="Symbol" w:hAnsi="Symbol"/>
        <w:color w:val="auto"/>
      </w:rPr>
    </w:lvl>
    <w:lvl w:ilvl="1" w:tplc="6A7CAAA4">
      <w:start w:val="1"/>
      <w:numFmt w:val="bullet"/>
      <w:lvlText w:val=""/>
      <w:lvlPicBulletId w:val="1"/>
      <w:lvlJc w:val="left"/>
      <w:pPr>
        <w:tabs>
          <w:tab w:val="num" w:pos="1853"/>
        </w:tabs>
        <w:ind w:left="1853" w:hanging="480"/>
      </w:pPr>
      <w:rPr>
        <w:rFonts w:hint="default" w:ascii="Symbol" w:hAnsi="Symbol"/>
        <w:color w:val="auto"/>
      </w:rPr>
    </w:lvl>
    <w:lvl w:ilvl="2" w:tplc="0409000D">
      <w:start w:val="1"/>
      <w:numFmt w:val="bullet"/>
      <w:lvlText w:val=""/>
      <w:lvlJc w:val="left"/>
      <w:pPr>
        <w:tabs>
          <w:tab w:val="num" w:pos="2273"/>
        </w:tabs>
        <w:ind w:left="2273" w:hanging="420"/>
      </w:pPr>
      <w:rPr>
        <w:rFonts w:hint="default" w:ascii="Wingdings" w:hAnsi="Wingdings"/>
        <w:color w:val="auto"/>
      </w:rPr>
    </w:lvl>
    <w:lvl w:ilvl="3" w:tplc="04090001">
      <w:start w:val="1"/>
      <w:numFmt w:val="bullet"/>
      <w:lvlText w:val=""/>
      <w:lvlJc w:val="left"/>
      <w:pPr>
        <w:tabs>
          <w:tab w:val="num" w:pos="2813"/>
        </w:tabs>
        <w:ind w:left="2813" w:hanging="480"/>
      </w:pPr>
      <w:rPr>
        <w:rFonts w:hint="default" w:ascii="Wingdings" w:hAnsi="Wingdings"/>
      </w:rPr>
    </w:lvl>
    <w:lvl w:ilvl="4" w:tplc="04090003" w:tentative="1">
      <w:start w:val="1"/>
      <w:numFmt w:val="bullet"/>
      <w:lvlText w:val=""/>
      <w:lvlJc w:val="left"/>
      <w:pPr>
        <w:tabs>
          <w:tab w:val="num" w:pos="3293"/>
        </w:tabs>
        <w:ind w:left="3293" w:hanging="480"/>
      </w:pPr>
      <w:rPr>
        <w:rFonts w:hint="default" w:ascii="Wingdings" w:hAnsi="Wingdings"/>
      </w:rPr>
    </w:lvl>
    <w:lvl w:ilvl="5" w:tplc="04090005" w:tentative="1">
      <w:start w:val="1"/>
      <w:numFmt w:val="bullet"/>
      <w:lvlText w:val=""/>
      <w:lvlJc w:val="left"/>
      <w:pPr>
        <w:tabs>
          <w:tab w:val="num" w:pos="3773"/>
        </w:tabs>
        <w:ind w:left="3773" w:hanging="480"/>
      </w:pPr>
      <w:rPr>
        <w:rFonts w:hint="default" w:ascii="Wingdings" w:hAnsi="Wingdings"/>
      </w:rPr>
    </w:lvl>
    <w:lvl w:ilvl="6" w:tplc="04090001" w:tentative="1">
      <w:start w:val="1"/>
      <w:numFmt w:val="bullet"/>
      <w:lvlText w:val=""/>
      <w:lvlJc w:val="left"/>
      <w:pPr>
        <w:tabs>
          <w:tab w:val="num" w:pos="4253"/>
        </w:tabs>
        <w:ind w:left="4253" w:hanging="480"/>
      </w:pPr>
      <w:rPr>
        <w:rFonts w:hint="default" w:ascii="Wingdings" w:hAnsi="Wingdings"/>
      </w:rPr>
    </w:lvl>
    <w:lvl w:ilvl="7" w:tplc="04090003" w:tentative="1">
      <w:start w:val="1"/>
      <w:numFmt w:val="bullet"/>
      <w:lvlText w:val=""/>
      <w:lvlJc w:val="left"/>
      <w:pPr>
        <w:tabs>
          <w:tab w:val="num" w:pos="4733"/>
        </w:tabs>
        <w:ind w:left="4733" w:hanging="480"/>
      </w:pPr>
      <w:rPr>
        <w:rFonts w:hint="default" w:ascii="Wingdings" w:hAnsi="Wingdings"/>
      </w:rPr>
    </w:lvl>
    <w:lvl w:ilvl="8" w:tplc="04090005" w:tentative="1">
      <w:start w:val="1"/>
      <w:numFmt w:val="bullet"/>
      <w:lvlText w:val=""/>
      <w:lvlJc w:val="left"/>
      <w:pPr>
        <w:tabs>
          <w:tab w:val="num" w:pos="5213"/>
        </w:tabs>
        <w:ind w:left="5213" w:hanging="480"/>
      </w:pPr>
      <w:rPr>
        <w:rFonts w:hint="default" w:ascii="Wingdings" w:hAnsi="Wingdings"/>
      </w:rPr>
    </w:lvl>
  </w:abstractNum>
  <w:abstractNum w:abstractNumId="22" w15:restartNumberingAfterBreak="0">
    <w:nsid w:val="338B289D"/>
    <w:multiLevelType w:val="hybridMultilevel"/>
    <w:tmpl w:val="FE92EBD4"/>
    <w:lvl w:ilvl="0" w:tplc="6112604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351548E7"/>
    <w:multiLevelType w:val="hybridMultilevel"/>
    <w:tmpl w:val="FFFFFFFF"/>
    <w:lvl w:ilvl="0" w:tplc="AFFA7A08">
      <w:start w:val="1"/>
      <w:numFmt w:val="bullet"/>
      <w:lvlText w:val=""/>
      <w:lvlJc w:val="left"/>
      <w:pPr>
        <w:ind w:left="360" w:hanging="360"/>
      </w:pPr>
      <w:rPr>
        <w:rFonts w:hint="default" w:ascii="Symbol" w:hAnsi="Symbol"/>
      </w:rPr>
    </w:lvl>
    <w:lvl w:ilvl="1" w:tplc="2050038E">
      <w:start w:val="1"/>
      <w:numFmt w:val="bullet"/>
      <w:lvlText w:val="o"/>
      <w:lvlJc w:val="left"/>
      <w:pPr>
        <w:ind w:left="1080" w:hanging="360"/>
      </w:pPr>
      <w:rPr>
        <w:rFonts w:hint="default" w:ascii="Courier New" w:hAnsi="Courier New"/>
      </w:rPr>
    </w:lvl>
    <w:lvl w:ilvl="2" w:tplc="B4C0B270">
      <w:start w:val="1"/>
      <w:numFmt w:val="bullet"/>
      <w:lvlText w:val=""/>
      <w:lvlJc w:val="left"/>
      <w:pPr>
        <w:ind w:left="1800" w:hanging="360"/>
      </w:pPr>
      <w:rPr>
        <w:rFonts w:hint="default" w:ascii="Wingdings" w:hAnsi="Wingdings"/>
      </w:rPr>
    </w:lvl>
    <w:lvl w:ilvl="3" w:tplc="ED766A3E">
      <w:start w:val="1"/>
      <w:numFmt w:val="bullet"/>
      <w:lvlText w:val=""/>
      <w:lvlJc w:val="left"/>
      <w:pPr>
        <w:ind w:left="2520" w:hanging="360"/>
      </w:pPr>
      <w:rPr>
        <w:rFonts w:hint="default" w:ascii="Symbol" w:hAnsi="Symbol"/>
      </w:rPr>
    </w:lvl>
    <w:lvl w:ilvl="4" w:tplc="36AA741C">
      <w:start w:val="1"/>
      <w:numFmt w:val="bullet"/>
      <w:lvlText w:val="o"/>
      <w:lvlJc w:val="left"/>
      <w:pPr>
        <w:ind w:left="3240" w:hanging="360"/>
      </w:pPr>
      <w:rPr>
        <w:rFonts w:hint="default" w:ascii="Courier New" w:hAnsi="Courier New"/>
      </w:rPr>
    </w:lvl>
    <w:lvl w:ilvl="5" w:tplc="F77AC794">
      <w:start w:val="1"/>
      <w:numFmt w:val="bullet"/>
      <w:lvlText w:val=""/>
      <w:lvlJc w:val="left"/>
      <w:pPr>
        <w:ind w:left="3960" w:hanging="360"/>
      </w:pPr>
      <w:rPr>
        <w:rFonts w:hint="default" w:ascii="Wingdings" w:hAnsi="Wingdings"/>
      </w:rPr>
    </w:lvl>
    <w:lvl w:ilvl="6" w:tplc="2654C7DA">
      <w:start w:val="1"/>
      <w:numFmt w:val="bullet"/>
      <w:lvlText w:val=""/>
      <w:lvlJc w:val="left"/>
      <w:pPr>
        <w:ind w:left="4680" w:hanging="360"/>
      </w:pPr>
      <w:rPr>
        <w:rFonts w:hint="default" w:ascii="Symbol" w:hAnsi="Symbol"/>
      </w:rPr>
    </w:lvl>
    <w:lvl w:ilvl="7" w:tplc="97C287E2">
      <w:start w:val="1"/>
      <w:numFmt w:val="bullet"/>
      <w:lvlText w:val="o"/>
      <w:lvlJc w:val="left"/>
      <w:pPr>
        <w:ind w:left="5400" w:hanging="360"/>
      </w:pPr>
      <w:rPr>
        <w:rFonts w:hint="default" w:ascii="Courier New" w:hAnsi="Courier New"/>
      </w:rPr>
    </w:lvl>
    <w:lvl w:ilvl="8" w:tplc="6F0CACBE">
      <w:start w:val="1"/>
      <w:numFmt w:val="bullet"/>
      <w:lvlText w:val=""/>
      <w:lvlJc w:val="left"/>
      <w:pPr>
        <w:ind w:left="6120" w:hanging="360"/>
      </w:pPr>
      <w:rPr>
        <w:rFonts w:hint="default" w:ascii="Wingdings" w:hAnsi="Wingdings"/>
      </w:rPr>
    </w:lvl>
  </w:abstractNum>
  <w:abstractNum w:abstractNumId="24" w15:restartNumberingAfterBreak="0">
    <w:nsid w:val="35A81C98"/>
    <w:multiLevelType w:val="hybridMultilevel"/>
    <w:tmpl w:val="316C51A0"/>
    <w:lvl w:ilvl="0" w:tplc="DD00F80C">
      <w:start w:val="1"/>
      <w:numFmt w:val="decimal"/>
      <w:pStyle w:val="a0"/>
      <w:lvlText w:val="表4-%1"/>
      <w:lvlJc w:val="left"/>
      <w:pPr>
        <w:ind w:left="480" w:hanging="480"/>
      </w:pPr>
      <w:rPr>
        <w:rFonts w:hint="eastAsia"/>
      </w:rPr>
    </w:lvl>
    <w:lvl w:ilvl="1" w:tplc="04090019" w:tentative="1">
      <w:start w:val="1"/>
      <w:numFmt w:val="ideographTraditional"/>
      <w:lvlText w:val="%2、"/>
      <w:lvlJc w:val="left"/>
      <w:pPr>
        <w:ind w:left="1527" w:hanging="480"/>
      </w:pPr>
    </w:lvl>
    <w:lvl w:ilvl="2" w:tplc="0409001B" w:tentative="1">
      <w:start w:val="1"/>
      <w:numFmt w:val="lowerRoman"/>
      <w:lvlText w:val="%3."/>
      <w:lvlJc w:val="right"/>
      <w:pPr>
        <w:ind w:left="2007" w:hanging="480"/>
      </w:pPr>
    </w:lvl>
    <w:lvl w:ilvl="3" w:tplc="0409000F" w:tentative="1">
      <w:start w:val="1"/>
      <w:numFmt w:val="decimal"/>
      <w:lvlText w:val="%4."/>
      <w:lvlJc w:val="left"/>
      <w:pPr>
        <w:ind w:left="2487" w:hanging="480"/>
      </w:pPr>
    </w:lvl>
    <w:lvl w:ilvl="4" w:tplc="04090019" w:tentative="1">
      <w:start w:val="1"/>
      <w:numFmt w:val="ideographTraditional"/>
      <w:lvlText w:val="%5、"/>
      <w:lvlJc w:val="left"/>
      <w:pPr>
        <w:ind w:left="2967" w:hanging="480"/>
      </w:pPr>
    </w:lvl>
    <w:lvl w:ilvl="5" w:tplc="0409001B" w:tentative="1">
      <w:start w:val="1"/>
      <w:numFmt w:val="lowerRoman"/>
      <w:lvlText w:val="%6."/>
      <w:lvlJc w:val="right"/>
      <w:pPr>
        <w:ind w:left="3447" w:hanging="480"/>
      </w:pPr>
    </w:lvl>
    <w:lvl w:ilvl="6" w:tplc="0409000F" w:tentative="1">
      <w:start w:val="1"/>
      <w:numFmt w:val="decimal"/>
      <w:lvlText w:val="%7."/>
      <w:lvlJc w:val="left"/>
      <w:pPr>
        <w:ind w:left="3927" w:hanging="480"/>
      </w:pPr>
    </w:lvl>
    <w:lvl w:ilvl="7" w:tplc="04090019" w:tentative="1">
      <w:start w:val="1"/>
      <w:numFmt w:val="ideographTraditional"/>
      <w:lvlText w:val="%8、"/>
      <w:lvlJc w:val="left"/>
      <w:pPr>
        <w:ind w:left="4407" w:hanging="480"/>
      </w:pPr>
    </w:lvl>
    <w:lvl w:ilvl="8" w:tplc="0409001B" w:tentative="1">
      <w:start w:val="1"/>
      <w:numFmt w:val="lowerRoman"/>
      <w:lvlText w:val="%9."/>
      <w:lvlJc w:val="right"/>
      <w:pPr>
        <w:ind w:left="4887" w:hanging="480"/>
      </w:pPr>
    </w:lvl>
  </w:abstractNum>
  <w:abstractNum w:abstractNumId="25" w15:restartNumberingAfterBreak="0">
    <w:nsid w:val="36812474"/>
    <w:multiLevelType w:val="hybridMultilevel"/>
    <w:tmpl w:val="52F26C7A"/>
    <w:lvl w:ilvl="0" w:tplc="C5669316">
      <w:start w:val="3"/>
      <w:numFmt w:val="bullet"/>
      <w:lvlText w:val="‧"/>
      <w:lvlJc w:val="left"/>
      <w:pPr>
        <w:ind w:left="480" w:hanging="480"/>
      </w:pPr>
      <w:rPr>
        <w:rFonts w:hint="eastAsia" w:ascii="標楷體" w:hAnsi="標楷體" w:eastAsia="標楷體" w:cs="Times New Roman"/>
        <w:lang w:val="en-US"/>
      </w:rPr>
    </w:lvl>
    <w:lvl w:ilvl="1" w:tplc="04090003" w:tentative="1">
      <w:start w:val="1"/>
      <w:numFmt w:val="bullet"/>
      <w:lvlText w:val=""/>
      <w:lvlJc w:val="left"/>
      <w:pPr>
        <w:ind w:left="960" w:hanging="480"/>
      </w:pPr>
      <w:rPr>
        <w:rFonts w:hint="default" w:ascii="Wingdings" w:hAnsi="Wingdings"/>
      </w:rPr>
    </w:lvl>
    <w:lvl w:ilvl="2" w:tplc="04090005" w:tentative="1">
      <w:start w:val="1"/>
      <w:numFmt w:val="bullet"/>
      <w:lvlText w:val=""/>
      <w:lvlJc w:val="left"/>
      <w:pPr>
        <w:ind w:left="1440" w:hanging="480"/>
      </w:pPr>
      <w:rPr>
        <w:rFonts w:hint="default" w:ascii="Wingdings" w:hAnsi="Wingdings"/>
      </w:rPr>
    </w:lvl>
    <w:lvl w:ilvl="3" w:tplc="04090001" w:tentative="1">
      <w:start w:val="1"/>
      <w:numFmt w:val="bullet"/>
      <w:lvlText w:val=""/>
      <w:lvlJc w:val="left"/>
      <w:pPr>
        <w:ind w:left="1920" w:hanging="480"/>
      </w:pPr>
      <w:rPr>
        <w:rFonts w:hint="default" w:ascii="Wingdings" w:hAnsi="Wingdings"/>
      </w:rPr>
    </w:lvl>
    <w:lvl w:ilvl="4" w:tplc="04090003" w:tentative="1">
      <w:start w:val="1"/>
      <w:numFmt w:val="bullet"/>
      <w:lvlText w:val=""/>
      <w:lvlJc w:val="left"/>
      <w:pPr>
        <w:ind w:left="2400" w:hanging="480"/>
      </w:pPr>
      <w:rPr>
        <w:rFonts w:hint="default" w:ascii="Wingdings" w:hAnsi="Wingdings"/>
      </w:rPr>
    </w:lvl>
    <w:lvl w:ilvl="5" w:tplc="04090005" w:tentative="1">
      <w:start w:val="1"/>
      <w:numFmt w:val="bullet"/>
      <w:lvlText w:val=""/>
      <w:lvlJc w:val="left"/>
      <w:pPr>
        <w:ind w:left="2880" w:hanging="480"/>
      </w:pPr>
      <w:rPr>
        <w:rFonts w:hint="default" w:ascii="Wingdings" w:hAnsi="Wingdings"/>
      </w:rPr>
    </w:lvl>
    <w:lvl w:ilvl="6" w:tplc="04090001" w:tentative="1">
      <w:start w:val="1"/>
      <w:numFmt w:val="bullet"/>
      <w:lvlText w:val=""/>
      <w:lvlJc w:val="left"/>
      <w:pPr>
        <w:ind w:left="3360" w:hanging="480"/>
      </w:pPr>
      <w:rPr>
        <w:rFonts w:hint="default" w:ascii="Wingdings" w:hAnsi="Wingdings"/>
      </w:rPr>
    </w:lvl>
    <w:lvl w:ilvl="7" w:tplc="04090003" w:tentative="1">
      <w:start w:val="1"/>
      <w:numFmt w:val="bullet"/>
      <w:lvlText w:val=""/>
      <w:lvlJc w:val="left"/>
      <w:pPr>
        <w:ind w:left="3840" w:hanging="480"/>
      </w:pPr>
      <w:rPr>
        <w:rFonts w:hint="default" w:ascii="Wingdings" w:hAnsi="Wingdings"/>
      </w:rPr>
    </w:lvl>
    <w:lvl w:ilvl="8" w:tplc="04090005" w:tentative="1">
      <w:start w:val="1"/>
      <w:numFmt w:val="bullet"/>
      <w:lvlText w:val=""/>
      <w:lvlJc w:val="left"/>
      <w:pPr>
        <w:ind w:left="4320" w:hanging="480"/>
      </w:pPr>
      <w:rPr>
        <w:rFonts w:hint="default" w:ascii="Wingdings" w:hAnsi="Wingdings"/>
      </w:rPr>
    </w:lvl>
  </w:abstractNum>
  <w:abstractNum w:abstractNumId="26" w15:restartNumberingAfterBreak="0">
    <w:nsid w:val="3E5A3798"/>
    <w:multiLevelType w:val="hybridMultilevel"/>
    <w:tmpl w:val="DE0AE040"/>
    <w:lvl w:ilvl="0" w:tplc="0E6ED812">
      <w:start w:val="1"/>
      <w:numFmt w:val="decimal"/>
      <w:pStyle w:val="a1"/>
      <w:lvlText w:val="圖2-%1"/>
      <w:lvlJc w:val="left"/>
      <w:pPr>
        <w:ind w:left="690" w:hanging="480"/>
      </w:pPr>
      <w:rPr>
        <w:rFonts w:hint="eastAsia"/>
      </w:rPr>
    </w:lvl>
    <w:lvl w:ilvl="1" w:tplc="04090019" w:tentative="1">
      <w:start w:val="1"/>
      <w:numFmt w:val="ideographTraditional"/>
      <w:lvlText w:val="%2、"/>
      <w:lvlJc w:val="left"/>
      <w:pPr>
        <w:ind w:left="1170" w:hanging="480"/>
      </w:pPr>
    </w:lvl>
    <w:lvl w:ilvl="2" w:tplc="0409001B" w:tentative="1">
      <w:start w:val="1"/>
      <w:numFmt w:val="lowerRoman"/>
      <w:lvlText w:val="%3."/>
      <w:lvlJc w:val="right"/>
      <w:pPr>
        <w:ind w:left="1650" w:hanging="480"/>
      </w:pPr>
    </w:lvl>
    <w:lvl w:ilvl="3" w:tplc="0409000F" w:tentative="1">
      <w:start w:val="1"/>
      <w:numFmt w:val="decimal"/>
      <w:lvlText w:val="%4."/>
      <w:lvlJc w:val="left"/>
      <w:pPr>
        <w:ind w:left="2130" w:hanging="480"/>
      </w:pPr>
    </w:lvl>
    <w:lvl w:ilvl="4" w:tplc="04090019" w:tentative="1">
      <w:start w:val="1"/>
      <w:numFmt w:val="ideographTraditional"/>
      <w:lvlText w:val="%5、"/>
      <w:lvlJc w:val="left"/>
      <w:pPr>
        <w:ind w:left="2610" w:hanging="480"/>
      </w:pPr>
    </w:lvl>
    <w:lvl w:ilvl="5" w:tplc="0409001B" w:tentative="1">
      <w:start w:val="1"/>
      <w:numFmt w:val="lowerRoman"/>
      <w:lvlText w:val="%6."/>
      <w:lvlJc w:val="right"/>
      <w:pPr>
        <w:ind w:left="3090" w:hanging="480"/>
      </w:pPr>
    </w:lvl>
    <w:lvl w:ilvl="6" w:tplc="0409000F" w:tentative="1">
      <w:start w:val="1"/>
      <w:numFmt w:val="decimal"/>
      <w:lvlText w:val="%7."/>
      <w:lvlJc w:val="left"/>
      <w:pPr>
        <w:ind w:left="3570" w:hanging="480"/>
      </w:pPr>
    </w:lvl>
    <w:lvl w:ilvl="7" w:tplc="04090019" w:tentative="1">
      <w:start w:val="1"/>
      <w:numFmt w:val="ideographTraditional"/>
      <w:lvlText w:val="%8、"/>
      <w:lvlJc w:val="left"/>
      <w:pPr>
        <w:ind w:left="4050" w:hanging="480"/>
      </w:pPr>
    </w:lvl>
    <w:lvl w:ilvl="8" w:tplc="0409001B" w:tentative="1">
      <w:start w:val="1"/>
      <w:numFmt w:val="lowerRoman"/>
      <w:lvlText w:val="%9."/>
      <w:lvlJc w:val="right"/>
      <w:pPr>
        <w:ind w:left="4530" w:hanging="480"/>
      </w:pPr>
    </w:lvl>
  </w:abstractNum>
  <w:abstractNum w:abstractNumId="27" w15:restartNumberingAfterBreak="0">
    <w:nsid w:val="431075F4"/>
    <w:multiLevelType w:val="singleLevel"/>
    <w:tmpl w:val="5B763EE8"/>
    <w:lvl w:ilvl="0">
      <w:start w:val="1"/>
      <w:numFmt w:val="decimal"/>
      <w:pStyle w:val="1"/>
      <w:lvlText w:val="%1."/>
      <w:lvlJc w:val="left"/>
      <w:pPr>
        <w:tabs>
          <w:tab w:val="num" w:pos="425"/>
        </w:tabs>
        <w:ind w:left="425" w:hanging="425"/>
      </w:pPr>
    </w:lvl>
  </w:abstractNum>
  <w:abstractNum w:abstractNumId="28" w15:restartNumberingAfterBreak="0">
    <w:nsid w:val="44151851"/>
    <w:multiLevelType w:val="singleLevel"/>
    <w:tmpl w:val="0409000F"/>
    <w:lvl w:ilvl="0">
      <w:start w:val="1"/>
      <w:numFmt w:val="decimal"/>
      <w:pStyle w:val="a2"/>
      <w:lvlText w:val="%1."/>
      <w:lvlJc w:val="left"/>
      <w:pPr>
        <w:tabs>
          <w:tab w:val="num" w:pos="425"/>
        </w:tabs>
        <w:ind w:left="425" w:hanging="425"/>
      </w:pPr>
    </w:lvl>
  </w:abstractNum>
  <w:abstractNum w:abstractNumId="29" w15:restartNumberingAfterBreak="0">
    <w:nsid w:val="4A0DBCB9"/>
    <w:multiLevelType w:val="hybridMultilevel"/>
    <w:tmpl w:val="FFFFFFFF"/>
    <w:lvl w:ilvl="0" w:tplc="5958E6AE">
      <w:start w:val="1"/>
      <w:numFmt w:val="bullet"/>
      <w:lvlText w:val=""/>
      <w:lvlJc w:val="left"/>
      <w:pPr>
        <w:ind w:left="2110" w:hanging="360"/>
      </w:pPr>
      <w:rPr>
        <w:rFonts w:hint="default" w:ascii="Wingdings" w:hAnsi="Wingdings"/>
      </w:rPr>
    </w:lvl>
    <w:lvl w:ilvl="1" w:tplc="36DAAC00">
      <w:start w:val="1"/>
      <w:numFmt w:val="bullet"/>
      <w:lvlText w:val=""/>
      <w:lvlJc w:val="left"/>
      <w:pPr>
        <w:ind w:left="2830" w:hanging="360"/>
      </w:pPr>
      <w:rPr>
        <w:rFonts w:hint="default" w:ascii="Wingdings" w:hAnsi="Wingdings"/>
      </w:rPr>
    </w:lvl>
    <w:lvl w:ilvl="2" w:tplc="0B261DB8">
      <w:start w:val="1"/>
      <w:numFmt w:val="bullet"/>
      <w:lvlText w:val=""/>
      <w:lvlJc w:val="left"/>
      <w:pPr>
        <w:ind w:left="3550" w:hanging="360"/>
      </w:pPr>
      <w:rPr>
        <w:rFonts w:hint="default" w:ascii="Wingdings" w:hAnsi="Wingdings"/>
      </w:rPr>
    </w:lvl>
    <w:lvl w:ilvl="3" w:tplc="6D921C2C">
      <w:start w:val="1"/>
      <w:numFmt w:val="bullet"/>
      <w:lvlText w:val=""/>
      <w:lvlJc w:val="left"/>
      <w:pPr>
        <w:ind w:left="4270" w:hanging="360"/>
      </w:pPr>
      <w:rPr>
        <w:rFonts w:hint="default" w:ascii="Wingdings" w:hAnsi="Wingdings"/>
      </w:rPr>
    </w:lvl>
    <w:lvl w:ilvl="4" w:tplc="2EE0D2C8">
      <w:start w:val="1"/>
      <w:numFmt w:val="bullet"/>
      <w:lvlText w:val=""/>
      <w:lvlJc w:val="left"/>
      <w:pPr>
        <w:ind w:left="4990" w:hanging="360"/>
      </w:pPr>
      <w:rPr>
        <w:rFonts w:hint="default" w:ascii="Wingdings" w:hAnsi="Wingdings"/>
      </w:rPr>
    </w:lvl>
    <w:lvl w:ilvl="5" w:tplc="ED3E0128">
      <w:start w:val="1"/>
      <w:numFmt w:val="bullet"/>
      <w:lvlText w:val=""/>
      <w:lvlJc w:val="left"/>
      <w:pPr>
        <w:ind w:left="5710" w:hanging="360"/>
      </w:pPr>
      <w:rPr>
        <w:rFonts w:hint="default" w:ascii="Wingdings" w:hAnsi="Wingdings"/>
      </w:rPr>
    </w:lvl>
    <w:lvl w:ilvl="6" w:tplc="D06EB9C6">
      <w:start w:val="1"/>
      <w:numFmt w:val="bullet"/>
      <w:lvlText w:val=""/>
      <w:lvlJc w:val="left"/>
      <w:pPr>
        <w:ind w:left="6430" w:hanging="360"/>
      </w:pPr>
      <w:rPr>
        <w:rFonts w:hint="default" w:ascii="Wingdings" w:hAnsi="Wingdings"/>
      </w:rPr>
    </w:lvl>
    <w:lvl w:ilvl="7" w:tplc="6CEAB6D8">
      <w:start w:val="1"/>
      <w:numFmt w:val="bullet"/>
      <w:lvlText w:val=""/>
      <w:lvlJc w:val="left"/>
      <w:pPr>
        <w:ind w:left="7150" w:hanging="360"/>
      </w:pPr>
      <w:rPr>
        <w:rFonts w:hint="default" w:ascii="Wingdings" w:hAnsi="Wingdings"/>
      </w:rPr>
    </w:lvl>
    <w:lvl w:ilvl="8" w:tplc="FC04EED0">
      <w:start w:val="1"/>
      <w:numFmt w:val="bullet"/>
      <w:lvlText w:val=""/>
      <w:lvlJc w:val="left"/>
      <w:pPr>
        <w:ind w:left="7870" w:hanging="360"/>
      </w:pPr>
      <w:rPr>
        <w:rFonts w:hint="default" w:ascii="Wingdings" w:hAnsi="Wingdings"/>
      </w:rPr>
    </w:lvl>
  </w:abstractNum>
  <w:abstractNum w:abstractNumId="30" w15:restartNumberingAfterBreak="0">
    <w:nsid w:val="4B5F5D71"/>
    <w:multiLevelType w:val="hybridMultilevel"/>
    <w:tmpl w:val="FFFFFFFF"/>
    <w:lvl w:ilvl="0" w:tplc="75084354">
      <w:start w:val="1"/>
      <w:numFmt w:val="bullet"/>
      <w:lvlText w:val=""/>
      <w:lvlJc w:val="left"/>
      <w:pPr>
        <w:ind w:left="360" w:hanging="360"/>
      </w:pPr>
      <w:rPr>
        <w:rFonts w:hint="default" w:ascii="Symbol" w:hAnsi="Symbol"/>
      </w:rPr>
    </w:lvl>
    <w:lvl w:ilvl="1" w:tplc="77822968">
      <w:start w:val="1"/>
      <w:numFmt w:val="bullet"/>
      <w:lvlText w:val="o"/>
      <w:lvlJc w:val="left"/>
      <w:pPr>
        <w:ind w:left="1080" w:hanging="360"/>
      </w:pPr>
      <w:rPr>
        <w:rFonts w:hint="default" w:ascii="Courier New" w:hAnsi="Courier New"/>
      </w:rPr>
    </w:lvl>
    <w:lvl w:ilvl="2" w:tplc="FDAE8CBE">
      <w:start w:val="1"/>
      <w:numFmt w:val="bullet"/>
      <w:lvlText w:val=""/>
      <w:lvlJc w:val="left"/>
      <w:pPr>
        <w:ind w:left="1800" w:hanging="360"/>
      </w:pPr>
      <w:rPr>
        <w:rFonts w:hint="default" w:ascii="Wingdings" w:hAnsi="Wingdings"/>
      </w:rPr>
    </w:lvl>
    <w:lvl w:ilvl="3" w:tplc="EE6EB69A">
      <w:start w:val="1"/>
      <w:numFmt w:val="bullet"/>
      <w:lvlText w:val=""/>
      <w:lvlJc w:val="left"/>
      <w:pPr>
        <w:ind w:left="2520" w:hanging="360"/>
      </w:pPr>
      <w:rPr>
        <w:rFonts w:hint="default" w:ascii="Symbol" w:hAnsi="Symbol"/>
      </w:rPr>
    </w:lvl>
    <w:lvl w:ilvl="4" w:tplc="CA3AA8B2">
      <w:start w:val="1"/>
      <w:numFmt w:val="bullet"/>
      <w:lvlText w:val="o"/>
      <w:lvlJc w:val="left"/>
      <w:pPr>
        <w:ind w:left="3240" w:hanging="360"/>
      </w:pPr>
      <w:rPr>
        <w:rFonts w:hint="default" w:ascii="Courier New" w:hAnsi="Courier New"/>
      </w:rPr>
    </w:lvl>
    <w:lvl w:ilvl="5" w:tplc="54B29592">
      <w:start w:val="1"/>
      <w:numFmt w:val="bullet"/>
      <w:lvlText w:val=""/>
      <w:lvlJc w:val="left"/>
      <w:pPr>
        <w:ind w:left="3960" w:hanging="360"/>
      </w:pPr>
      <w:rPr>
        <w:rFonts w:hint="default" w:ascii="Wingdings" w:hAnsi="Wingdings"/>
      </w:rPr>
    </w:lvl>
    <w:lvl w:ilvl="6" w:tplc="87E032D8">
      <w:start w:val="1"/>
      <w:numFmt w:val="bullet"/>
      <w:lvlText w:val=""/>
      <w:lvlJc w:val="left"/>
      <w:pPr>
        <w:ind w:left="4680" w:hanging="360"/>
      </w:pPr>
      <w:rPr>
        <w:rFonts w:hint="default" w:ascii="Symbol" w:hAnsi="Symbol"/>
      </w:rPr>
    </w:lvl>
    <w:lvl w:ilvl="7" w:tplc="067050C2">
      <w:start w:val="1"/>
      <w:numFmt w:val="bullet"/>
      <w:lvlText w:val="o"/>
      <w:lvlJc w:val="left"/>
      <w:pPr>
        <w:ind w:left="5400" w:hanging="360"/>
      </w:pPr>
      <w:rPr>
        <w:rFonts w:hint="default" w:ascii="Courier New" w:hAnsi="Courier New"/>
      </w:rPr>
    </w:lvl>
    <w:lvl w:ilvl="8" w:tplc="AEB4DDC6">
      <w:start w:val="1"/>
      <w:numFmt w:val="bullet"/>
      <w:lvlText w:val=""/>
      <w:lvlJc w:val="left"/>
      <w:pPr>
        <w:ind w:left="6120" w:hanging="360"/>
      </w:pPr>
      <w:rPr>
        <w:rFonts w:hint="default" w:ascii="Wingdings" w:hAnsi="Wingdings"/>
      </w:rPr>
    </w:lvl>
  </w:abstractNum>
  <w:abstractNum w:abstractNumId="31" w15:restartNumberingAfterBreak="0">
    <w:nsid w:val="4D376C6D"/>
    <w:multiLevelType w:val="hybridMultilevel"/>
    <w:tmpl w:val="AD02C97A"/>
    <w:lvl w:ilvl="0" w:tplc="C5669316">
      <w:start w:val="3"/>
      <w:numFmt w:val="bullet"/>
      <w:lvlText w:val="‧"/>
      <w:lvlJc w:val="left"/>
      <w:pPr>
        <w:ind w:left="1048" w:hanging="480"/>
      </w:pPr>
      <w:rPr>
        <w:rFonts w:hint="eastAsia" w:ascii="標楷體" w:hAnsi="標楷體" w:eastAsia="標楷體" w:cs="Times New Roman"/>
        <w:lang w:val="en-US"/>
      </w:rPr>
    </w:lvl>
    <w:lvl w:ilvl="1" w:tplc="04090003" w:tentative="1">
      <w:start w:val="1"/>
      <w:numFmt w:val="bullet"/>
      <w:lvlText w:val=""/>
      <w:lvlJc w:val="left"/>
      <w:pPr>
        <w:ind w:left="1528" w:hanging="480"/>
      </w:pPr>
      <w:rPr>
        <w:rFonts w:hint="default" w:ascii="Wingdings" w:hAnsi="Wingdings"/>
      </w:rPr>
    </w:lvl>
    <w:lvl w:ilvl="2" w:tplc="04090005" w:tentative="1">
      <w:start w:val="1"/>
      <w:numFmt w:val="bullet"/>
      <w:lvlText w:val=""/>
      <w:lvlJc w:val="left"/>
      <w:pPr>
        <w:ind w:left="2008" w:hanging="480"/>
      </w:pPr>
      <w:rPr>
        <w:rFonts w:hint="default" w:ascii="Wingdings" w:hAnsi="Wingdings"/>
      </w:rPr>
    </w:lvl>
    <w:lvl w:ilvl="3" w:tplc="04090001" w:tentative="1">
      <w:start w:val="1"/>
      <w:numFmt w:val="bullet"/>
      <w:lvlText w:val=""/>
      <w:lvlJc w:val="left"/>
      <w:pPr>
        <w:ind w:left="2488" w:hanging="480"/>
      </w:pPr>
      <w:rPr>
        <w:rFonts w:hint="default" w:ascii="Wingdings" w:hAnsi="Wingdings"/>
      </w:rPr>
    </w:lvl>
    <w:lvl w:ilvl="4" w:tplc="04090003" w:tentative="1">
      <w:start w:val="1"/>
      <w:numFmt w:val="bullet"/>
      <w:lvlText w:val=""/>
      <w:lvlJc w:val="left"/>
      <w:pPr>
        <w:ind w:left="2968" w:hanging="480"/>
      </w:pPr>
      <w:rPr>
        <w:rFonts w:hint="default" w:ascii="Wingdings" w:hAnsi="Wingdings"/>
      </w:rPr>
    </w:lvl>
    <w:lvl w:ilvl="5" w:tplc="04090005" w:tentative="1">
      <w:start w:val="1"/>
      <w:numFmt w:val="bullet"/>
      <w:lvlText w:val=""/>
      <w:lvlJc w:val="left"/>
      <w:pPr>
        <w:ind w:left="3448" w:hanging="480"/>
      </w:pPr>
      <w:rPr>
        <w:rFonts w:hint="default" w:ascii="Wingdings" w:hAnsi="Wingdings"/>
      </w:rPr>
    </w:lvl>
    <w:lvl w:ilvl="6" w:tplc="04090001" w:tentative="1">
      <w:start w:val="1"/>
      <w:numFmt w:val="bullet"/>
      <w:lvlText w:val=""/>
      <w:lvlJc w:val="left"/>
      <w:pPr>
        <w:ind w:left="3928" w:hanging="480"/>
      </w:pPr>
      <w:rPr>
        <w:rFonts w:hint="default" w:ascii="Wingdings" w:hAnsi="Wingdings"/>
      </w:rPr>
    </w:lvl>
    <w:lvl w:ilvl="7" w:tplc="04090003" w:tentative="1">
      <w:start w:val="1"/>
      <w:numFmt w:val="bullet"/>
      <w:lvlText w:val=""/>
      <w:lvlJc w:val="left"/>
      <w:pPr>
        <w:ind w:left="4408" w:hanging="480"/>
      </w:pPr>
      <w:rPr>
        <w:rFonts w:hint="default" w:ascii="Wingdings" w:hAnsi="Wingdings"/>
      </w:rPr>
    </w:lvl>
    <w:lvl w:ilvl="8" w:tplc="04090005" w:tentative="1">
      <w:start w:val="1"/>
      <w:numFmt w:val="bullet"/>
      <w:lvlText w:val=""/>
      <w:lvlJc w:val="left"/>
      <w:pPr>
        <w:ind w:left="4888" w:hanging="480"/>
      </w:pPr>
      <w:rPr>
        <w:rFonts w:hint="default" w:ascii="Wingdings" w:hAnsi="Wingdings"/>
      </w:rPr>
    </w:lvl>
  </w:abstractNum>
  <w:abstractNum w:abstractNumId="32" w15:restartNumberingAfterBreak="0">
    <w:nsid w:val="531C2A85"/>
    <w:multiLevelType w:val="hybridMultilevel"/>
    <w:tmpl w:val="1F2E7D8A"/>
    <w:lvl w:ilvl="0" w:tplc="C5669316">
      <w:start w:val="3"/>
      <w:numFmt w:val="bullet"/>
      <w:lvlText w:val="‧"/>
      <w:lvlJc w:val="left"/>
      <w:pPr>
        <w:ind w:left="480" w:hanging="480"/>
      </w:pPr>
      <w:rPr>
        <w:rFonts w:hint="eastAsia" w:ascii="標楷體" w:hAnsi="標楷體" w:eastAsia="標楷體" w:cs="Times New Roman"/>
        <w:lang w:val="en-US"/>
      </w:rPr>
    </w:lvl>
    <w:lvl w:ilvl="1" w:tplc="04090003" w:tentative="1">
      <w:start w:val="1"/>
      <w:numFmt w:val="bullet"/>
      <w:lvlText w:val=""/>
      <w:lvlJc w:val="left"/>
      <w:pPr>
        <w:ind w:left="960" w:hanging="480"/>
      </w:pPr>
      <w:rPr>
        <w:rFonts w:hint="default" w:ascii="Wingdings" w:hAnsi="Wingdings"/>
      </w:rPr>
    </w:lvl>
    <w:lvl w:ilvl="2" w:tplc="04090005" w:tentative="1">
      <w:start w:val="1"/>
      <w:numFmt w:val="bullet"/>
      <w:lvlText w:val=""/>
      <w:lvlJc w:val="left"/>
      <w:pPr>
        <w:ind w:left="1440" w:hanging="480"/>
      </w:pPr>
      <w:rPr>
        <w:rFonts w:hint="default" w:ascii="Wingdings" w:hAnsi="Wingdings"/>
      </w:rPr>
    </w:lvl>
    <w:lvl w:ilvl="3" w:tplc="04090001" w:tentative="1">
      <w:start w:val="1"/>
      <w:numFmt w:val="bullet"/>
      <w:lvlText w:val=""/>
      <w:lvlJc w:val="left"/>
      <w:pPr>
        <w:ind w:left="1920" w:hanging="480"/>
      </w:pPr>
      <w:rPr>
        <w:rFonts w:hint="default" w:ascii="Wingdings" w:hAnsi="Wingdings"/>
      </w:rPr>
    </w:lvl>
    <w:lvl w:ilvl="4" w:tplc="04090003" w:tentative="1">
      <w:start w:val="1"/>
      <w:numFmt w:val="bullet"/>
      <w:lvlText w:val=""/>
      <w:lvlJc w:val="left"/>
      <w:pPr>
        <w:ind w:left="2400" w:hanging="480"/>
      </w:pPr>
      <w:rPr>
        <w:rFonts w:hint="default" w:ascii="Wingdings" w:hAnsi="Wingdings"/>
      </w:rPr>
    </w:lvl>
    <w:lvl w:ilvl="5" w:tplc="04090005" w:tentative="1">
      <w:start w:val="1"/>
      <w:numFmt w:val="bullet"/>
      <w:lvlText w:val=""/>
      <w:lvlJc w:val="left"/>
      <w:pPr>
        <w:ind w:left="2880" w:hanging="480"/>
      </w:pPr>
      <w:rPr>
        <w:rFonts w:hint="default" w:ascii="Wingdings" w:hAnsi="Wingdings"/>
      </w:rPr>
    </w:lvl>
    <w:lvl w:ilvl="6" w:tplc="04090001" w:tentative="1">
      <w:start w:val="1"/>
      <w:numFmt w:val="bullet"/>
      <w:lvlText w:val=""/>
      <w:lvlJc w:val="left"/>
      <w:pPr>
        <w:ind w:left="3360" w:hanging="480"/>
      </w:pPr>
      <w:rPr>
        <w:rFonts w:hint="default" w:ascii="Wingdings" w:hAnsi="Wingdings"/>
      </w:rPr>
    </w:lvl>
    <w:lvl w:ilvl="7" w:tplc="04090003" w:tentative="1">
      <w:start w:val="1"/>
      <w:numFmt w:val="bullet"/>
      <w:lvlText w:val=""/>
      <w:lvlJc w:val="left"/>
      <w:pPr>
        <w:ind w:left="3840" w:hanging="480"/>
      </w:pPr>
      <w:rPr>
        <w:rFonts w:hint="default" w:ascii="Wingdings" w:hAnsi="Wingdings"/>
      </w:rPr>
    </w:lvl>
    <w:lvl w:ilvl="8" w:tplc="04090005" w:tentative="1">
      <w:start w:val="1"/>
      <w:numFmt w:val="bullet"/>
      <w:lvlText w:val=""/>
      <w:lvlJc w:val="left"/>
      <w:pPr>
        <w:ind w:left="4320" w:hanging="480"/>
      </w:pPr>
      <w:rPr>
        <w:rFonts w:hint="default" w:ascii="Wingdings" w:hAnsi="Wingdings"/>
      </w:rPr>
    </w:lvl>
  </w:abstractNum>
  <w:abstractNum w:abstractNumId="33" w15:restartNumberingAfterBreak="0">
    <w:nsid w:val="550CDB84"/>
    <w:multiLevelType w:val="hybridMultilevel"/>
    <w:tmpl w:val="FFFFFFFF"/>
    <w:lvl w:ilvl="0" w:tplc="5CE06A96">
      <w:start w:val="1"/>
      <w:numFmt w:val="bullet"/>
      <w:lvlText w:val=""/>
      <w:lvlJc w:val="left"/>
      <w:pPr>
        <w:ind w:left="1000" w:hanging="360"/>
      </w:pPr>
      <w:rPr>
        <w:rFonts w:hint="default" w:ascii="Symbol" w:hAnsi="Symbol"/>
      </w:rPr>
    </w:lvl>
    <w:lvl w:ilvl="1" w:tplc="7980ADBC">
      <w:start w:val="1"/>
      <w:numFmt w:val="bullet"/>
      <w:lvlText w:val="o"/>
      <w:lvlJc w:val="left"/>
      <w:pPr>
        <w:ind w:left="1720" w:hanging="360"/>
      </w:pPr>
      <w:rPr>
        <w:rFonts w:hint="default" w:ascii="Courier New" w:hAnsi="Courier New"/>
      </w:rPr>
    </w:lvl>
    <w:lvl w:ilvl="2" w:tplc="AB88F776">
      <w:start w:val="1"/>
      <w:numFmt w:val="bullet"/>
      <w:lvlText w:val=""/>
      <w:lvlJc w:val="left"/>
      <w:pPr>
        <w:ind w:left="2440" w:hanging="360"/>
      </w:pPr>
      <w:rPr>
        <w:rFonts w:hint="default" w:ascii="Wingdings" w:hAnsi="Wingdings"/>
      </w:rPr>
    </w:lvl>
    <w:lvl w:ilvl="3" w:tplc="1818BF3E">
      <w:start w:val="1"/>
      <w:numFmt w:val="bullet"/>
      <w:lvlText w:val=""/>
      <w:lvlJc w:val="left"/>
      <w:pPr>
        <w:ind w:left="3160" w:hanging="360"/>
      </w:pPr>
      <w:rPr>
        <w:rFonts w:hint="default" w:ascii="Symbol" w:hAnsi="Symbol"/>
      </w:rPr>
    </w:lvl>
    <w:lvl w:ilvl="4" w:tplc="221E3AA4">
      <w:start w:val="1"/>
      <w:numFmt w:val="bullet"/>
      <w:lvlText w:val="o"/>
      <w:lvlJc w:val="left"/>
      <w:pPr>
        <w:ind w:left="3880" w:hanging="360"/>
      </w:pPr>
      <w:rPr>
        <w:rFonts w:hint="default" w:ascii="Courier New" w:hAnsi="Courier New"/>
      </w:rPr>
    </w:lvl>
    <w:lvl w:ilvl="5" w:tplc="038A25EA">
      <w:start w:val="1"/>
      <w:numFmt w:val="bullet"/>
      <w:lvlText w:val=""/>
      <w:lvlJc w:val="left"/>
      <w:pPr>
        <w:ind w:left="4600" w:hanging="360"/>
      </w:pPr>
      <w:rPr>
        <w:rFonts w:hint="default" w:ascii="Wingdings" w:hAnsi="Wingdings"/>
      </w:rPr>
    </w:lvl>
    <w:lvl w:ilvl="6" w:tplc="DE6ED5BE">
      <w:start w:val="1"/>
      <w:numFmt w:val="bullet"/>
      <w:lvlText w:val=""/>
      <w:lvlJc w:val="left"/>
      <w:pPr>
        <w:ind w:left="5320" w:hanging="360"/>
      </w:pPr>
      <w:rPr>
        <w:rFonts w:hint="default" w:ascii="Symbol" w:hAnsi="Symbol"/>
      </w:rPr>
    </w:lvl>
    <w:lvl w:ilvl="7" w:tplc="82B0359C">
      <w:start w:val="1"/>
      <w:numFmt w:val="bullet"/>
      <w:lvlText w:val="o"/>
      <w:lvlJc w:val="left"/>
      <w:pPr>
        <w:ind w:left="6040" w:hanging="360"/>
      </w:pPr>
      <w:rPr>
        <w:rFonts w:hint="default" w:ascii="Courier New" w:hAnsi="Courier New"/>
      </w:rPr>
    </w:lvl>
    <w:lvl w:ilvl="8" w:tplc="17AC7EBA">
      <w:start w:val="1"/>
      <w:numFmt w:val="bullet"/>
      <w:lvlText w:val=""/>
      <w:lvlJc w:val="left"/>
      <w:pPr>
        <w:ind w:left="6760" w:hanging="360"/>
      </w:pPr>
      <w:rPr>
        <w:rFonts w:hint="default" w:ascii="Wingdings" w:hAnsi="Wingdings"/>
      </w:rPr>
    </w:lvl>
  </w:abstractNum>
  <w:abstractNum w:abstractNumId="34" w15:restartNumberingAfterBreak="0">
    <w:nsid w:val="57BF9F0D"/>
    <w:multiLevelType w:val="hybridMultilevel"/>
    <w:tmpl w:val="FFFFFFFF"/>
    <w:lvl w:ilvl="0" w:tplc="BF7ECA9C">
      <w:start w:val="1"/>
      <w:numFmt w:val="bullet"/>
      <w:lvlText w:val=""/>
      <w:lvlJc w:val="left"/>
      <w:pPr>
        <w:ind w:left="360" w:hanging="360"/>
      </w:pPr>
      <w:rPr>
        <w:rFonts w:hint="default" w:ascii="Symbol" w:hAnsi="Symbol"/>
      </w:rPr>
    </w:lvl>
    <w:lvl w:ilvl="1" w:tplc="6BB6B2FA">
      <w:start w:val="1"/>
      <w:numFmt w:val="bullet"/>
      <w:lvlText w:val="o"/>
      <w:lvlJc w:val="left"/>
      <w:pPr>
        <w:ind w:left="1080" w:hanging="360"/>
      </w:pPr>
      <w:rPr>
        <w:rFonts w:hint="default" w:ascii="Courier New" w:hAnsi="Courier New"/>
      </w:rPr>
    </w:lvl>
    <w:lvl w:ilvl="2" w:tplc="CD7CA160">
      <w:start w:val="1"/>
      <w:numFmt w:val="bullet"/>
      <w:lvlText w:val=""/>
      <w:lvlJc w:val="left"/>
      <w:pPr>
        <w:ind w:left="1800" w:hanging="360"/>
      </w:pPr>
      <w:rPr>
        <w:rFonts w:hint="default" w:ascii="Wingdings" w:hAnsi="Wingdings"/>
      </w:rPr>
    </w:lvl>
    <w:lvl w:ilvl="3" w:tplc="7A86F6D4">
      <w:start w:val="1"/>
      <w:numFmt w:val="bullet"/>
      <w:lvlText w:val=""/>
      <w:lvlJc w:val="left"/>
      <w:pPr>
        <w:ind w:left="2520" w:hanging="360"/>
      </w:pPr>
      <w:rPr>
        <w:rFonts w:hint="default" w:ascii="Symbol" w:hAnsi="Symbol"/>
      </w:rPr>
    </w:lvl>
    <w:lvl w:ilvl="4" w:tplc="BB1CC762">
      <w:start w:val="1"/>
      <w:numFmt w:val="bullet"/>
      <w:lvlText w:val="o"/>
      <w:lvlJc w:val="left"/>
      <w:pPr>
        <w:ind w:left="3240" w:hanging="360"/>
      </w:pPr>
      <w:rPr>
        <w:rFonts w:hint="default" w:ascii="Courier New" w:hAnsi="Courier New"/>
      </w:rPr>
    </w:lvl>
    <w:lvl w:ilvl="5" w:tplc="78327074">
      <w:start w:val="1"/>
      <w:numFmt w:val="bullet"/>
      <w:lvlText w:val=""/>
      <w:lvlJc w:val="left"/>
      <w:pPr>
        <w:ind w:left="3960" w:hanging="360"/>
      </w:pPr>
      <w:rPr>
        <w:rFonts w:hint="default" w:ascii="Wingdings" w:hAnsi="Wingdings"/>
      </w:rPr>
    </w:lvl>
    <w:lvl w:ilvl="6" w:tplc="AF164DC8">
      <w:start w:val="1"/>
      <w:numFmt w:val="bullet"/>
      <w:lvlText w:val=""/>
      <w:lvlJc w:val="left"/>
      <w:pPr>
        <w:ind w:left="4680" w:hanging="360"/>
      </w:pPr>
      <w:rPr>
        <w:rFonts w:hint="default" w:ascii="Symbol" w:hAnsi="Symbol"/>
      </w:rPr>
    </w:lvl>
    <w:lvl w:ilvl="7" w:tplc="849A73EA">
      <w:start w:val="1"/>
      <w:numFmt w:val="bullet"/>
      <w:lvlText w:val="o"/>
      <w:lvlJc w:val="left"/>
      <w:pPr>
        <w:ind w:left="5400" w:hanging="360"/>
      </w:pPr>
      <w:rPr>
        <w:rFonts w:hint="default" w:ascii="Courier New" w:hAnsi="Courier New"/>
      </w:rPr>
    </w:lvl>
    <w:lvl w:ilvl="8" w:tplc="71A8DA70">
      <w:start w:val="1"/>
      <w:numFmt w:val="bullet"/>
      <w:lvlText w:val=""/>
      <w:lvlJc w:val="left"/>
      <w:pPr>
        <w:ind w:left="6120" w:hanging="360"/>
      </w:pPr>
      <w:rPr>
        <w:rFonts w:hint="default" w:ascii="Wingdings" w:hAnsi="Wingdings"/>
      </w:rPr>
    </w:lvl>
  </w:abstractNum>
  <w:abstractNum w:abstractNumId="35" w15:restartNumberingAfterBreak="0">
    <w:nsid w:val="5A7A4AF8"/>
    <w:multiLevelType w:val="hybridMultilevel"/>
    <w:tmpl w:val="E734663C"/>
    <w:lvl w:ilvl="0" w:tplc="410A6C6C">
      <w:start w:val="1"/>
      <w:numFmt w:val="decimal"/>
      <w:lvlText w:val="(%1)"/>
      <w:lvlJc w:val="left"/>
      <w:pPr>
        <w:ind w:left="934" w:hanging="360"/>
      </w:pPr>
      <w:rPr>
        <w:rFonts w:hint="default"/>
      </w:rPr>
    </w:lvl>
    <w:lvl w:ilvl="1" w:tplc="04090019" w:tentative="1">
      <w:start w:val="1"/>
      <w:numFmt w:val="ideographTraditional"/>
      <w:lvlText w:val="%2、"/>
      <w:lvlJc w:val="left"/>
      <w:pPr>
        <w:ind w:left="1534" w:hanging="480"/>
      </w:pPr>
    </w:lvl>
    <w:lvl w:ilvl="2" w:tplc="0409001B" w:tentative="1">
      <w:start w:val="1"/>
      <w:numFmt w:val="lowerRoman"/>
      <w:lvlText w:val="%3."/>
      <w:lvlJc w:val="right"/>
      <w:pPr>
        <w:ind w:left="2014" w:hanging="480"/>
      </w:pPr>
    </w:lvl>
    <w:lvl w:ilvl="3" w:tplc="0409000F" w:tentative="1">
      <w:start w:val="1"/>
      <w:numFmt w:val="decimal"/>
      <w:lvlText w:val="%4."/>
      <w:lvlJc w:val="left"/>
      <w:pPr>
        <w:ind w:left="2494" w:hanging="480"/>
      </w:pPr>
    </w:lvl>
    <w:lvl w:ilvl="4" w:tplc="04090019" w:tentative="1">
      <w:start w:val="1"/>
      <w:numFmt w:val="ideographTraditional"/>
      <w:lvlText w:val="%5、"/>
      <w:lvlJc w:val="left"/>
      <w:pPr>
        <w:ind w:left="2974" w:hanging="480"/>
      </w:pPr>
    </w:lvl>
    <w:lvl w:ilvl="5" w:tplc="0409001B" w:tentative="1">
      <w:start w:val="1"/>
      <w:numFmt w:val="lowerRoman"/>
      <w:lvlText w:val="%6."/>
      <w:lvlJc w:val="right"/>
      <w:pPr>
        <w:ind w:left="3454" w:hanging="480"/>
      </w:pPr>
    </w:lvl>
    <w:lvl w:ilvl="6" w:tplc="0409000F" w:tentative="1">
      <w:start w:val="1"/>
      <w:numFmt w:val="decimal"/>
      <w:lvlText w:val="%7."/>
      <w:lvlJc w:val="left"/>
      <w:pPr>
        <w:ind w:left="3934" w:hanging="480"/>
      </w:pPr>
    </w:lvl>
    <w:lvl w:ilvl="7" w:tplc="04090019" w:tentative="1">
      <w:start w:val="1"/>
      <w:numFmt w:val="ideographTraditional"/>
      <w:lvlText w:val="%8、"/>
      <w:lvlJc w:val="left"/>
      <w:pPr>
        <w:ind w:left="4414" w:hanging="480"/>
      </w:pPr>
    </w:lvl>
    <w:lvl w:ilvl="8" w:tplc="0409001B" w:tentative="1">
      <w:start w:val="1"/>
      <w:numFmt w:val="lowerRoman"/>
      <w:lvlText w:val="%9."/>
      <w:lvlJc w:val="right"/>
      <w:pPr>
        <w:ind w:left="4894" w:hanging="480"/>
      </w:pPr>
    </w:lvl>
  </w:abstractNum>
  <w:abstractNum w:abstractNumId="36" w15:restartNumberingAfterBreak="0">
    <w:nsid w:val="60107E83"/>
    <w:multiLevelType w:val="hybridMultilevel"/>
    <w:tmpl w:val="DE480502"/>
    <w:lvl w:ilvl="0" w:tplc="FFFFFFFF">
      <w:start w:val="1"/>
      <w:numFmt w:val="bullet"/>
      <w:lvlText w:val="‧"/>
      <w:lvlJc w:val="left"/>
      <w:pPr>
        <w:ind w:left="1188" w:hanging="480"/>
      </w:pPr>
      <w:rPr>
        <w:rFonts w:hint="default" w:ascii="標楷體" w:hAnsi="標楷體"/>
        <w:lang w:val="en-US"/>
      </w:rPr>
    </w:lvl>
    <w:lvl w:ilvl="1" w:tplc="04090003" w:tentative="1">
      <w:start w:val="1"/>
      <w:numFmt w:val="bullet"/>
      <w:lvlText w:val=""/>
      <w:lvlJc w:val="left"/>
      <w:pPr>
        <w:ind w:left="1668" w:hanging="480"/>
      </w:pPr>
      <w:rPr>
        <w:rFonts w:hint="default" w:ascii="Wingdings" w:hAnsi="Wingdings"/>
      </w:rPr>
    </w:lvl>
    <w:lvl w:ilvl="2" w:tplc="04090005" w:tentative="1">
      <w:start w:val="1"/>
      <w:numFmt w:val="bullet"/>
      <w:lvlText w:val=""/>
      <w:lvlJc w:val="left"/>
      <w:pPr>
        <w:ind w:left="2148" w:hanging="480"/>
      </w:pPr>
      <w:rPr>
        <w:rFonts w:hint="default" w:ascii="Wingdings" w:hAnsi="Wingdings"/>
      </w:rPr>
    </w:lvl>
    <w:lvl w:ilvl="3" w:tplc="04090001" w:tentative="1">
      <w:start w:val="1"/>
      <w:numFmt w:val="bullet"/>
      <w:lvlText w:val=""/>
      <w:lvlJc w:val="left"/>
      <w:pPr>
        <w:ind w:left="2628" w:hanging="480"/>
      </w:pPr>
      <w:rPr>
        <w:rFonts w:hint="default" w:ascii="Wingdings" w:hAnsi="Wingdings"/>
      </w:rPr>
    </w:lvl>
    <w:lvl w:ilvl="4" w:tplc="04090003" w:tentative="1">
      <w:start w:val="1"/>
      <w:numFmt w:val="bullet"/>
      <w:lvlText w:val=""/>
      <w:lvlJc w:val="left"/>
      <w:pPr>
        <w:ind w:left="3108" w:hanging="480"/>
      </w:pPr>
      <w:rPr>
        <w:rFonts w:hint="default" w:ascii="Wingdings" w:hAnsi="Wingdings"/>
      </w:rPr>
    </w:lvl>
    <w:lvl w:ilvl="5" w:tplc="04090005" w:tentative="1">
      <w:start w:val="1"/>
      <w:numFmt w:val="bullet"/>
      <w:lvlText w:val=""/>
      <w:lvlJc w:val="left"/>
      <w:pPr>
        <w:ind w:left="3588" w:hanging="480"/>
      </w:pPr>
      <w:rPr>
        <w:rFonts w:hint="default" w:ascii="Wingdings" w:hAnsi="Wingdings"/>
      </w:rPr>
    </w:lvl>
    <w:lvl w:ilvl="6" w:tplc="04090001" w:tentative="1">
      <w:start w:val="1"/>
      <w:numFmt w:val="bullet"/>
      <w:lvlText w:val=""/>
      <w:lvlJc w:val="left"/>
      <w:pPr>
        <w:ind w:left="4068" w:hanging="480"/>
      </w:pPr>
      <w:rPr>
        <w:rFonts w:hint="default" w:ascii="Wingdings" w:hAnsi="Wingdings"/>
      </w:rPr>
    </w:lvl>
    <w:lvl w:ilvl="7" w:tplc="04090003" w:tentative="1">
      <w:start w:val="1"/>
      <w:numFmt w:val="bullet"/>
      <w:lvlText w:val=""/>
      <w:lvlJc w:val="left"/>
      <w:pPr>
        <w:ind w:left="4548" w:hanging="480"/>
      </w:pPr>
      <w:rPr>
        <w:rFonts w:hint="default" w:ascii="Wingdings" w:hAnsi="Wingdings"/>
      </w:rPr>
    </w:lvl>
    <w:lvl w:ilvl="8" w:tplc="04090005" w:tentative="1">
      <w:start w:val="1"/>
      <w:numFmt w:val="bullet"/>
      <w:lvlText w:val=""/>
      <w:lvlJc w:val="left"/>
      <w:pPr>
        <w:ind w:left="5028" w:hanging="480"/>
      </w:pPr>
      <w:rPr>
        <w:rFonts w:hint="default" w:ascii="Wingdings" w:hAnsi="Wingdings"/>
      </w:rPr>
    </w:lvl>
  </w:abstractNum>
  <w:abstractNum w:abstractNumId="37" w15:restartNumberingAfterBreak="0">
    <w:nsid w:val="61484165"/>
    <w:multiLevelType w:val="hybridMultilevel"/>
    <w:tmpl w:val="2720466A"/>
    <w:lvl w:ilvl="0" w:tplc="C5669316">
      <w:start w:val="3"/>
      <w:numFmt w:val="bullet"/>
      <w:lvlText w:val="‧"/>
      <w:lvlJc w:val="left"/>
      <w:pPr>
        <w:ind w:left="1610" w:hanging="480"/>
      </w:pPr>
      <w:rPr>
        <w:rFonts w:hint="eastAsia" w:ascii="標楷體" w:hAnsi="標楷體" w:eastAsia="標楷體" w:cs="Times New Roman"/>
        <w:lang w:val="en-US"/>
      </w:rPr>
    </w:lvl>
    <w:lvl w:ilvl="1" w:tplc="04090003" w:tentative="1">
      <w:start w:val="1"/>
      <w:numFmt w:val="bullet"/>
      <w:lvlText w:val=""/>
      <w:lvlJc w:val="left"/>
      <w:pPr>
        <w:ind w:left="2090" w:hanging="480"/>
      </w:pPr>
      <w:rPr>
        <w:rFonts w:hint="default" w:ascii="Wingdings" w:hAnsi="Wingdings"/>
      </w:rPr>
    </w:lvl>
    <w:lvl w:ilvl="2" w:tplc="04090005" w:tentative="1">
      <w:start w:val="1"/>
      <w:numFmt w:val="bullet"/>
      <w:lvlText w:val=""/>
      <w:lvlJc w:val="left"/>
      <w:pPr>
        <w:ind w:left="2570" w:hanging="480"/>
      </w:pPr>
      <w:rPr>
        <w:rFonts w:hint="default" w:ascii="Wingdings" w:hAnsi="Wingdings"/>
      </w:rPr>
    </w:lvl>
    <w:lvl w:ilvl="3" w:tplc="04090001" w:tentative="1">
      <w:start w:val="1"/>
      <w:numFmt w:val="bullet"/>
      <w:lvlText w:val=""/>
      <w:lvlJc w:val="left"/>
      <w:pPr>
        <w:ind w:left="3050" w:hanging="480"/>
      </w:pPr>
      <w:rPr>
        <w:rFonts w:hint="default" w:ascii="Wingdings" w:hAnsi="Wingdings"/>
      </w:rPr>
    </w:lvl>
    <w:lvl w:ilvl="4" w:tplc="04090003" w:tentative="1">
      <w:start w:val="1"/>
      <w:numFmt w:val="bullet"/>
      <w:lvlText w:val=""/>
      <w:lvlJc w:val="left"/>
      <w:pPr>
        <w:ind w:left="3530" w:hanging="480"/>
      </w:pPr>
      <w:rPr>
        <w:rFonts w:hint="default" w:ascii="Wingdings" w:hAnsi="Wingdings"/>
      </w:rPr>
    </w:lvl>
    <w:lvl w:ilvl="5" w:tplc="04090005" w:tentative="1">
      <w:start w:val="1"/>
      <w:numFmt w:val="bullet"/>
      <w:lvlText w:val=""/>
      <w:lvlJc w:val="left"/>
      <w:pPr>
        <w:ind w:left="4010" w:hanging="480"/>
      </w:pPr>
      <w:rPr>
        <w:rFonts w:hint="default" w:ascii="Wingdings" w:hAnsi="Wingdings"/>
      </w:rPr>
    </w:lvl>
    <w:lvl w:ilvl="6" w:tplc="04090001" w:tentative="1">
      <w:start w:val="1"/>
      <w:numFmt w:val="bullet"/>
      <w:lvlText w:val=""/>
      <w:lvlJc w:val="left"/>
      <w:pPr>
        <w:ind w:left="4490" w:hanging="480"/>
      </w:pPr>
      <w:rPr>
        <w:rFonts w:hint="default" w:ascii="Wingdings" w:hAnsi="Wingdings"/>
      </w:rPr>
    </w:lvl>
    <w:lvl w:ilvl="7" w:tplc="04090003" w:tentative="1">
      <w:start w:val="1"/>
      <w:numFmt w:val="bullet"/>
      <w:lvlText w:val=""/>
      <w:lvlJc w:val="left"/>
      <w:pPr>
        <w:ind w:left="4970" w:hanging="480"/>
      </w:pPr>
      <w:rPr>
        <w:rFonts w:hint="default" w:ascii="Wingdings" w:hAnsi="Wingdings"/>
      </w:rPr>
    </w:lvl>
    <w:lvl w:ilvl="8" w:tplc="04090005" w:tentative="1">
      <w:start w:val="1"/>
      <w:numFmt w:val="bullet"/>
      <w:lvlText w:val=""/>
      <w:lvlJc w:val="left"/>
      <w:pPr>
        <w:ind w:left="5450" w:hanging="480"/>
      </w:pPr>
      <w:rPr>
        <w:rFonts w:hint="default" w:ascii="Wingdings" w:hAnsi="Wingdings"/>
      </w:rPr>
    </w:lvl>
  </w:abstractNum>
  <w:abstractNum w:abstractNumId="38" w15:restartNumberingAfterBreak="0">
    <w:nsid w:val="63A61CC9"/>
    <w:multiLevelType w:val="hybridMultilevel"/>
    <w:tmpl w:val="E734663C"/>
    <w:lvl w:ilvl="0" w:tplc="410A6C6C">
      <w:start w:val="1"/>
      <w:numFmt w:val="decimal"/>
      <w:lvlText w:val="(%1)"/>
      <w:lvlJc w:val="left"/>
      <w:pPr>
        <w:ind w:left="934" w:hanging="360"/>
      </w:pPr>
      <w:rPr>
        <w:rFonts w:hint="default"/>
      </w:rPr>
    </w:lvl>
    <w:lvl w:ilvl="1" w:tplc="04090019" w:tentative="1">
      <w:start w:val="1"/>
      <w:numFmt w:val="ideographTraditional"/>
      <w:lvlText w:val="%2、"/>
      <w:lvlJc w:val="left"/>
      <w:pPr>
        <w:ind w:left="1534" w:hanging="480"/>
      </w:pPr>
    </w:lvl>
    <w:lvl w:ilvl="2" w:tplc="0409001B" w:tentative="1">
      <w:start w:val="1"/>
      <w:numFmt w:val="lowerRoman"/>
      <w:lvlText w:val="%3."/>
      <w:lvlJc w:val="right"/>
      <w:pPr>
        <w:ind w:left="2014" w:hanging="480"/>
      </w:pPr>
    </w:lvl>
    <w:lvl w:ilvl="3" w:tplc="0409000F" w:tentative="1">
      <w:start w:val="1"/>
      <w:numFmt w:val="decimal"/>
      <w:lvlText w:val="%4."/>
      <w:lvlJc w:val="left"/>
      <w:pPr>
        <w:ind w:left="2494" w:hanging="480"/>
      </w:pPr>
    </w:lvl>
    <w:lvl w:ilvl="4" w:tplc="04090019" w:tentative="1">
      <w:start w:val="1"/>
      <w:numFmt w:val="ideographTraditional"/>
      <w:lvlText w:val="%5、"/>
      <w:lvlJc w:val="left"/>
      <w:pPr>
        <w:ind w:left="2974" w:hanging="480"/>
      </w:pPr>
    </w:lvl>
    <w:lvl w:ilvl="5" w:tplc="0409001B" w:tentative="1">
      <w:start w:val="1"/>
      <w:numFmt w:val="lowerRoman"/>
      <w:lvlText w:val="%6."/>
      <w:lvlJc w:val="right"/>
      <w:pPr>
        <w:ind w:left="3454" w:hanging="480"/>
      </w:pPr>
    </w:lvl>
    <w:lvl w:ilvl="6" w:tplc="0409000F" w:tentative="1">
      <w:start w:val="1"/>
      <w:numFmt w:val="decimal"/>
      <w:lvlText w:val="%7."/>
      <w:lvlJc w:val="left"/>
      <w:pPr>
        <w:ind w:left="3934" w:hanging="480"/>
      </w:pPr>
    </w:lvl>
    <w:lvl w:ilvl="7" w:tplc="04090019" w:tentative="1">
      <w:start w:val="1"/>
      <w:numFmt w:val="ideographTraditional"/>
      <w:lvlText w:val="%8、"/>
      <w:lvlJc w:val="left"/>
      <w:pPr>
        <w:ind w:left="4414" w:hanging="480"/>
      </w:pPr>
    </w:lvl>
    <w:lvl w:ilvl="8" w:tplc="0409001B" w:tentative="1">
      <w:start w:val="1"/>
      <w:numFmt w:val="lowerRoman"/>
      <w:lvlText w:val="%9."/>
      <w:lvlJc w:val="right"/>
      <w:pPr>
        <w:ind w:left="4894" w:hanging="480"/>
      </w:pPr>
    </w:lvl>
  </w:abstractNum>
  <w:abstractNum w:abstractNumId="39" w15:restartNumberingAfterBreak="0">
    <w:nsid w:val="6BB0014F"/>
    <w:multiLevelType w:val="hybridMultilevel"/>
    <w:tmpl w:val="FFFFFFFF"/>
    <w:lvl w:ilvl="0" w:tplc="592EA166">
      <w:start w:val="1"/>
      <w:numFmt w:val="bullet"/>
      <w:lvlText w:val=""/>
      <w:lvlJc w:val="left"/>
      <w:pPr>
        <w:ind w:left="1710" w:hanging="360"/>
      </w:pPr>
      <w:rPr>
        <w:rFonts w:hint="default" w:ascii="Symbol" w:hAnsi="Symbol"/>
      </w:rPr>
    </w:lvl>
    <w:lvl w:ilvl="1" w:tplc="5D4EEBAA">
      <w:start w:val="1"/>
      <w:numFmt w:val="bullet"/>
      <w:lvlText w:val=""/>
      <w:lvlJc w:val="left"/>
      <w:pPr>
        <w:ind w:left="2430" w:hanging="360"/>
      </w:pPr>
      <w:rPr>
        <w:rFonts w:hint="default" w:ascii="Wingdings" w:hAnsi="Wingdings"/>
      </w:rPr>
    </w:lvl>
    <w:lvl w:ilvl="2" w:tplc="78D26F26">
      <w:start w:val="1"/>
      <w:numFmt w:val="bullet"/>
      <w:lvlText w:val=""/>
      <w:lvlJc w:val="left"/>
      <w:pPr>
        <w:ind w:left="3150" w:hanging="360"/>
      </w:pPr>
      <w:rPr>
        <w:rFonts w:hint="default" w:ascii="Wingdings" w:hAnsi="Wingdings"/>
      </w:rPr>
    </w:lvl>
    <w:lvl w:ilvl="3" w:tplc="6C8C91AC">
      <w:start w:val="1"/>
      <w:numFmt w:val="bullet"/>
      <w:lvlText w:val=""/>
      <w:lvlJc w:val="left"/>
      <w:pPr>
        <w:ind w:left="3870" w:hanging="360"/>
      </w:pPr>
      <w:rPr>
        <w:rFonts w:hint="default" w:ascii="Symbol" w:hAnsi="Symbol"/>
      </w:rPr>
    </w:lvl>
    <w:lvl w:ilvl="4" w:tplc="F1841496">
      <w:start w:val="1"/>
      <w:numFmt w:val="bullet"/>
      <w:lvlText w:val="♦"/>
      <w:lvlJc w:val="left"/>
      <w:pPr>
        <w:ind w:left="4590" w:hanging="360"/>
      </w:pPr>
      <w:rPr>
        <w:rFonts w:hint="default" w:ascii="Courier New" w:hAnsi="Courier New"/>
      </w:rPr>
    </w:lvl>
    <w:lvl w:ilvl="5" w:tplc="007E5EC0">
      <w:start w:val="1"/>
      <w:numFmt w:val="bullet"/>
      <w:lvlText w:val=""/>
      <w:lvlJc w:val="left"/>
      <w:pPr>
        <w:ind w:left="5310" w:hanging="360"/>
      </w:pPr>
      <w:rPr>
        <w:rFonts w:hint="default" w:ascii="Wingdings" w:hAnsi="Wingdings"/>
      </w:rPr>
    </w:lvl>
    <w:lvl w:ilvl="6" w:tplc="6156A934">
      <w:start w:val="1"/>
      <w:numFmt w:val="bullet"/>
      <w:lvlText w:val=""/>
      <w:lvlJc w:val="left"/>
      <w:pPr>
        <w:ind w:left="6030" w:hanging="360"/>
      </w:pPr>
      <w:rPr>
        <w:rFonts w:hint="default" w:ascii="Wingdings" w:hAnsi="Wingdings"/>
      </w:rPr>
    </w:lvl>
    <w:lvl w:ilvl="7" w:tplc="E20A5920">
      <w:start w:val="1"/>
      <w:numFmt w:val="bullet"/>
      <w:lvlText w:val=""/>
      <w:lvlJc w:val="left"/>
      <w:pPr>
        <w:ind w:left="6750" w:hanging="360"/>
      </w:pPr>
      <w:rPr>
        <w:rFonts w:hint="default" w:ascii="Symbol" w:hAnsi="Symbol"/>
      </w:rPr>
    </w:lvl>
    <w:lvl w:ilvl="8" w:tplc="B05E7EDC">
      <w:start w:val="1"/>
      <w:numFmt w:val="bullet"/>
      <w:lvlText w:val="♦"/>
      <w:lvlJc w:val="left"/>
      <w:pPr>
        <w:ind w:left="7470" w:hanging="360"/>
      </w:pPr>
      <w:rPr>
        <w:rFonts w:hint="default" w:ascii="Courier New" w:hAnsi="Courier New"/>
      </w:rPr>
    </w:lvl>
  </w:abstractNum>
  <w:abstractNum w:abstractNumId="40" w15:restartNumberingAfterBreak="0">
    <w:nsid w:val="6D3434F2"/>
    <w:multiLevelType w:val="hybridMultilevel"/>
    <w:tmpl w:val="6F4C49A4"/>
    <w:lvl w:ilvl="0" w:tplc="BF44259E">
      <w:start w:val="1"/>
      <w:numFmt w:val="decimal"/>
      <w:lvlText w:val="%1)"/>
      <w:lvlJc w:val="left"/>
      <w:pPr>
        <w:ind w:left="2345" w:hanging="360"/>
      </w:pPr>
    </w:lvl>
    <w:lvl w:ilvl="1" w:tplc="794E45E8" w:tentative="1">
      <w:start w:val="1"/>
      <w:numFmt w:val="decimal"/>
      <w:lvlText w:val="%2、"/>
      <w:lvlJc w:val="left"/>
      <w:pPr>
        <w:ind w:left="2945" w:hanging="480"/>
      </w:pPr>
    </w:lvl>
    <w:lvl w:ilvl="2" w:tplc="65D05CA6" w:tentative="1">
      <w:start w:val="1"/>
      <w:numFmt w:val="lowerRoman"/>
      <w:lvlText w:val="%3."/>
      <w:lvlJc w:val="right"/>
      <w:pPr>
        <w:ind w:left="3425" w:hanging="480"/>
      </w:pPr>
    </w:lvl>
    <w:lvl w:ilvl="3" w:tplc="A3380712" w:tentative="1">
      <w:start w:val="1"/>
      <w:numFmt w:val="decimal"/>
      <w:lvlText w:val="%4."/>
      <w:lvlJc w:val="left"/>
      <w:pPr>
        <w:ind w:left="3905" w:hanging="480"/>
      </w:pPr>
    </w:lvl>
    <w:lvl w:ilvl="4" w:tplc="B4EEC414" w:tentative="1">
      <w:start w:val="1"/>
      <w:numFmt w:val="decimal"/>
      <w:lvlText w:val="%5、"/>
      <w:lvlJc w:val="left"/>
      <w:pPr>
        <w:ind w:left="4385" w:hanging="480"/>
      </w:pPr>
    </w:lvl>
    <w:lvl w:ilvl="5" w:tplc="B4464FB4" w:tentative="1">
      <w:start w:val="1"/>
      <w:numFmt w:val="lowerRoman"/>
      <w:lvlText w:val="%6."/>
      <w:lvlJc w:val="right"/>
      <w:pPr>
        <w:ind w:left="4865" w:hanging="480"/>
      </w:pPr>
    </w:lvl>
    <w:lvl w:ilvl="6" w:tplc="12E8C6EC" w:tentative="1">
      <w:start w:val="1"/>
      <w:numFmt w:val="decimal"/>
      <w:lvlText w:val="%7."/>
      <w:lvlJc w:val="left"/>
      <w:pPr>
        <w:ind w:left="5345" w:hanging="480"/>
      </w:pPr>
    </w:lvl>
    <w:lvl w:ilvl="7" w:tplc="CE64824A" w:tentative="1">
      <w:start w:val="1"/>
      <w:numFmt w:val="decimal"/>
      <w:lvlText w:val="%8、"/>
      <w:lvlJc w:val="left"/>
      <w:pPr>
        <w:ind w:left="5825" w:hanging="480"/>
      </w:pPr>
    </w:lvl>
    <w:lvl w:ilvl="8" w:tplc="F7A071C8" w:tentative="1">
      <w:start w:val="1"/>
      <w:numFmt w:val="lowerRoman"/>
      <w:lvlText w:val="%9."/>
      <w:lvlJc w:val="right"/>
      <w:pPr>
        <w:ind w:left="6305" w:hanging="480"/>
      </w:pPr>
    </w:lvl>
  </w:abstractNum>
  <w:abstractNum w:abstractNumId="41" w15:restartNumberingAfterBreak="0">
    <w:nsid w:val="7004083F"/>
    <w:multiLevelType w:val="hybridMultilevel"/>
    <w:tmpl w:val="62A84448"/>
    <w:lvl w:ilvl="0" w:tplc="C5669316">
      <w:start w:val="3"/>
      <w:numFmt w:val="bullet"/>
      <w:lvlText w:val="‧"/>
      <w:lvlJc w:val="left"/>
      <w:pPr>
        <w:ind w:left="1680" w:hanging="480"/>
      </w:pPr>
      <w:rPr>
        <w:rFonts w:hint="eastAsia" w:ascii="標楷體" w:hAnsi="標楷體" w:eastAsia="標楷體" w:cs="Times New Roman"/>
        <w:lang w:val="en-US"/>
      </w:rPr>
    </w:lvl>
    <w:lvl w:ilvl="1" w:tplc="04090003" w:tentative="1">
      <w:start w:val="1"/>
      <w:numFmt w:val="bullet"/>
      <w:lvlText w:val=""/>
      <w:lvlJc w:val="left"/>
      <w:pPr>
        <w:ind w:left="2160" w:hanging="480"/>
      </w:pPr>
      <w:rPr>
        <w:rFonts w:hint="default" w:ascii="Wingdings" w:hAnsi="Wingdings"/>
      </w:rPr>
    </w:lvl>
    <w:lvl w:ilvl="2" w:tplc="04090005" w:tentative="1">
      <w:start w:val="1"/>
      <w:numFmt w:val="bullet"/>
      <w:lvlText w:val=""/>
      <w:lvlJc w:val="left"/>
      <w:pPr>
        <w:ind w:left="2640" w:hanging="480"/>
      </w:pPr>
      <w:rPr>
        <w:rFonts w:hint="default" w:ascii="Wingdings" w:hAnsi="Wingdings"/>
      </w:rPr>
    </w:lvl>
    <w:lvl w:ilvl="3" w:tplc="04090001" w:tentative="1">
      <w:start w:val="1"/>
      <w:numFmt w:val="bullet"/>
      <w:lvlText w:val=""/>
      <w:lvlJc w:val="left"/>
      <w:pPr>
        <w:ind w:left="3120" w:hanging="480"/>
      </w:pPr>
      <w:rPr>
        <w:rFonts w:hint="default" w:ascii="Wingdings" w:hAnsi="Wingdings"/>
      </w:rPr>
    </w:lvl>
    <w:lvl w:ilvl="4" w:tplc="04090003" w:tentative="1">
      <w:start w:val="1"/>
      <w:numFmt w:val="bullet"/>
      <w:lvlText w:val=""/>
      <w:lvlJc w:val="left"/>
      <w:pPr>
        <w:ind w:left="3600" w:hanging="480"/>
      </w:pPr>
      <w:rPr>
        <w:rFonts w:hint="default" w:ascii="Wingdings" w:hAnsi="Wingdings"/>
      </w:rPr>
    </w:lvl>
    <w:lvl w:ilvl="5" w:tplc="04090005" w:tentative="1">
      <w:start w:val="1"/>
      <w:numFmt w:val="bullet"/>
      <w:lvlText w:val=""/>
      <w:lvlJc w:val="left"/>
      <w:pPr>
        <w:ind w:left="4080" w:hanging="480"/>
      </w:pPr>
      <w:rPr>
        <w:rFonts w:hint="default" w:ascii="Wingdings" w:hAnsi="Wingdings"/>
      </w:rPr>
    </w:lvl>
    <w:lvl w:ilvl="6" w:tplc="04090001" w:tentative="1">
      <w:start w:val="1"/>
      <w:numFmt w:val="bullet"/>
      <w:lvlText w:val=""/>
      <w:lvlJc w:val="left"/>
      <w:pPr>
        <w:ind w:left="4560" w:hanging="480"/>
      </w:pPr>
      <w:rPr>
        <w:rFonts w:hint="default" w:ascii="Wingdings" w:hAnsi="Wingdings"/>
      </w:rPr>
    </w:lvl>
    <w:lvl w:ilvl="7" w:tplc="04090003" w:tentative="1">
      <w:start w:val="1"/>
      <w:numFmt w:val="bullet"/>
      <w:lvlText w:val=""/>
      <w:lvlJc w:val="left"/>
      <w:pPr>
        <w:ind w:left="5040" w:hanging="480"/>
      </w:pPr>
      <w:rPr>
        <w:rFonts w:hint="default" w:ascii="Wingdings" w:hAnsi="Wingdings"/>
      </w:rPr>
    </w:lvl>
    <w:lvl w:ilvl="8" w:tplc="04090005" w:tentative="1">
      <w:start w:val="1"/>
      <w:numFmt w:val="bullet"/>
      <w:lvlText w:val=""/>
      <w:lvlJc w:val="left"/>
      <w:pPr>
        <w:ind w:left="5520" w:hanging="480"/>
      </w:pPr>
      <w:rPr>
        <w:rFonts w:hint="default" w:ascii="Wingdings" w:hAnsi="Wingdings"/>
      </w:rPr>
    </w:lvl>
  </w:abstractNum>
  <w:abstractNum w:abstractNumId="42" w15:restartNumberingAfterBreak="0">
    <w:nsid w:val="72AC0DDF"/>
    <w:multiLevelType w:val="hybridMultilevel"/>
    <w:tmpl w:val="5D66757C"/>
    <w:lvl w:ilvl="0" w:tplc="2820D890">
      <w:start w:val="1"/>
      <w:numFmt w:val="decimal"/>
      <w:lvlText w:val="%1."/>
      <w:lvlJc w:val="left"/>
      <w:pPr>
        <w:ind w:left="754" w:hanging="480"/>
      </w:pPr>
      <w:rPr>
        <w:rFonts w:hint="eastAsia"/>
      </w:rPr>
    </w:lvl>
    <w:lvl w:ilvl="1" w:tplc="04090019" w:tentative="1">
      <w:start w:val="1"/>
      <w:numFmt w:val="ideographTraditional"/>
      <w:lvlText w:val="%2、"/>
      <w:lvlJc w:val="left"/>
      <w:pPr>
        <w:ind w:left="1234" w:hanging="480"/>
      </w:pPr>
    </w:lvl>
    <w:lvl w:ilvl="2" w:tplc="0409001B" w:tentative="1">
      <w:start w:val="1"/>
      <w:numFmt w:val="lowerRoman"/>
      <w:lvlText w:val="%3."/>
      <w:lvlJc w:val="right"/>
      <w:pPr>
        <w:ind w:left="1714" w:hanging="480"/>
      </w:pPr>
    </w:lvl>
    <w:lvl w:ilvl="3" w:tplc="0409000F" w:tentative="1">
      <w:start w:val="1"/>
      <w:numFmt w:val="decimal"/>
      <w:lvlText w:val="%4."/>
      <w:lvlJc w:val="left"/>
      <w:pPr>
        <w:ind w:left="2194" w:hanging="480"/>
      </w:pPr>
    </w:lvl>
    <w:lvl w:ilvl="4" w:tplc="04090019" w:tentative="1">
      <w:start w:val="1"/>
      <w:numFmt w:val="ideographTraditional"/>
      <w:lvlText w:val="%5、"/>
      <w:lvlJc w:val="left"/>
      <w:pPr>
        <w:ind w:left="2674" w:hanging="480"/>
      </w:pPr>
    </w:lvl>
    <w:lvl w:ilvl="5" w:tplc="0409001B" w:tentative="1">
      <w:start w:val="1"/>
      <w:numFmt w:val="lowerRoman"/>
      <w:lvlText w:val="%6."/>
      <w:lvlJc w:val="right"/>
      <w:pPr>
        <w:ind w:left="3154" w:hanging="480"/>
      </w:pPr>
    </w:lvl>
    <w:lvl w:ilvl="6" w:tplc="0409000F" w:tentative="1">
      <w:start w:val="1"/>
      <w:numFmt w:val="decimal"/>
      <w:lvlText w:val="%7."/>
      <w:lvlJc w:val="left"/>
      <w:pPr>
        <w:ind w:left="3634" w:hanging="480"/>
      </w:pPr>
    </w:lvl>
    <w:lvl w:ilvl="7" w:tplc="04090019" w:tentative="1">
      <w:start w:val="1"/>
      <w:numFmt w:val="ideographTraditional"/>
      <w:lvlText w:val="%8、"/>
      <w:lvlJc w:val="left"/>
      <w:pPr>
        <w:ind w:left="4114" w:hanging="480"/>
      </w:pPr>
    </w:lvl>
    <w:lvl w:ilvl="8" w:tplc="0409001B" w:tentative="1">
      <w:start w:val="1"/>
      <w:numFmt w:val="lowerRoman"/>
      <w:lvlText w:val="%9."/>
      <w:lvlJc w:val="right"/>
      <w:pPr>
        <w:ind w:left="4594" w:hanging="480"/>
      </w:pPr>
    </w:lvl>
  </w:abstractNum>
  <w:abstractNum w:abstractNumId="43" w15:restartNumberingAfterBreak="0">
    <w:nsid w:val="7722181E"/>
    <w:multiLevelType w:val="hybridMultilevel"/>
    <w:tmpl w:val="45AEB432"/>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4" w15:restartNumberingAfterBreak="0">
    <w:nsid w:val="7A3A465C"/>
    <w:multiLevelType w:val="hybridMultilevel"/>
    <w:tmpl w:val="89CAA1C6"/>
    <w:lvl w:ilvl="0" w:tplc="FFFFFFFF">
      <w:start w:val="1"/>
      <w:numFmt w:val="bullet"/>
      <w:lvlText w:val=""/>
      <w:lvlJc w:val="left"/>
      <w:pPr>
        <w:ind w:left="1754" w:hanging="480"/>
      </w:pPr>
      <w:rPr>
        <w:rFonts w:hint="default" w:ascii="Symbol" w:hAnsi="Symbol"/>
        <w:lang w:val="en-US"/>
      </w:rPr>
    </w:lvl>
    <w:lvl w:ilvl="1" w:tplc="04090003" w:tentative="1">
      <w:start w:val="1"/>
      <w:numFmt w:val="bullet"/>
      <w:lvlText w:val=""/>
      <w:lvlJc w:val="left"/>
      <w:pPr>
        <w:ind w:left="2234" w:hanging="480"/>
      </w:pPr>
      <w:rPr>
        <w:rFonts w:hint="default" w:ascii="Wingdings" w:hAnsi="Wingdings"/>
      </w:rPr>
    </w:lvl>
    <w:lvl w:ilvl="2" w:tplc="04090005" w:tentative="1">
      <w:start w:val="1"/>
      <w:numFmt w:val="bullet"/>
      <w:lvlText w:val=""/>
      <w:lvlJc w:val="left"/>
      <w:pPr>
        <w:ind w:left="2714" w:hanging="480"/>
      </w:pPr>
      <w:rPr>
        <w:rFonts w:hint="default" w:ascii="Wingdings" w:hAnsi="Wingdings"/>
      </w:rPr>
    </w:lvl>
    <w:lvl w:ilvl="3" w:tplc="04090001" w:tentative="1">
      <w:start w:val="1"/>
      <w:numFmt w:val="bullet"/>
      <w:lvlText w:val=""/>
      <w:lvlJc w:val="left"/>
      <w:pPr>
        <w:ind w:left="3194" w:hanging="480"/>
      </w:pPr>
      <w:rPr>
        <w:rFonts w:hint="default" w:ascii="Wingdings" w:hAnsi="Wingdings"/>
      </w:rPr>
    </w:lvl>
    <w:lvl w:ilvl="4" w:tplc="04090003" w:tentative="1">
      <w:start w:val="1"/>
      <w:numFmt w:val="bullet"/>
      <w:lvlText w:val=""/>
      <w:lvlJc w:val="left"/>
      <w:pPr>
        <w:ind w:left="3674" w:hanging="480"/>
      </w:pPr>
      <w:rPr>
        <w:rFonts w:hint="default" w:ascii="Wingdings" w:hAnsi="Wingdings"/>
      </w:rPr>
    </w:lvl>
    <w:lvl w:ilvl="5" w:tplc="04090005" w:tentative="1">
      <w:start w:val="1"/>
      <w:numFmt w:val="bullet"/>
      <w:lvlText w:val=""/>
      <w:lvlJc w:val="left"/>
      <w:pPr>
        <w:ind w:left="4154" w:hanging="480"/>
      </w:pPr>
      <w:rPr>
        <w:rFonts w:hint="default" w:ascii="Wingdings" w:hAnsi="Wingdings"/>
      </w:rPr>
    </w:lvl>
    <w:lvl w:ilvl="6" w:tplc="04090001" w:tentative="1">
      <w:start w:val="1"/>
      <w:numFmt w:val="bullet"/>
      <w:lvlText w:val=""/>
      <w:lvlJc w:val="left"/>
      <w:pPr>
        <w:ind w:left="4634" w:hanging="480"/>
      </w:pPr>
      <w:rPr>
        <w:rFonts w:hint="default" w:ascii="Wingdings" w:hAnsi="Wingdings"/>
      </w:rPr>
    </w:lvl>
    <w:lvl w:ilvl="7" w:tplc="04090003" w:tentative="1">
      <w:start w:val="1"/>
      <w:numFmt w:val="bullet"/>
      <w:lvlText w:val=""/>
      <w:lvlJc w:val="left"/>
      <w:pPr>
        <w:ind w:left="5114" w:hanging="480"/>
      </w:pPr>
      <w:rPr>
        <w:rFonts w:hint="default" w:ascii="Wingdings" w:hAnsi="Wingdings"/>
      </w:rPr>
    </w:lvl>
    <w:lvl w:ilvl="8" w:tplc="04090005" w:tentative="1">
      <w:start w:val="1"/>
      <w:numFmt w:val="bullet"/>
      <w:lvlText w:val=""/>
      <w:lvlJc w:val="left"/>
      <w:pPr>
        <w:ind w:left="5594" w:hanging="480"/>
      </w:pPr>
      <w:rPr>
        <w:rFonts w:hint="default" w:ascii="Wingdings" w:hAnsi="Wingdings"/>
      </w:rPr>
    </w:lvl>
  </w:abstractNum>
  <w:abstractNum w:abstractNumId="45" w15:restartNumberingAfterBreak="0">
    <w:nsid w:val="7C5B7F4B"/>
    <w:multiLevelType w:val="hybridMultilevel"/>
    <w:tmpl w:val="E734663C"/>
    <w:lvl w:ilvl="0" w:tplc="410A6C6C">
      <w:start w:val="1"/>
      <w:numFmt w:val="decimal"/>
      <w:lvlText w:val="(%1)"/>
      <w:lvlJc w:val="left"/>
      <w:pPr>
        <w:ind w:left="934" w:hanging="360"/>
      </w:pPr>
      <w:rPr>
        <w:rFonts w:hint="default"/>
      </w:rPr>
    </w:lvl>
    <w:lvl w:ilvl="1" w:tplc="04090019" w:tentative="1">
      <w:start w:val="1"/>
      <w:numFmt w:val="ideographTraditional"/>
      <w:lvlText w:val="%2、"/>
      <w:lvlJc w:val="left"/>
      <w:pPr>
        <w:ind w:left="1534" w:hanging="480"/>
      </w:pPr>
    </w:lvl>
    <w:lvl w:ilvl="2" w:tplc="0409001B" w:tentative="1">
      <w:start w:val="1"/>
      <w:numFmt w:val="lowerRoman"/>
      <w:lvlText w:val="%3."/>
      <w:lvlJc w:val="right"/>
      <w:pPr>
        <w:ind w:left="2014" w:hanging="480"/>
      </w:pPr>
    </w:lvl>
    <w:lvl w:ilvl="3" w:tplc="0409000F" w:tentative="1">
      <w:start w:val="1"/>
      <w:numFmt w:val="decimal"/>
      <w:lvlText w:val="%4."/>
      <w:lvlJc w:val="left"/>
      <w:pPr>
        <w:ind w:left="2494" w:hanging="480"/>
      </w:pPr>
    </w:lvl>
    <w:lvl w:ilvl="4" w:tplc="04090019" w:tentative="1">
      <w:start w:val="1"/>
      <w:numFmt w:val="ideographTraditional"/>
      <w:lvlText w:val="%5、"/>
      <w:lvlJc w:val="left"/>
      <w:pPr>
        <w:ind w:left="2974" w:hanging="480"/>
      </w:pPr>
    </w:lvl>
    <w:lvl w:ilvl="5" w:tplc="0409001B" w:tentative="1">
      <w:start w:val="1"/>
      <w:numFmt w:val="lowerRoman"/>
      <w:lvlText w:val="%6."/>
      <w:lvlJc w:val="right"/>
      <w:pPr>
        <w:ind w:left="3454" w:hanging="480"/>
      </w:pPr>
    </w:lvl>
    <w:lvl w:ilvl="6" w:tplc="0409000F" w:tentative="1">
      <w:start w:val="1"/>
      <w:numFmt w:val="decimal"/>
      <w:lvlText w:val="%7."/>
      <w:lvlJc w:val="left"/>
      <w:pPr>
        <w:ind w:left="3934" w:hanging="480"/>
      </w:pPr>
    </w:lvl>
    <w:lvl w:ilvl="7" w:tplc="04090019" w:tentative="1">
      <w:start w:val="1"/>
      <w:numFmt w:val="ideographTraditional"/>
      <w:lvlText w:val="%8、"/>
      <w:lvlJc w:val="left"/>
      <w:pPr>
        <w:ind w:left="4414" w:hanging="480"/>
      </w:pPr>
    </w:lvl>
    <w:lvl w:ilvl="8" w:tplc="0409001B" w:tentative="1">
      <w:start w:val="1"/>
      <w:numFmt w:val="lowerRoman"/>
      <w:lvlText w:val="%9."/>
      <w:lvlJc w:val="right"/>
      <w:pPr>
        <w:ind w:left="4894" w:hanging="480"/>
      </w:pPr>
    </w:lvl>
  </w:abstractNum>
  <w:abstractNum w:abstractNumId="46" w15:restartNumberingAfterBreak="0">
    <w:nsid w:val="7DADFC34"/>
    <w:multiLevelType w:val="hybridMultilevel"/>
    <w:tmpl w:val="FFFFFFFF"/>
    <w:lvl w:ilvl="0" w:tplc="A7560CFA">
      <w:start w:val="1"/>
      <w:numFmt w:val="bullet"/>
      <w:lvlText w:val=""/>
      <w:lvlJc w:val="left"/>
      <w:pPr>
        <w:ind w:left="360" w:hanging="360"/>
      </w:pPr>
      <w:rPr>
        <w:rFonts w:hint="default" w:ascii="Symbol" w:hAnsi="Symbol"/>
      </w:rPr>
    </w:lvl>
    <w:lvl w:ilvl="1" w:tplc="42A8A8BE">
      <w:start w:val="1"/>
      <w:numFmt w:val="bullet"/>
      <w:lvlText w:val="o"/>
      <w:lvlJc w:val="left"/>
      <w:pPr>
        <w:ind w:left="1080" w:hanging="360"/>
      </w:pPr>
      <w:rPr>
        <w:rFonts w:hint="default" w:ascii="Courier New" w:hAnsi="Courier New"/>
      </w:rPr>
    </w:lvl>
    <w:lvl w:ilvl="2" w:tplc="EB688B16">
      <w:start w:val="1"/>
      <w:numFmt w:val="bullet"/>
      <w:lvlText w:val=""/>
      <w:lvlJc w:val="left"/>
      <w:pPr>
        <w:ind w:left="1800" w:hanging="360"/>
      </w:pPr>
      <w:rPr>
        <w:rFonts w:hint="default" w:ascii="Wingdings" w:hAnsi="Wingdings"/>
      </w:rPr>
    </w:lvl>
    <w:lvl w:ilvl="3" w:tplc="37CCD490">
      <w:start w:val="1"/>
      <w:numFmt w:val="bullet"/>
      <w:lvlText w:val=""/>
      <w:lvlJc w:val="left"/>
      <w:pPr>
        <w:ind w:left="2520" w:hanging="360"/>
      </w:pPr>
      <w:rPr>
        <w:rFonts w:hint="default" w:ascii="Symbol" w:hAnsi="Symbol"/>
      </w:rPr>
    </w:lvl>
    <w:lvl w:ilvl="4" w:tplc="1F38EF6E">
      <w:start w:val="1"/>
      <w:numFmt w:val="bullet"/>
      <w:lvlText w:val="o"/>
      <w:lvlJc w:val="left"/>
      <w:pPr>
        <w:ind w:left="3240" w:hanging="360"/>
      </w:pPr>
      <w:rPr>
        <w:rFonts w:hint="default" w:ascii="Courier New" w:hAnsi="Courier New"/>
      </w:rPr>
    </w:lvl>
    <w:lvl w:ilvl="5" w:tplc="E41497FE">
      <w:start w:val="1"/>
      <w:numFmt w:val="bullet"/>
      <w:lvlText w:val=""/>
      <w:lvlJc w:val="left"/>
      <w:pPr>
        <w:ind w:left="3960" w:hanging="360"/>
      </w:pPr>
      <w:rPr>
        <w:rFonts w:hint="default" w:ascii="Wingdings" w:hAnsi="Wingdings"/>
      </w:rPr>
    </w:lvl>
    <w:lvl w:ilvl="6" w:tplc="4F609D20">
      <w:start w:val="1"/>
      <w:numFmt w:val="bullet"/>
      <w:lvlText w:val=""/>
      <w:lvlJc w:val="left"/>
      <w:pPr>
        <w:ind w:left="4680" w:hanging="360"/>
      </w:pPr>
      <w:rPr>
        <w:rFonts w:hint="default" w:ascii="Symbol" w:hAnsi="Symbol"/>
      </w:rPr>
    </w:lvl>
    <w:lvl w:ilvl="7" w:tplc="4E00B724">
      <w:start w:val="1"/>
      <w:numFmt w:val="bullet"/>
      <w:lvlText w:val="o"/>
      <w:lvlJc w:val="left"/>
      <w:pPr>
        <w:ind w:left="5400" w:hanging="360"/>
      </w:pPr>
      <w:rPr>
        <w:rFonts w:hint="default" w:ascii="Courier New" w:hAnsi="Courier New"/>
      </w:rPr>
    </w:lvl>
    <w:lvl w:ilvl="8" w:tplc="90D608A6">
      <w:start w:val="1"/>
      <w:numFmt w:val="bullet"/>
      <w:lvlText w:val=""/>
      <w:lvlJc w:val="left"/>
      <w:pPr>
        <w:ind w:left="6120" w:hanging="360"/>
      </w:pPr>
      <w:rPr>
        <w:rFonts w:hint="default" w:ascii="Wingdings" w:hAnsi="Wingdings"/>
      </w:rPr>
    </w:lvl>
  </w:abstractNum>
  <w:abstractNum w:abstractNumId="47" w15:restartNumberingAfterBreak="0">
    <w:nsid w:val="7E334BA2"/>
    <w:multiLevelType w:val="hybridMultilevel"/>
    <w:tmpl w:val="45AEB432"/>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num w:numId="52">
    <w:abstractNumId w:val="51"/>
  </w:num>
  <w:num w:numId="51">
    <w:abstractNumId w:val="50"/>
  </w:num>
  <w:num w:numId="50">
    <w:abstractNumId w:val="49"/>
  </w:num>
  <w:num w:numId="49">
    <w:abstractNumId w:val="48"/>
  </w:num>
  <w:num w:numId="1">
    <w:abstractNumId w:val="4"/>
  </w:num>
  <w:num w:numId="2">
    <w:abstractNumId w:val="1"/>
  </w:num>
  <w:num w:numId="3">
    <w:abstractNumId w:val="46"/>
  </w:num>
  <w:num w:numId="4">
    <w:abstractNumId w:val="30"/>
  </w:num>
  <w:num w:numId="5">
    <w:abstractNumId w:val="23"/>
  </w:num>
  <w:num w:numId="6">
    <w:abstractNumId w:val="34"/>
  </w:num>
  <w:num w:numId="7">
    <w:abstractNumId w:val="17"/>
  </w:num>
  <w:num w:numId="8">
    <w:abstractNumId w:val="7"/>
  </w:num>
  <w:num w:numId="9">
    <w:abstractNumId w:val="33"/>
  </w:num>
  <w:num w:numId="10">
    <w:abstractNumId w:val="39"/>
  </w:num>
  <w:num w:numId="11">
    <w:abstractNumId w:val="29"/>
  </w:num>
  <w:num w:numId="12">
    <w:abstractNumId w:val="19"/>
  </w:num>
  <w:num w:numId="13">
    <w:abstractNumId w:val="27"/>
  </w:num>
  <w:num w:numId="14">
    <w:abstractNumId w:val="28"/>
  </w:num>
  <w:num w:numId="15">
    <w:abstractNumId w:val="21"/>
  </w:num>
  <w:num w:numId="16">
    <w:abstractNumId w:val="42"/>
  </w:num>
  <w:num w:numId="17">
    <w:abstractNumId w:val="26"/>
  </w:num>
  <w:num w:numId="18">
    <w:abstractNumId w:val="6"/>
  </w:num>
  <w:num w:numId="19">
    <w:abstractNumId w:val="24"/>
  </w:num>
  <w:num w:numId="20">
    <w:abstractNumId w:val="10"/>
  </w:num>
  <w:num w:numId="21">
    <w:abstractNumId w:val="22"/>
  </w:num>
  <w:num w:numId="22">
    <w:abstractNumId w:val="37"/>
  </w:num>
  <w:num w:numId="23">
    <w:abstractNumId w:val="31"/>
  </w:num>
  <w:num w:numId="24">
    <w:abstractNumId w:val="32"/>
  </w:num>
  <w:num w:numId="25">
    <w:abstractNumId w:val="20"/>
  </w:num>
  <w:num w:numId="26">
    <w:abstractNumId w:val="3"/>
  </w:num>
  <w:num w:numId="27">
    <w:abstractNumId w:val="25"/>
  </w:num>
  <w:num w:numId="28">
    <w:abstractNumId w:val="0"/>
  </w:num>
  <w:num w:numId="29">
    <w:abstractNumId w:val="38"/>
  </w:num>
  <w:num w:numId="30">
    <w:abstractNumId w:val="13"/>
  </w:num>
  <w:num w:numId="31">
    <w:abstractNumId w:val="45"/>
  </w:num>
  <w:num w:numId="32">
    <w:abstractNumId w:val="18"/>
  </w:num>
  <w:num w:numId="33">
    <w:abstractNumId w:val="15"/>
  </w:num>
  <w:num w:numId="34">
    <w:abstractNumId w:val="35"/>
  </w:num>
  <w:num w:numId="35">
    <w:abstractNumId w:val="5"/>
  </w:num>
  <w:num w:numId="36">
    <w:abstractNumId w:val="40"/>
  </w:num>
  <w:num w:numId="37">
    <w:abstractNumId w:val="14"/>
  </w:num>
  <w:num w:numId="38">
    <w:abstractNumId w:val="16"/>
  </w:num>
  <w:num w:numId="39">
    <w:abstractNumId w:val="44"/>
  </w:num>
  <w:num w:numId="40">
    <w:abstractNumId w:val="36"/>
  </w:num>
  <w:num w:numId="41">
    <w:abstractNumId w:val="8"/>
  </w:num>
  <w:num w:numId="42">
    <w:abstractNumId w:val="47"/>
  </w:num>
  <w:num w:numId="43">
    <w:abstractNumId w:val="43"/>
  </w:num>
  <w:num w:numId="44">
    <w:abstractNumId w:val="41"/>
  </w:num>
  <w:num w:numId="45">
    <w:abstractNumId w:val="11"/>
  </w:num>
  <w:num w:numId="46">
    <w:abstractNumId w:val="12"/>
  </w:num>
  <w:num w:numId="47">
    <w:abstractNumId w:val="9"/>
  </w:num>
  <w:num w:numId="48">
    <w:abstractNumId w:val="2"/>
  </w:num>
  <w:numIdMacAtCleanup w:val="23"/>
</w:numbering>
</file>

<file path=word/people.xml><?xml version="1.0" encoding="utf-8"?>
<w15:people xmlns:mc="http://schemas.openxmlformats.org/markup-compatibility/2006" xmlns:w15="http://schemas.microsoft.com/office/word/2012/wordml" mc:Ignorable="w15">
  <w15:person w15:author="MengYingHong (Taipei, 洪孟瑛)">
    <w15:presenceInfo w15:providerId="AD" w15:userId="S::mengyinghong@Makalot.com::bee34fe0-63c1-411a-a8e5-8e17391a22d2"/>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98"/>
  <w:mirrorMargins/>
  <w:bordersDoNotSurroundHeader/>
  <w:bordersDoNotSurroundFooter/>
  <w:activeWritingStyle w:lang="en-US" w:vendorID="64" w:dllVersion="4096" w:nlCheck="1" w:checkStyle="0" w:appName="MSWord"/>
  <w:proofState w:spelling="clean" w:grammar="dirty"/>
  <w:revisionView w:markup="0"/>
  <w:trackRevisions w:val="false"/>
  <w:defaultTabStop w:val="50"/>
  <w:displayHorizontalDrawingGridEvery w:val="0"/>
  <w:displayVerticalDrawingGridEvery w:val="2"/>
  <w:characterSpacingControl w:val="compressPunctuation"/>
  <w:hdrShapeDefaults>
    <o:shapedefaults v:ext="edit" spidmax="3073"/>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0A6"/>
    <w:rsid w:val="00000876"/>
    <w:rsid w:val="000013FF"/>
    <w:rsid w:val="00003A3E"/>
    <w:rsid w:val="000076C5"/>
    <w:rsid w:val="000112B7"/>
    <w:rsid w:val="000117F8"/>
    <w:rsid w:val="00015AE6"/>
    <w:rsid w:val="00016560"/>
    <w:rsid w:val="000177E2"/>
    <w:rsid w:val="00017C51"/>
    <w:rsid w:val="00023417"/>
    <w:rsid w:val="00025B34"/>
    <w:rsid w:val="00026CB5"/>
    <w:rsid w:val="00027B5B"/>
    <w:rsid w:val="000300D7"/>
    <w:rsid w:val="000305B0"/>
    <w:rsid w:val="00031F8A"/>
    <w:rsid w:val="00033C58"/>
    <w:rsid w:val="00034E44"/>
    <w:rsid w:val="00042D3A"/>
    <w:rsid w:val="0004471F"/>
    <w:rsid w:val="0004660A"/>
    <w:rsid w:val="00046D7B"/>
    <w:rsid w:val="00047349"/>
    <w:rsid w:val="00054FE9"/>
    <w:rsid w:val="00056956"/>
    <w:rsid w:val="00060FA3"/>
    <w:rsid w:val="00064D81"/>
    <w:rsid w:val="00071900"/>
    <w:rsid w:val="00072712"/>
    <w:rsid w:val="0007297D"/>
    <w:rsid w:val="0007329D"/>
    <w:rsid w:val="000732A7"/>
    <w:rsid w:val="00073947"/>
    <w:rsid w:val="00077EE5"/>
    <w:rsid w:val="00080297"/>
    <w:rsid w:val="0008060B"/>
    <w:rsid w:val="00080F5C"/>
    <w:rsid w:val="00081C34"/>
    <w:rsid w:val="00082D45"/>
    <w:rsid w:val="00083A67"/>
    <w:rsid w:val="00083F92"/>
    <w:rsid w:val="00085A71"/>
    <w:rsid w:val="00086466"/>
    <w:rsid w:val="00086898"/>
    <w:rsid w:val="00087B31"/>
    <w:rsid w:val="0009141F"/>
    <w:rsid w:val="00093586"/>
    <w:rsid w:val="00095EE9"/>
    <w:rsid w:val="000961CC"/>
    <w:rsid w:val="000963EE"/>
    <w:rsid w:val="0009765E"/>
    <w:rsid w:val="000A105F"/>
    <w:rsid w:val="000A1C78"/>
    <w:rsid w:val="000A2A4B"/>
    <w:rsid w:val="000A50AC"/>
    <w:rsid w:val="000B18C6"/>
    <w:rsid w:val="000B2D5F"/>
    <w:rsid w:val="000B45A5"/>
    <w:rsid w:val="000B6F0A"/>
    <w:rsid w:val="000B711C"/>
    <w:rsid w:val="000B762B"/>
    <w:rsid w:val="000B7F33"/>
    <w:rsid w:val="000C1575"/>
    <w:rsid w:val="000C40EB"/>
    <w:rsid w:val="000C571E"/>
    <w:rsid w:val="000D75C8"/>
    <w:rsid w:val="000D7BCA"/>
    <w:rsid w:val="000E2ECF"/>
    <w:rsid w:val="000E3626"/>
    <w:rsid w:val="000E69FF"/>
    <w:rsid w:val="000E6B4F"/>
    <w:rsid w:val="000F2775"/>
    <w:rsid w:val="000F45AF"/>
    <w:rsid w:val="000F68F5"/>
    <w:rsid w:val="001028B9"/>
    <w:rsid w:val="00107AA7"/>
    <w:rsid w:val="00107C5F"/>
    <w:rsid w:val="001102BA"/>
    <w:rsid w:val="001103B0"/>
    <w:rsid w:val="001127E6"/>
    <w:rsid w:val="00112BAC"/>
    <w:rsid w:val="00114C67"/>
    <w:rsid w:val="00115681"/>
    <w:rsid w:val="001160EB"/>
    <w:rsid w:val="00116B07"/>
    <w:rsid w:val="00117A21"/>
    <w:rsid w:val="00120186"/>
    <w:rsid w:val="001208DC"/>
    <w:rsid w:val="001219FD"/>
    <w:rsid w:val="00121F87"/>
    <w:rsid w:val="00123C45"/>
    <w:rsid w:val="0012525C"/>
    <w:rsid w:val="00126A91"/>
    <w:rsid w:val="00127920"/>
    <w:rsid w:val="00131F06"/>
    <w:rsid w:val="001324AF"/>
    <w:rsid w:val="00143383"/>
    <w:rsid w:val="001449FD"/>
    <w:rsid w:val="00144B67"/>
    <w:rsid w:val="00145E2A"/>
    <w:rsid w:val="001474D1"/>
    <w:rsid w:val="00152F3F"/>
    <w:rsid w:val="001551F5"/>
    <w:rsid w:val="00156AF3"/>
    <w:rsid w:val="001646EA"/>
    <w:rsid w:val="00164C96"/>
    <w:rsid w:val="00172088"/>
    <w:rsid w:val="0017291A"/>
    <w:rsid w:val="00182378"/>
    <w:rsid w:val="001834C7"/>
    <w:rsid w:val="00185006"/>
    <w:rsid w:val="00192C1A"/>
    <w:rsid w:val="00193433"/>
    <w:rsid w:val="00193528"/>
    <w:rsid w:val="00196EC7"/>
    <w:rsid w:val="001A0735"/>
    <w:rsid w:val="001A2FD9"/>
    <w:rsid w:val="001B0922"/>
    <w:rsid w:val="001B2333"/>
    <w:rsid w:val="001B42C3"/>
    <w:rsid w:val="001B7075"/>
    <w:rsid w:val="001C0236"/>
    <w:rsid w:val="001C3177"/>
    <w:rsid w:val="001C4ACA"/>
    <w:rsid w:val="001C5EE3"/>
    <w:rsid w:val="001C6F59"/>
    <w:rsid w:val="001D00C4"/>
    <w:rsid w:val="001D0EB6"/>
    <w:rsid w:val="001D1821"/>
    <w:rsid w:val="001D21E7"/>
    <w:rsid w:val="001D5322"/>
    <w:rsid w:val="001D6C49"/>
    <w:rsid w:val="001D774D"/>
    <w:rsid w:val="001E112A"/>
    <w:rsid w:val="001E1E77"/>
    <w:rsid w:val="001E3666"/>
    <w:rsid w:val="001E4620"/>
    <w:rsid w:val="001E614B"/>
    <w:rsid w:val="001F7374"/>
    <w:rsid w:val="00200ECB"/>
    <w:rsid w:val="00201628"/>
    <w:rsid w:val="0020266B"/>
    <w:rsid w:val="0020328F"/>
    <w:rsid w:val="0020365B"/>
    <w:rsid w:val="0020377A"/>
    <w:rsid w:val="002068A4"/>
    <w:rsid w:val="002155A2"/>
    <w:rsid w:val="00217C1D"/>
    <w:rsid w:val="002201DE"/>
    <w:rsid w:val="00220EAE"/>
    <w:rsid w:val="00221A24"/>
    <w:rsid w:val="00223144"/>
    <w:rsid w:val="002253B3"/>
    <w:rsid w:val="002257FD"/>
    <w:rsid w:val="00225F1F"/>
    <w:rsid w:val="00226509"/>
    <w:rsid w:val="002265E2"/>
    <w:rsid w:val="0023106C"/>
    <w:rsid w:val="002361ED"/>
    <w:rsid w:val="00237765"/>
    <w:rsid w:val="0023790D"/>
    <w:rsid w:val="00242D50"/>
    <w:rsid w:val="00244355"/>
    <w:rsid w:val="002556E5"/>
    <w:rsid w:val="00255EB5"/>
    <w:rsid w:val="00256D9B"/>
    <w:rsid w:val="002578FE"/>
    <w:rsid w:val="00257A6E"/>
    <w:rsid w:val="002718E0"/>
    <w:rsid w:val="00273F5F"/>
    <w:rsid w:val="00276A1C"/>
    <w:rsid w:val="00280F3E"/>
    <w:rsid w:val="00281261"/>
    <w:rsid w:val="002815A7"/>
    <w:rsid w:val="0028162B"/>
    <w:rsid w:val="00283A35"/>
    <w:rsid w:val="00283A47"/>
    <w:rsid w:val="00284594"/>
    <w:rsid w:val="00284669"/>
    <w:rsid w:val="00284DDA"/>
    <w:rsid w:val="00292F96"/>
    <w:rsid w:val="00293E79"/>
    <w:rsid w:val="00293F70"/>
    <w:rsid w:val="00295B83"/>
    <w:rsid w:val="002977D4"/>
    <w:rsid w:val="002979E8"/>
    <w:rsid w:val="00297AB0"/>
    <w:rsid w:val="002A32AE"/>
    <w:rsid w:val="002A506A"/>
    <w:rsid w:val="002A50F6"/>
    <w:rsid w:val="002B0DC2"/>
    <w:rsid w:val="002B1A4E"/>
    <w:rsid w:val="002B1C2E"/>
    <w:rsid w:val="002B3808"/>
    <w:rsid w:val="002B427F"/>
    <w:rsid w:val="002B5AEE"/>
    <w:rsid w:val="002B6C1F"/>
    <w:rsid w:val="002B76E6"/>
    <w:rsid w:val="002B7D31"/>
    <w:rsid w:val="002C15A3"/>
    <w:rsid w:val="002C182D"/>
    <w:rsid w:val="002C2ADC"/>
    <w:rsid w:val="002C4720"/>
    <w:rsid w:val="002C50A9"/>
    <w:rsid w:val="002C5F5D"/>
    <w:rsid w:val="002D2CCF"/>
    <w:rsid w:val="002D516B"/>
    <w:rsid w:val="002D604D"/>
    <w:rsid w:val="002D6822"/>
    <w:rsid w:val="002E22F1"/>
    <w:rsid w:val="002E280D"/>
    <w:rsid w:val="002E37E5"/>
    <w:rsid w:val="002E43D1"/>
    <w:rsid w:val="002E7D1C"/>
    <w:rsid w:val="002F4B8D"/>
    <w:rsid w:val="002F4FFB"/>
    <w:rsid w:val="0030082B"/>
    <w:rsid w:val="00301572"/>
    <w:rsid w:val="00302F73"/>
    <w:rsid w:val="00303ED5"/>
    <w:rsid w:val="00305A98"/>
    <w:rsid w:val="00305B02"/>
    <w:rsid w:val="00307B3C"/>
    <w:rsid w:val="00311DCC"/>
    <w:rsid w:val="0031201E"/>
    <w:rsid w:val="00315316"/>
    <w:rsid w:val="00316628"/>
    <w:rsid w:val="00320C02"/>
    <w:rsid w:val="00322157"/>
    <w:rsid w:val="0032254E"/>
    <w:rsid w:val="003235FD"/>
    <w:rsid w:val="00326676"/>
    <w:rsid w:val="003306DD"/>
    <w:rsid w:val="00331933"/>
    <w:rsid w:val="00333153"/>
    <w:rsid w:val="0033375D"/>
    <w:rsid w:val="00333CF5"/>
    <w:rsid w:val="00337982"/>
    <w:rsid w:val="00343AF9"/>
    <w:rsid w:val="00350615"/>
    <w:rsid w:val="00350705"/>
    <w:rsid w:val="00351F24"/>
    <w:rsid w:val="00352A17"/>
    <w:rsid w:val="00353F4F"/>
    <w:rsid w:val="003573A8"/>
    <w:rsid w:val="00361F4A"/>
    <w:rsid w:val="00362B34"/>
    <w:rsid w:val="0036378B"/>
    <w:rsid w:val="00365F08"/>
    <w:rsid w:val="003669EF"/>
    <w:rsid w:val="00366B8E"/>
    <w:rsid w:val="003675A2"/>
    <w:rsid w:val="003741C8"/>
    <w:rsid w:val="00374803"/>
    <w:rsid w:val="00375247"/>
    <w:rsid w:val="0037610C"/>
    <w:rsid w:val="0038382C"/>
    <w:rsid w:val="00386B9F"/>
    <w:rsid w:val="00392990"/>
    <w:rsid w:val="00392EE6"/>
    <w:rsid w:val="00392EEF"/>
    <w:rsid w:val="003956B5"/>
    <w:rsid w:val="003957D5"/>
    <w:rsid w:val="003A0447"/>
    <w:rsid w:val="003A5F2D"/>
    <w:rsid w:val="003B168F"/>
    <w:rsid w:val="003B2740"/>
    <w:rsid w:val="003B5139"/>
    <w:rsid w:val="003B69A1"/>
    <w:rsid w:val="003B6A0A"/>
    <w:rsid w:val="003B71B9"/>
    <w:rsid w:val="003C052B"/>
    <w:rsid w:val="003C2147"/>
    <w:rsid w:val="003C65AB"/>
    <w:rsid w:val="003C6FEC"/>
    <w:rsid w:val="003C7814"/>
    <w:rsid w:val="003C7A13"/>
    <w:rsid w:val="003D09A2"/>
    <w:rsid w:val="003D24DB"/>
    <w:rsid w:val="003D415B"/>
    <w:rsid w:val="003E15A2"/>
    <w:rsid w:val="003E33AB"/>
    <w:rsid w:val="003E51B9"/>
    <w:rsid w:val="003E5BF8"/>
    <w:rsid w:val="003E6023"/>
    <w:rsid w:val="003E7C62"/>
    <w:rsid w:val="003F10B4"/>
    <w:rsid w:val="003F31E1"/>
    <w:rsid w:val="003F42D5"/>
    <w:rsid w:val="003F4352"/>
    <w:rsid w:val="003F5B88"/>
    <w:rsid w:val="003F62D0"/>
    <w:rsid w:val="003F6EA7"/>
    <w:rsid w:val="00404345"/>
    <w:rsid w:val="00405F2A"/>
    <w:rsid w:val="004070D3"/>
    <w:rsid w:val="00407346"/>
    <w:rsid w:val="00412586"/>
    <w:rsid w:val="004170B3"/>
    <w:rsid w:val="00424684"/>
    <w:rsid w:val="00424EA7"/>
    <w:rsid w:val="00425989"/>
    <w:rsid w:val="00426346"/>
    <w:rsid w:val="00435660"/>
    <w:rsid w:val="00442B5C"/>
    <w:rsid w:val="00442F63"/>
    <w:rsid w:val="00443461"/>
    <w:rsid w:val="00445F5D"/>
    <w:rsid w:val="00446BFC"/>
    <w:rsid w:val="0044743C"/>
    <w:rsid w:val="00451BF8"/>
    <w:rsid w:val="004545EA"/>
    <w:rsid w:val="00464B17"/>
    <w:rsid w:val="00467E22"/>
    <w:rsid w:val="00471BA5"/>
    <w:rsid w:val="00472008"/>
    <w:rsid w:val="004729AF"/>
    <w:rsid w:val="0047722D"/>
    <w:rsid w:val="004804CC"/>
    <w:rsid w:val="0048213E"/>
    <w:rsid w:val="004827A8"/>
    <w:rsid w:val="00482F23"/>
    <w:rsid w:val="00484F4F"/>
    <w:rsid w:val="00485D5B"/>
    <w:rsid w:val="00486AB2"/>
    <w:rsid w:val="004903FD"/>
    <w:rsid w:val="00491FCA"/>
    <w:rsid w:val="0049287B"/>
    <w:rsid w:val="00493169"/>
    <w:rsid w:val="00495D1F"/>
    <w:rsid w:val="004A2DCC"/>
    <w:rsid w:val="004A2F6D"/>
    <w:rsid w:val="004A5959"/>
    <w:rsid w:val="004A6861"/>
    <w:rsid w:val="004A688B"/>
    <w:rsid w:val="004A6B25"/>
    <w:rsid w:val="004B54F3"/>
    <w:rsid w:val="004B59B8"/>
    <w:rsid w:val="004B6D7F"/>
    <w:rsid w:val="004C0547"/>
    <w:rsid w:val="004C06C8"/>
    <w:rsid w:val="004C384C"/>
    <w:rsid w:val="004D083D"/>
    <w:rsid w:val="004D0B28"/>
    <w:rsid w:val="004D1A51"/>
    <w:rsid w:val="004D3B31"/>
    <w:rsid w:val="004D4310"/>
    <w:rsid w:val="004D5272"/>
    <w:rsid w:val="004D5B88"/>
    <w:rsid w:val="004D666D"/>
    <w:rsid w:val="004E1301"/>
    <w:rsid w:val="004E7796"/>
    <w:rsid w:val="004E7F00"/>
    <w:rsid w:val="004E7F32"/>
    <w:rsid w:val="004F10FA"/>
    <w:rsid w:val="004F156E"/>
    <w:rsid w:val="004F27B5"/>
    <w:rsid w:val="004F33FD"/>
    <w:rsid w:val="004F564B"/>
    <w:rsid w:val="004F7301"/>
    <w:rsid w:val="004F77A0"/>
    <w:rsid w:val="004F7809"/>
    <w:rsid w:val="005006BD"/>
    <w:rsid w:val="00500C95"/>
    <w:rsid w:val="00501F3B"/>
    <w:rsid w:val="005042D8"/>
    <w:rsid w:val="005051CA"/>
    <w:rsid w:val="00507972"/>
    <w:rsid w:val="0051652A"/>
    <w:rsid w:val="0051778F"/>
    <w:rsid w:val="0052203A"/>
    <w:rsid w:val="005234F2"/>
    <w:rsid w:val="00524879"/>
    <w:rsid w:val="00532101"/>
    <w:rsid w:val="00535C4F"/>
    <w:rsid w:val="00544273"/>
    <w:rsid w:val="005446A8"/>
    <w:rsid w:val="00545C3E"/>
    <w:rsid w:val="00546024"/>
    <w:rsid w:val="00551048"/>
    <w:rsid w:val="00552E0E"/>
    <w:rsid w:val="00556133"/>
    <w:rsid w:val="005611D1"/>
    <w:rsid w:val="00561BB9"/>
    <w:rsid w:val="00563E1F"/>
    <w:rsid w:val="00565419"/>
    <w:rsid w:val="00566EF2"/>
    <w:rsid w:val="00567BCD"/>
    <w:rsid w:val="005738EF"/>
    <w:rsid w:val="00580966"/>
    <w:rsid w:val="005816EA"/>
    <w:rsid w:val="00582188"/>
    <w:rsid w:val="00587309"/>
    <w:rsid w:val="00590BF1"/>
    <w:rsid w:val="005910A6"/>
    <w:rsid w:val="00591DB4"/>
    <w:rsid w:val="00592697"/>
    <w:rsid w:val="00594D94"/>
    <w:rsid w:val="00595164"/>
    <w:rsid w:val="00596D56"/>
    <w:rsid w:val="005A1264"/>
    <w:rsid w:val="005A3052"/>
    <w:rsid w:val="005A5E6D"/>
    <w:rsid w:val="005A7CAE"/>
    <w:rsid w:val="005B2410"/>
    <w:rsid w:val="005B2421"/>
    <w:rsid w:val="005B2455"/>
    <w:rsid w:val="005C057D"/>
    <w:rsid w:val="005C4061"/>
    <w:rsid w:val="005C67B6"/>
    <w:rsid w:val="005C733C"/>
    <w:rsid w:val="005D0F49"/>
    <w:rsid w:val="005D1013"/>
    <w:rsid w:val="005D1441"/>
    <w:rsid w:val="005D31FB"/>
    <w:rsid w:val="005D3407"/>
    <w:rsid w:val="005D70B3"/>
    <w:rsid w:val="005D7BB4"/>
    <w:rsid w:val="005E00D3"/>
    <w:rsid w:val="005E0D07"/>
    <w:rsid w:val="005E40C9"/>
    <w:rsid w:val="005E432C"/>
    <w:rsid w:val="005E4529"/>
    <w:rsid w:val="005E5143"/>
    <w:rsid w:val="005E52E7"/>
    <w:rsid w:val="005E5DC2"/>
    <w:rsid w:val="005F017B"/>
    <w:rsid w:val="005F088B"/>
    <w:rsid w:val="005F1420"/>
    <w:rsid w:val="005F27AC"/>
    <w:rsid w:val="006003E5"/>
    <w:rsid w:val="006019F4"/>
    <w:rsid w:val="006020F8"/>
    <w:rsid w:val="00602760"/>
    <w:rsid w:val="006040ED"/>
    <w:rsid w:val="00605E2F"/>
    <w:rsid w:val="006067FF"/>
    <w:rsid w:val="00606F91"/>
    <w:rsid w:val="00612708"/>
    <w:rsid w:val="006141BE"/>
    <w:rsid w:val="006155AD"/>
    <w:rsid w:val="00616ECD"/>
    <w:rsid w:val="006171A4"/>
    <w:rsid w:val="0061742D"/>
    <w:rsid w:val="00617B0A"/>
    <w:rsid w:val="00617D28"/>
    <w:rsid w:val="00621CE2"/>
    <w:rsid w:val="00625D7E"/>
    <w:rsid w:val="00626341"/>
    <w:rsid w:val="00626EC6"/>
    <w:rsid w:val="00630418"/>
    <w:rsid w:val="00631375"/>
    <w:rsid w:val="00631F0B"/>
    <w:rsid w:val="006330FD"/>
    <w:rsid w:val="00633492"/>
    <w:rsid w:val="00633CF8"/>
    <w:rsid w:val="00633FF8"/>
    <w:rsid w:val="00637544"/>
    <w:rsid w:val="00637FFD"/>
    <w:rsid w:val="006412D7"/>
    <w:rsid w:val="006512DA"/>
    <w:rsid w:val="0065296A"/>
    <w:rsid w:val="00652D38"/>
    <w:rsid w:val="00652F07"/>
    <w:rsid w:val="0065370B"/>
    <w:rsid w:val="006604DA"/>
    <w:rsid w:val="006612FC"/>
    <w:rsid w:val="00661B36"/>
    <w:rsid w:val="00661DF8"/>
    <w:rsid w:val="0066237C"/>
    <w:rsid w:val="00662920"/>
    <w:rsid w:val="006635A2"/>
    <w:rsid w:val="00671609"/>
    <w:rsid w:val="00671B83"/>
    <w:rsid w:val="00672710"/>
    <w:rsid w:val="00672A0D"/>
    <w:rsid w:val="00673B79"/>
    <w:rsid w:val="00674211"/>
    <w:rsid w:val="006807F0"/>
    <w:rsid w:val="00680E98"/>
    <w:rsid w:val="00683621"/>
    <w:rsid w:val="00684170"/>
    <w:rsid w:val="00686DED"/>
    <w:rsid w:val="0069068D"/>
    <w:rsid w:val="00695B01"/>
    <w:rsid w:val="00695B5E"/>
    <w:rsid w:val="00695CC7"/>
    <w:rsid w:val="006A0622"/>
    <w:rsid w:val="006A393F"/>
    <w:rsid w:val="006A4E3B"/>
    <w:rsid w:val="006A64A0"/>
    <w:rsid w:val="006A743C"/>
    <w:rsid w:val="006B17E3"/>
    <w:rsid w:val="006B1BD9"/>
    <w:rsid w:val="006B6BD0"/>
    <w:rsid w:val="006C0999"/>
    <w:rsid w:val="006C143C"/>
    <w:rsid w:val="006C5BA7"/>
    <w:rsid w:val="006D24CD"/>
    <w:rsid w:val="006D2E05"/>
    <w:rsid w:val="006D34AA"/>
    <w:rsid w:val="006D39E6"/>
    <w:rsid w:val="006D3BA9"/>
    <w:rsid w:val="006D4A8E"/>
    <w:rsid w:val="006D6FAB"/>
    <w:rsid w:val="006D7069"/>
    <w:rsid w:val="006E0149"/>
    <w:rsid w:val="006E08D2"/>
    <w:rsid w:val="006E2E18"/>
    <w:rsid w:val="006E44F7"/>
    <w:rsid w:val="006E5A69"/>
    <w:rsid w:val="006E6BC2"/>
    <w:rsid w:val="006E77CE"/>
    <w:rsid w:val="006E7906"/>
    <w:rsid w:val="006F0A76"/>
    <w:rsid w:val="006F1A6A"/>
    <w:rsid w:val="006F3D65"/>
    <w:rsid w:val="00701731"/>
    <w:rsid w:val="00701751"/>
    <w:rsid w:val="007020EA"/>
    <w:rsid w:val="00704C26"/>
    <w:rsid w:val="007063B7"/>
    <w:rsid w:val="007075AC"/>
    <w:rsid w:val="00714882"/>
    <w:rsid w:val="00715284"/>
    <w:rsid w:val="0071583E"/>
    <w:rsid w:val="00716386"/>
    <w:rsid w:val="0072209A"/>
    <w:rsid w:val="00723D72"/>
    <w:rsid w:val="00724A3E"/>
    <w:rsid w:val="007263E4"/>
    <w:rsid w:val="007270E7"/>
    <w:rsid w:val="00730771"/>
    <w:rsid w:val="00733C15"/>
    <w:rsid w:val="0073565A"/>
    <w:rsid w:val="00737340"/>
    <w:rsid w:val="00737AFD"/>
    <w:rsid w:val="00737E34"/>
    <w:rsid w:val="00737E47"/>
    <w:rsid w:val="00740027"/>
    <w:rsid w:val="0074063C"/>
    <w:rsid w:val="00743C4B"/>
    <w:rsid w:val="00744EA0"/>
    <w:rsid w:val="00746032"/>
    <w:rsid w:val="00746C3D"/>
    <w:rsid w:val="00750A53"/>
    <w:rsid w:val="00753B7E"/>
    <w:rsid w:val="007567C3"/>
    <w:rsid w:val="00763751"/>
    <w:rsid w:val="007700B3"/>
    <w:rsid w:val="00770191"/>
    <w:rsid w:val="00771449"/>
    <w:rsid w:val="0077256E"/>
    <w:rsid w:val="00772897"/>
    <w:rsid w:val="007731E9"/>
    <w:rsid w:val="007732DB"/>
    <w:rsid w:val="00773931"/>
    <w:rsid w:val="00774CDA"/>
    <w:rsid w:val="00774FDB"/>
    <w:rsid w:val="00775053"/>
    <w:rsid w:val="0077506C"/>
    <w:rsid w:val="00775883"/>
    <w:rsid w:val="00777557"/>
    <w:rsid w:val="00781BAB"/>
    <w:rsid w:val="007866D7"/>
    <w:rsid w:val="00786C5A"/>
    <w:rsid w:val="00786E9B"/>
    <w:rsid w:val="007872F1"/>
    <w:rsid w:val="007877B9"/>
    <w:rsid w:val="00793ACC"/>
    <w:rsid w:val="00795A6A"/>
    <w:rsid w:val="00797490"/>
    <w:rsid w:val="007A3C8E"/>
    <w:rsid w:val="007A5F01"/>
    <w:rsid w:val="007B022A"/>
    <w:rsid w:val="007B2F4D"/>
    <w:rsid w:val="007B34A6"/>
    <w:rsid w:val="007B62E9"/>
    <w:rsid w:val="007BC35E"/>
    <w:rsid w:val="007C2767"/>
    <w:rsid w:val="007C503E"/>
    <w:rsid w:val="007C5D56"/>
    <w:rsid w:val="007D04D5"/>
    <w:rsid w:val="007D1A91"/>
    <w:rsid w:val="007D1E76"/>
    <w:rsid w:val="007D231E"/>
    <w:rsid w:val="007D27CA"/>
    <w:rsid w:val="007D571D"/>
    <w:rsid w:val="007E0D9B"/>
    <w:rsid w:val="007E2BB7"/>
    <w:rsid w:val="007E2D71"/>
    <w:rsid w:val="007E3471"/>
    <w:rsid w:val="007E38A3"/>
    <w:rsid w:val="007E5D99"/>
    <w:rsid w:val="007F01B6"/>
    <w:rsid w:val="007F1C13"/>
    <w:rsid w:val="007F1D0C"/>
    <w:rsid w:val="007F3B74"/>
    <w:rsid w:val="007F3C4B"/>
    <w:rsid w:val="007F5B4C"/>
    <w:rsid w:val="007F5D99"/>
    <w:rsid w:val="007F7690"/>
    <w:rsid w:val="007F7CBF"/>
    <w:rsid w:val="00800560"/>
    <w:rsid w:val="00807C9E"/>
    <w:rsid w:val="008106EE"/>
    <w:rsid w:val="00810AE6"/>
    <w:rsid w:val="00811DCA"/>
    <w:rsid w:val="00813140"/>
    <w:rsid w:val="00813F2E"/>
    <w:rsid w:val="00814283"/>
    <w:rsid w:val="00814FA0"/>
    <w:rsid w:val="00817800"/>
    <w:rsid w:val="00821347"/>
    <w:rsid w:val="00822779"/>
    <w:rsid w:val="00826CA0"/>
    <w:rsid w:val="00826E82"/>
    <w:rsid w:val="00826FED"/>
    <w:rsid w:val="00827573"/>
    <w:rsid w:val="008313ED"/>
    <w:rsid w:val="0083151C"/>
    <w:rsid w:val="00833875"/>
    <w:rsid w:val="00833BB1"/>
    <w:rsid w:val="00834C91"/>
    <w:rsid w:val="0084038E"/>
    <w:rsid w:val="00842043"/>
    <w:rsid w:val="00843391"/>
    <w:rsid w:val="00844C7A"/>
    <w:rsid w:val="00844F27"/>
    <w:rsid w:val="00847489"/>
    <w:rsid w:val="00853AF0"/>
    <w:rsid w:val="008551BE"/>
    <w:rsid w:val="00855DAC"/>
    <w:rsid w:val="00857951"/>
    <w:rsid w:val="00860921"/>
    <w:rsid w:val="008622F7"/>
    <w:rsid w:val="00866BFF"/>
    <w:rsid w:val="008671DE"/>
    <w:rsid w:val="008728BA"/>
    <w:rsid w:val="0087296E"/>
    <w:rsid w:val="00876CB5"/>
    <w:rsid w:val="00880D73"/>
    <w:rsid w:val="00880D8B"/>
    <w:rsid w:val="0088109E"/>
    <w:rsid w:val="00883A19"/>
    <w:rsid w:val="0088429B"/>
    <w:rsid w:val="00884944"/>
    <w:rsid w:val="00885454"/>
    <w:rsid w:val="0089010D"/>
    <w:rsid w:val="00892034"/>
    <w:rsid w:val="0089307C"/>
    <w:rsid w:val="008950DF"/>
    <w:rsid w:val="008A1CDF"/>
    <w:rsid w:val="008A26DA"/>
    <w:rsid w:val="008A46F9"/>
    <w:rsid w:val="008A61D6"/>
    <w:rsid w:val="008A7573"/>
    <w:rsid w:val="008B05EB"/>
    <w:rsid w:val="008B07CB"/>
    <w:rsid w:val="008B0EA6"/>
    <w:rsid w:val="008B0F56"/>
    <w:rsid w:val="008B24D9"/>
    <w:rsid w:val="008B4450"/>
    <w:rsid w:val="008B543A"/>
    <w:rsid w:val="008B5F3A"/>
    <w:rsid w:val="008B5FA4"/>
    <w:rsid w:val="008B6661"/>
    <w:rsid w:val="008C0971"/>
    <w:rsid w:val="008C10B7"/>
    <w:rsid w:val="008C1985"/>
    <w:rsid w:val="008C1E6D"/>
    <w:rsid w:val="008C332C"/>
    <w:rsid w:val="008D0119"/>
    <w:rsid w:val="008D37D7"/>
    <w:rsid w:val="008D5C3C"/>
    <w:rsid w:val="008E0C67"/>
    <w:rsid w:val="008E1CAC"/>
    <w:rsid w:val="008E549D"/>
    <w:rsid w:val="008E65FE"/>
    <w:rsid w:val="008E7EDA"/>
    <w:rsid w:val="008F1083"/>
    <w:rsid w:val="008F22C9"/>
    <w:rsid w:val="008F30C5"/>
    <w:rsid w:val="008F3B36"/>
    <w:rsid w:val="008F575D"/>
    <w:rsid w:val="00906668"/>
    <w:rsid w:val="009072B6"/>
    <w:rsid w:val="00907B06"/>
    <w:rsid w:val="00910B6B"/>
    <w:rsid w:val="0091138F"/>
    <w:rsid w:val="00913A95"/>
    <w:rsid w:val="00914D57"/>
    <w:rsid w:val="00915CB9"/>
    <w:rsid w:val="00916237"/>
    <w:rsid w:val="00916622"/>
    <w:rsid w:val="009206B7"/>
    <w:rsid w:val="00922CE9"/>
    <w:rsid w:val="00924513"/>
    <w:rsid w:val="009266EE"/>
    <w:rsid w:val="009304FA"/>
    <w:rsid w:val="009350FA"/>
    <w:rsid w:val="00936DC9"/>
    <w:rsid w:val="0094084B"/>
    <w:rsid w:val="009417FF"/>
    <w:rsid w:val="009442FF"/>
    <w:rsid w:val="0094471E"/>
    <w:rsid w:val="0094697A"/>
    <w:rsid w:val="00947B64"/>
    <w:rsid w:val="00952913"/>
    <w:rsid w:val="009543E3"/>
    <w:rsid w:val="009543FE"/>
    <w:rsid w:val="00954B25"/>
    <w:rsid w:val="00957A2A"/>
    <w:rsid w:val="0096156D"/>
    <w:rsid w:val="00963CEE"/>
    <w:rsid w:val="009643AB"/>
    <w:rsid w:val="00966D0E"/>
    <w:rsid w:val="009673B0"/>
    <w:rsid w:val="0097116B"/>
    <w:rsid w:val="00971639"/>
    <w:rsid w:val="00971D27"/>
    <w:rsid w:val="00972F3C"/>
    <w:rsid w:val="009740FB"/>
    <w:rsid w:val="00977010"/>
    <w:rsid w:val="00977903"/>
    <w:rsid w:val="00977964"/>
    <w:rsid w:val="0098019A"/>
    <w:rsid w:val="00986CDB"/>
    <w:rsid w:val="00992165"/>
    <w:rsid w:val="00992FE3"/>
    <w:rsid w:val="009947A4"/>
    <w:rsid w:val="00996FA3"/>
    <w:rsid w:val="009A233A"/>
    <w:rsid w:val="009A30BF"/>
    <w:rsid w:val="009A3452"/>
    <w:rsid w:val="009A59C5"/>
    <w:rsid w:val="009B00E6"/>
    <w:rsid w:val="009B07D9"/>
    <w:rsid w:val="009B2D2F"/>
    <w:rsid w:val="009B4A24"/>
    <w:rsid w:val="009B5616"/>
    <w:rsid w:val="009B5A36"/>
    <w:rsid w:val="009B74F2"/>
    <w:rsid w:val="009C4D92"/>
    <w:rsid w:val="009C5132"/>
    <w:rsid w:val="009C674E"/>
    <w:rsid w:val="009C6EB0"/>
    <w:rsid w:val="009C7748"/>
    <w:rsid w:val="009C7EFF"/>
    <w:rsid w:val="009D016B"/>
    <w:rsid w:val="009D44F1"/>
    <w:rsid w:val="009E5425"/>
    <w:rsid w:val="009E7813"/>
    <w:rsid w:val="009F0C68"/>
    <w:rsid w:val="009F1819"/>
    <w:rsid w:val="009F3301"/>
    <w:rsid w:val="009F5AD3"/>
    <w:rsid w:val="009F7C6A"/>
    <w:rsid w:val="00A0456B"/>
    <w:rsid w:val="00A06DB6"/>
    <w:rsid w:val="00A12642"/>
    <w:rsid w:val="00A14C65"/>
    <w:rsid w:val="00A22326"/>
    <w:rsid w:val="00A272C6"/>
    <w:rsid w:val="00A344DD"/>
    <w:rsid w:val="00A34953"/>
    <w:rsid w:val="00A35A7D"/>
    <w:rsid w:val="00A36E60"/>
    <w:rsid w:val="00A37EFD"/>
    <w:rsid w:val="00A4271C"/>
    <w:rsid w:val="00A44C45"/>
    <w:rsid w:val="00A529AA"/>
    <w:rsid w:val="00A53B28"/>
    <w:rsid w:val="00A55427"/>
    <w:rsid w:val="00A55D85"/>
    <w:rsid w:val="00A57A26"/>
    <w:rsid w:val="00A61A35"/>
    <w:rsid w:val="00A61B0B"/>
    <w:rsid w:val="00A61D94"/>
    <w:rsid w:val="00A62C7E"/>
    <w:rsid w:val="00A63397"/>
    <w:rsid w:val="00A63984"/>
    <w:rsid w:val="00A656D4"/>
    <w:rsid w:val="00A70F20"/>
    <w:rsid w:val="00A72CF7"/>
    <w:rsid w:val="00A75555"/>
    <w:rsid w:val="00A768A6"/>
    <w:rsid w:val="00A82A2D"/>
    <w:rsid w:val="00A8385B"/>
    <w:rsid w:val="00A83CC8"/>
    <w:rsid w:val="00A84007"/>
    <w:rsid w:val="00A84E26"/>
    <w:rsid w:val="00A87D8E"/>
    <w:rsid w:val="00A91B29"/>
    <w:rsid w:val="00A92214"/>
    <w:rsid w:val="00A9538B"/>
    <w:rsid w:val="00A96F2C"/>
    <w:rsid w:val="00A971C2"/>
    <w:rsid w:val="00A97622"/>
    <w:rsid w:val="00AA09B4"/>
    <w:rsid w:val="00AA44DB"/>
    <w:rsid w:val="00AA55FA"/>
    <w:rsid w:val="00AA70EF"/>
    <w:rsid w:val="00AA7A35"/>
    <w:rsid w:val="00AA7F0C"/>
    <w:rsid w:val="00AB2CC8"/>
    <w:rsid w:val="00AC32C0"/>
    <w:rsid w:val="00AC39F0"/>
    <w:rsid w:val="00AD067F"/>
    <w:rsid w:val="00AD216C"/>
    <w:rsid w:val="00AD4159"/>
    <w:rsid w:val="00AD478F"/>
    <w:rsid w:val="00AD61E3"/>
    <w:rsid w:val="00AE1090"/>
    <w:rsid w:val="00AE21B7"/>
    <w:rsid w:val="00AE5084"/>
    <w:rsid w:val="00AE5805"/>
    <w:rsid w:val="00AE7EC8"/>
    <w:rsid w:val="00AF164F"/>
    <w:rsid w:val="00AF2D14"/>
    <w:rsid w:val="00AF41EB"/>
    <w:rsid w:val="00AF4E62"/>
    <w:rsid w:val="00B007E7"/>
    <w:rsid w:val="00B0085B"/>
    <w:rsid w:val="00B04BDE"/>
    <w:rsid w:val="00B05544"/>
    <w:rsid w:val="00B1130E"/>
    <w:rsid w:val="00B120CD"/>
    <w:rsid w:val="00B12840"/>
    <w:rsid w:val="00B13EF8"/>
    <w:rsid w:val="00B157AE"/>
    <w:rsid w:val="00B168F6"/>
    <w:rsid w:val="00B252A5"/>
    <w:rsid w:val="00B27461"/>
    <w:rsid w:val="00B33562"/>
    <w:rsid w:val="00B340B3"/>
    <w:rsid w:val="00B35232"/>
    <w:rsid w:val="00B41283"/>
    <w:rsid w:val="00B42F14"/>
    <w:rsid w:val="00B451EE"/>
    <w:rsid w:val="00B4741D"/>
    <w:rsid w:val="00B533A2"/>
    <w:rsid w:val="00B53E46"/>
    <w:rsid w:val="00B56DE3"/>
    <w:rsid w:val="00B61DAB"/>
    <w:rsid w:val="00B633F6"/>
    <w:rsid w:val="00B63867"/>
    <w:rsid w:val="00B64AED"/>
    <w:rsid w:val="00B64D27"/>
    <w:rsid w:val="00B6616F"/>
    <w:rsid w:val="00B745F4"/>
    <w:rsid w:val="00B81488"/>
    <w:rsid w:val="00B82A46"/>
    <w:rsid w:val="00B83418"/>
    <w:rsid w:val="00B8583E"/>
    <w:rsid w:val="00B87CB1"/>
    <w:rsid w:val="00B9115E"/>
    <w:rsid w:val="00B92173"/>
    <w:rsid w:val="00B92DB0"/>
    <w:rsid w:val="00B94EB3"/>
    <w:rsid w:val="00B95227"/>
    <w:rsid w:val="00B96637"/>
    <w:rsid w:val="00B9799B"/>
    <w:rsid w:val="00BA1756"/>
    <w:rsid w:val="00BA1B6D"/>
    <w:rsid w:val="00BB014D"/>
    <w:rsid w:val="00BB3687"/>
    <w:rsid w:val="00BB4498"/>
    <w:rsid w:val="00BB4799"/>
    <w:rsid w:val="00BB6BA7"/>
    <w:rsid w:val="00BC0BA0"/>
    <w:rsid w:val="00BC1F45"/>
    <w:rsid w:val="00BC2D67"/>
    <w:rsid w:val="00BC3437"/>
    <w:rsid w:val="00BC42B2"/>
    <w:rsid w:val="00BC47B8"/>
    <w:rsid w:val="00BC622A"/>
    <w:rsid w:val="00BD1838"/>
    <w:rsid w:val="00BD5B64"/>
    <w:rsid w:val="00BD7B06"/>
    <w:rsid w:val="00BE340F"/>
    <w:rsid w:val="00BE4650"/>
    <w:rsid w:val="00BE58BB"/>
    <w:rsid w:val="00BE60C5"/>
    <w:rsid w:val="00BE6997"/>
    <w:rsid w:val="00BE70DF"/>
    <w:rsid w:val="00BE7F5D"/>
    <w:rsid w:val="00BF067C"/>
    <w:rsid w:val="00BF098D"/>
    <w:rsid w:val="00BF5185"/>
    <w:rsid w:val="00BF5858"/>
    <w:rsid w:val="00BF6C3B"/>
    <w:rsid w:val="00C00148"/>
    <w:rsid w:val="00C02438"/>
    <w:rsid w:val="00C06798"/>
    <w:rsid w:val="00C0731D"/>
    <w:rsid w:val="00C178DA"/>
    <w:rsid w:val="00C21AD5"/>
    <w:rsid w:val="00C234C7"/>
    <w:rsid w:val="00C234FC"/>
    <w:rsid w:val="00C24633"/>
    <w:rsid w:val="00C301D6"/>
    <w:rsid w:val="00C30C30"/>
    <w:rsid w:val="00C336E5"/>
    <w:rsid w:val="00C34998"/>
    <w:rsid w:val="00C34D15"/>
    <w:rsid w:val="00C36AED"/>
    <w:rsid w:val="00C36FCC"/>
    <w:rsid w:val="00C37F1C"/>
    <w:rsid w:val="00C40405"/>
    <w:rsid w:val="00C43EDC"/>
    <w:rsid w:val="00C446DE"/>
    <w:rsid w:val="00C4644D"/>
    <w:rsid w:val="00C46B1C"/>
    <w:rsid w:val="00C470C3"/>
    <w:rsid w:val="00C47A61"/>
    <w:rsid w:val="00C5329F"/>
    <w:rsid w:val="00C55140"/>
    <w:rsid w:val="00C55170"/>
    <w:rsid w:val="00C5767C"/>
    <w:rsid w:val="00C71038"/>
    <w:rsid w:val="00C716CE"/>
    <w:rsid w:val="00C72C05"/>
    <w:rsid w:val="00C75EF8"/>
    <w:rsid w:val="00C76C7A"/>
    <w:rsid w:val="00C778C1"/>
    <w:rsid w:val="00C800DC"/>
    <w:rsid w:val="00C8421B"/>
    <w:rsid w:val="00C844C6"/>
    <w:rsid w:val="00C84CCE"/>
    <w:rsid w:val="00C854C9"/>
    <w:rsid w:val="00C86249"/>
    <w:rsid w:val="00C86CDA"/>
    <w:rsid w:val="00C86FE4"/>
    <w:rsid w:val="00C94603"/>
    <w:rsid w:val="00C95ECB"/>
    <w:rsid w:val="00C9ABDC"/>
    <w:rsid w:val="00CA1585"/>
    <w:rsid w:val="00CA1B59"/>
    <w:rsid w:val="00CA2524"/>
    <w:rsid w:val="00CB0315"/>
    <w:rsid w:val="00CB17AA"/>
    <w:rsid w:val="00CB313F"/>
    <w:rsid w:val="00CB55CA"/>
    <w:rsid w:val="00CB67BC"/>
    <w:rsid w:val="00CB6A47"/>
    <w:rsid w:val="00CB7674"/>
    <w:rsid w:val="00CC1109"/>
    <w:rsid w:val="00CC3C58"/>
    <w:rsid w:val="00CD0F3D"/>
    <w:rsid w:val="00CD2FC6"/>
    <w:rsid w:val="00CD73FB"/>
    <w:rsid w:val="00CD78BC"/>
    <w:rsid w:val="00CE2098"/>
    <w:rsid w:val="00CE4B51"/>
    <w:rsid w:val="00CE7C25"/>
    <w:rsid w:val="00CF761D"/>
    <w:rsid w:val="00D009D8"/>
    <w:rsid w:val="00D0150C"/>
    <w:rsid w:val="00D02774"/>
    <w:rsid w:val="00D067AF"/>
    <w:rsid w:val="00D10679"/>
    <w:rsid w:val="00D13F20"/>
    <w:rsid w:val="00D14DA8"/>
    <w:rsid w:val="00D14E50"/>
    <w:rsid w:val="00D15253"/>
    <w:rsid w:val="00D15CAB"/>
    <w:rsid w:val="00D16DD4"/>
    <w:rsid w:val="00D179BE"/>
    <w:rsid w:val="00D20EFF"/>
    <w:rsid w:val="00D23535"/>
    <w:rsid w:val="00D24645"/>
    <w:rsid w:val="00D26629"/>
    <w:rsid w:val="00D313A5"/>
    <w:rsid w:val="00D325C5"/>
    <w:rsid w:val="00D32A37"/>
    <w:rsid w:val="00D36B81"/>
    <w:rsid w:val="00D37EFA"/>
    <w:rsid w:val="00D4658D"/>
    <w:rsid w:val="00D47149"/>
    <w:rsid w:val="00D47E74"/>
    <w:rsid w:val="00D47FFD"/>
    <w:rsid w:val="00D5237D"/>
    <w:rsid w:val="00D55A70"/>
    <w:rsid w:val="00D56129"/>
    <w:rsid w:val="00D621F5"/>
    <w:rsid w:val="00D65322"/>
    <w:rsid w:val="00D65971"/>
    <w:rsid w:val="00D6607F"/>
    <w:rsid w:val="00D74124"/>
    <w:rsid w:val="00D758DC"/>
    <w:rsid w:val="00D761D7"/>
    <w:rsid w:val="00D765CA"/>
    <w:rsid w:val="00D8186B"/>
    <w:rsid w:val="00D8343D"/>
    <w:rsid w:val="00D84005"/>
    <w:rsid w:val="00D84E58"/>
    <w:rsid w:val="00D913FA"/>
    <w:rsid w:val="00D91F6E"/>
    <w:rsid w:val="00D92094"/>
    <w:rsid w:val="00D934F8"/>
    <w:rsid w:val="00D936DC"/>
    <w:rsid w:val="00D94F6A"/>
    <w:rsid w:val="00D96089"/>
    <w:rsid w:val="00D9608B"/>
    <w:rsid w:val="00D97411"/>
    <w:rsid w:val="00D97433"/>
    <w:rsid w:val="00DA10EF"/>
    <w:rsid w:val="00DA201E"/>
    <w:rsid w:val="00DA408B"/>
    <w:rsid w:val="00DA4773"/>
    <w:rsid w:val="00DA481F"/>
    <w:rsid w:val="00DA4984"/>
    <w:rsid w:val="00DA4B17"/>
    <w:rsid w:val="00DB0881"/>
    <w:rsid w:val="00DB0D16"/>
    <w:rsid w:val="00DB11EF"/>
    <w:rsid w:val="00DB22B6"/>
    <w:rsid w:val="00DB2586"/>
    <w:rsid w:val="00DB299D"/>
    <w:rsid w:val="00DB35FA"/>
    <w:rsid w:val="00DB3BE7"/>
    <w:rsid w:val="00DB57B4"/>
    <w:rsid w:val="00DB6CCD"/>
    <w:rsid w:val="00DC0208"/>
    <w:rsid w:val="00DC69E9"/>
    <w:rsid w:val="00DD094D"/>
    <w:rsid w:val="00DD1EB6"/>
    <w:rsid w:val="00DD4F9F"/>
    <w:rsid w:val="00DD6C41"/>
    <w:rsid w:val="00DE0904"/>
    <w:rsid w:val="00DE13D8"/>
    <w:rsid w:val="00DE325E"/>
    <w:rsid w:val="00DE4B9B"/>
    <w:rsid w:val="00DF0401"/>
    <w:rsid w:val="00DF2247"/>
    <w:rsid w:val="00DF43D5"/>
    <w:rsid w:val="00DF632F"/>
    <w:rsid w:val="00E0033A"/>
    <w:rsid w:val="00E01C0F"/>
    <w:rsid w:val="00E01C63"/>
    <w:rsid w:val="00E0286E"/>
    <w:rsid w:val="00E134CE"/>
    <w:rsid w:val="00E137FE"/>
    <w:rsid w:val="00E13944"/>
    <w:rsid w:val="00E13BCD"/>
    <w:rsid w:val="00E15553"/>
    <w:rsid w:val="00E15FA7"/>
    <w:rsid w:val="00E1606B"/>
    <w:rsid w:val="00E17931"/>
    <w:rsid w:val="00E22CB7"/>
    <w:rsid w:val="00E23BDB"/>
    <w:rsid w:val="00E23C76"/>
    <w:rsid w:val="00E24211"/>
    <w:rsid w:val="00E277AB"/>
    <w:rsid w:val="00E3014E"/>
    <w:rsid w:val="00E33769"/>
    <w:rsid w:val="00E338BA"/>
    <w:rsid w:val="00E34F75"/>
    <w:rsid w:val="00E44235"/>
    <w:rsid w:val="00E4487A"/>
    <w:rsid w:val="00E461EB"/>
    <w:rsid w:val="00E47F7B"/>
    <w:rsid w:val="00E53FCE"/>
    <w:rsid w:val="00E541E9"/>
    <w:rsid w:val="00E54405"/>
    <w:rsid w:val="00E5474E"/>
    <w:rsid w:val="00E55EE5"/>
    <w:rsid w:val="00E6112F"/>
    <w:rsid w:val="00E62D0B"/>
    <w:rsid w:val="00E6302F"/>
    <w:rsid w:val="00E64070"/>
    <w:rsid w:val="00E64072"/>
    <w:rsid w:val="00E64103"/>
    <w:rsid w:val="00E65F2D"/>
    <w:rsid w:val="00E73180"/>
    <w:rsid w:val="00E7382F"/>
    <w:rsid w:val="00E75B01"/>
    <w:rsid w:val="00E7783E"/>
    <w:rsid w:val="00E82F14"/>
    <w:rsid w:val="00E84357"/>
    <w:rsid w:val="00E84747"/>
    <w:rsid w:val="00E86325"/>
    <w:rsid w:val="00E9386F"/>
    <w:rsid w:val="00E9465D"/>
    <w:rsid w:val="00EB1C2F"/>
    <w:rsid w:val="00EB21EA"/>
    <w:rsid w:val="00EB223A"/>
    <w:rsid w:val="00EB3E39"/>
    <w:rsid w:val="00EB654F"/>
    <w:rsid w:val="00EB79D1"/>
    <w:rsid w:val="00EC119B"/>
    <w:rsid w:val="00EC272D"/>
    <w:rsid w:val="00EC7DF4"/>
    <w:rsid w:val="00ED5FB8"/>
    <w:rsid w:val="00ED619E"/>
    <w:rsid w:val="00EE0CFE"/>
    <w:rsid w:val="00EE323C"/>
    <w:rsid w:val="00EE41FD"/>
    <w:rsid w:val="00EE43EC"/>
    <w:rsid w:val="00EE4CC1"/>
    <w:rsid w:val="00EE6AF9"/>
    <w:rsid w:val="00EE706C"/>
    <w:rsid w:val="00EF204E"/>
    <w:rsid w:val="00EF34A0"/>
    <w:rsid w:val="00EF6F2C"/>
    <w:rsid w:val="00EF7943"/>
    <w:rsid w:val="00F00617"/>
    <w:rsid w:val="00F0577C"/>
    <w:rsid w:val="00F05CC8"/>
    <w:rsid w:val="00F0692C"/>
    <w:rsid w:val="00F06C8C"/>
    <w:rsid w:val="00F07011"/>
    <w:rsid w:val="00F145A5"/>
    <w:rsid w:val="00F2083F"/>
    <w:rsid w:val="00F22741"/>
    <w:rsid w:val="00F23605"/>
    <w:rsid w:val="00F23A8C"/>
    <w:rsid w:val="00F24470"/>
    <w:rsid w:val="00F251AD"/>
    <w:rsid w:val="00F26F8B"/>
    <w:rsid w:val="00F33D6D"/>
    <w:rsid w:val="00F34EB6"/>
    <w:rsid w:val="00F3610C"/>
    <w:rsid w:val="00F36D46"/>
    <w:rsid w:val="00F405E0"/>
    <w:rsid w:val="00F41656"/>
    <w:rsid w:val="00F45754"/>
    <w:rsid w:val="00F45A15"/>
    <w:rsid w:val="00F46DA2"/>
    <w:rsid w:val="00F46F92"/>
    <w:rsid w:val="00F50841"/>
    <w:rsid w:val="00F52260"/>
    <w:rsid w:val="00F53584"/>
    <w:rsid w:val="00F54D84"/>
    <w:rsid w:val="00F55456"/>
    <w:rsid w:val="00F56516"/>
    <w:rsid w:val="00F56BFE"/>
    <w:rsid w:val="00F61170"/>
    <w:rsid w:val="00F634FB"/>
    <w:rsid w:val="00F63EAB"/>
    <w:rsid w:val="00F67EEC"/>
    <w:rsid w:val="00F71026"/>
    <w:rsid w:val="00F71800"/>
    <w:rsid w:val="00F75385"/>
    <w:rsid w:val="00F75AAE"/>
    <w:rsid w:val="00F80D44"/>
    <w:rsid w:val="00F81677"/>
    <w:rsid w:val="00F8976E"/>
    <w:rsid w:val="00F908CE"/>
    <w:rsid w:val="00F91C41"/>
    <w:rsid w:val="00F935FB"/>
    <w:rsid w:val="00F95433"/>
    <w:rsid w:val="00F95630"/>
    <w:rsid w:val="00FA046F"/>
    <w:rsid w:val="00FA0C00"/>
    <w:rsid w:val="00FA0E9B"/>
    <w:rsid w:val="00FA3030"/>
    <w:rsid w:val="00FA3228"/>
    <w:rsid w:val="00FB3AFC"/>
    <w:rsid w:val="00FB3DF6"/>
    <w:rsid w:val="00FC1004"/>
    <w:rsid w:val="00FC17F9"/>
    <w:rsid w:val="00FC1B60"/>
    <w:rsid w:val="00FC2650"/>
    <w:rsid w:val="00FC32FA"/>
    <w:rsid w:val="00FC34C9"/>
    <w:rsid w:val="00FC778E"/>
    <w:rsid w:val="00FD083C"/>
    <w:rsid w:val="00FD3866"/>
    <w:rsid w:val="00FD4B37"/>
    <w:rsid w:val="00FD543D"/>
    <w:rsid w:val="00FD574B"/>
    <w:rsid w:val="00FE0791"/>
    <w:rsid w:val="00FE3ED6"/>
    <w:rsid w:val="00FE5E3A"/>
    <w:rsid w:val="00FF237A"/>
    <w:rsid w:val="00FF4558"/>
    <w:rsid w:val="00FF4ABD"/>
    <w:rsid w:val="00FF52D6"/>
    <w:rsid w:val="01085F6E"/>
    <w:rsid w:val="012FFEC5"/>
    <w:rsid w:val="01881A2B"/>
    <w:rsid w:val="019573D8"/>
    <w:rsid w:val="01C335AA"/>
    <w:rsid w:val="0285F231"/>
    <w:rsid w:val="029C2105"/>
    <w:rsid w:val="02BAE241"/>
    <w:rsid w:val="02D0E1FB"/>
    <w:rsid w:val="02DE390E"/>
    <w:rsid w:val="02E20762"/>
    <w:rsid w:val="030B0BA9"/>
    <w:rsid w:val="03234A24"/>
    <w:rsid w:val="03456F9A"/>
    <w:rsid w:val="036E9C01"/>
    <w:rsid w:val="0392DBC6"/>
    <w:rsid w:val="03EC6F50"/>
    <w:rsid w:val="03F18924"/>
    <w:rsid w:val="041464F8"/>
    <w:rsid w:val="04431651"/>
    <w:rsid w:val="048444E6"/>
    <w:rsid w:val="04A19FFA"/>
    <w:rsid w:val="04F94F0F"/>
    <w:rsid w:val="0527F3BB"/>
    <w:rsid w:val="057C237F"/>
    <w:rsid w:val="05811C43"/>
    <w:rsid w:val="05C5AE9D"/>
    <w:rsid w:val="05CBCA7F"/>
    <w:rsid w:val="0612DCF0"/>
    <w:rsid w:val="0613AFA9"/>
    <w:rsid w:val="0642D4B4"/>
    <w:rsid w:val="06AB5F61"/>
    <w:rsid w:val="06D599EA"/>
    <w:rsid w:val="0703F1B3"/>
    <w:rsid w:val="0716E141"/>
    <w:rsid w:val="073C9F56"/>
    <w:rsid w:val="07900343"/>
    <w:rsid w:val="07AE9EA6"/>
    <w:rsid w:val="07BCBC60"/>
    <w:rsid w:val="07C9A097"/>
    <w:rsid w:val="083921EB"/>
    <w:rsid w:val="088FF3BE"/>
    <w:rsid w:val="08CB04BE"/>
    <w:rsid w:val="08FD3504"/>
    <w:rsid w:val="099A7DB7"/>
    <w:rsid w:val="09AAF037"/>
    <w:rsid w:val="0A46757C"/>
    <w:rsid w:val="0A742F05"/>
    <w:rsid w:val="0A8C642A"/>
    <w:rsid w:val="0AC002C5"/>
    <w:rsid w:val="0AECC329"/>
    <w:rsid w:val="0B64808E"/>
    <w:rsid w:val="0B6A0521"/>
    <w:rsid w:val="0B8BD436"/>
    <w:rsid w:val="0B8D9DF5"/>
    <w:rsid w:val="0BAB6996"/>
    <w:rsid w:val="0BB171D5"/>
    <w:rsid w:val="0BE229AA"/>
    <w:rsid w:val="0C0FEE9A"/>
    <w:rsid w:val="0C268C87"/>
    <w:rsid w:val="0C389E23"/>
    <w:rsid w:val="0C86275C"/>
    <w:rsid w:val="0CF2F1E1"/>
    <w:rsid w:val="0D3AA17B"/>
    <w:rsid w:val="0D55812D"/>
    <w:rsid w:val="0D663A1E"/>
    <w:rsid w:val="0DBF8341"/>
    <w:rsid w:val="0E0D53BC"/>
    <w:rsid w:val="0E237B78"/>
    <w:rsid w:val="0E29F0D7"/>
    <w:rsid w:val="0E75795F"/>
    <w:rsid w:val="0EA042D7"/>
    <w:rsid w:val="0EA18C80"/>
    <w:rsid w:val="0ED21B7A"/>
    <w:rsid w:val="0ED32DCC"/>
    <w:rsid w:val="0ED51A82"/>
    <w:rsid w:val="0EF048DD"/>
    <w:rsid w:val="0F0747ED"/>
    <w:rsid w:val="0F4B06F2"/>
    <w:rsid w:val="0F859A08"/>
    <w:rsid w:val="0FDF99AF"/>
    <w:rsid w:val="0FF6FB98"/>
    <w:rsid w:val="1029CBBB"/>
    <w:rsid w:val="102F526D"/>
    <w:rsid w:val="10754A4D"/>
    <w:rsid w:val="10A7B45A"/>
    <w:rsid w:val="10B482D5"/>
    <w:rsid w:val="10DA9F93"/>
    <w:rsid w:val="10ED0281"/>
    <w:rsid w:val="10FD1A5D"/>
    <w:rsid w:val="1123357C"/>
    <w:rsid w:val="113D3FCE"/>
    <w:rsid w:val="116D98BA"/>
    <w:rsid w:val="1187EB7C"/>
    <w:rsid w:val="11C041D9"/>
    <w:rsid w:val="12ABF7F8"/>
    <w:rsid w:val="12CAB468"/>
    <w:rsid w:val="12E1CF51"/>
    <w:rsid w:val="12E245C8"/>
    <w:rsid w:val="133AB32F"/>
    <w:rsid w:val="1341F72C"/>
    <w:rsid w:val="136F5F76"/>
    <w:rsid w:val="13CC1173"/>
    <w:rsid w:val="13D04756"/>
    <w:rsid w:val="13D181A8"/>
    <w:rsid w:val="13DCB74A"/>
    <w:rsid w:val="13FFF3EA"/>
    <w:rsid w:val="1447FBF4"/>
    <w:rsid w:val="146BE21B"/>
    <w:rsid w:val="14B2F9EC"/>
    <w:rsid w:val="14C649DE"/>
    <w:rsid w:val="14C6C39B"/>
    <w:rsid w:val="151647B6"/>
    <w:rsid w:val="156CD0E7"/>
    <w:rsid w:val="157063EE"/>
    <w:rsid w:val="158F2151"/>
    <w:rsid w:val="159990E1"/>
    <w:rsid w:val="16266DA1"/>
    <w:rsid w:val="1688517A"/>
    <w:rsid w:val="16F47699"/>
    <w:rsid w:val="172C0FE2"/>
    <w:rsid w:val="177507F6"/>
    <w:rsid w:val="179250D5"/>
    <w:rsid w:val="179DD8EB"/>
    <w:rsid w:val="17D1E8F3"/>
    <w:rsid w:val="18168D69"/>
    <w:rsid w:val="18237A1F"/>
    <w:rsid w:val="182D6961"/>
    <w:rsid w:val="183F2051"/>
    <w:rsid w:val="19478D2D"/>
    <w:rsid w:val="197D9A43"/>
    <w:rsid w:val="19A67EC6"/>
    <w:rsid w:val="19AC0CEE"/>
    <w:rsid w:val="19B4AFF9"/>
    <w:rsid w:val="19D09783"/>
    <w:rsid w:val="1A02526D"/>
    <w:rsid w:val="1A1695A0"/>
    <w:rsid w:val="1A4466B4"/>
    <w:rsid w:val="1A91A9F4"/>
    <w:rsid w:val="1AA2AB71"/>
    <w:rsid w:val="1AF2F135"/>
    <w:rsid w:val="1B71330A"/>
    <w:rsid w:val="1B7B557D"/>
    <w:rsid w:val="1BBEBF21"/>
    <w:rsid w:val="1BFEC242"/>
    <w:rsid w:val="1C0C3FA5"/>
    <w:rsid w:val="1C1B9C47"/>
    <w:rsid w:val="1C6917C7"/>
    <w:rsid w:val="1C7BA05F"/>
    <w:rsid w:val="1C8A7A42"/>
    <w:rsid w:val="1D196572"/>
    <w:rsid w:val="1D2B51E3"/>
    <w:rsid w:val="1DB8D46D"/>
    <w:rsid w:val="1E258FCA"/>
    <w:rsid w:val="1E9643AB"/>
    <w:rsid w:val="1E9907DE"/>
    <w:rsid w:val="1F3EDF6F"/>
    <w:rsid w:val="1F5D0CA9"/>
    <w:rsid w:val="2061F24E"/>
    <w:rsid w:val="209BA82C"/>
    <w:rsid w:val="20C6C3D3"/>
    <w:rsid w:val="20D2CC56"/>
    <w:rsid w:val="210F15C7"/>
    <w:rsid w:val="21154E0F"/>
    <w:rsid w:val="2123937B"/>
    <w:rsid w:val="21AC9A59"/>
    <w:rsid w:val="21EEAC5B"/>
    <w:rsid w:val="22403274"/>
    <w:rsid w:val="22919561"/>
    <w:rsid w:val="229E730C"/>
    <w:rsid w:val="22C9704A"/>
    <w:rsid w:val="22D0EDDF"/>
    <w:rsid w:val="22E56F52"/>
    <w:rsid w:val="22F2E9AC"/>
    <w:rsid w:val="233D9DAF"/>
    <w:rsid w:val="235D5704"/>
    <w:rsid w:val="23E1322B"/>
    <w:rsid w:val="2448BB26"/>
    <w:rsid w:val="244ACA38"/>
    <w:rsid w:val="244E591D"/>
    <w:rsid w:val="247F6BF5"/>
    <w:rsid w:val="24AFA343"/>
    <w:rsid w:val="24F50F02"/>
    <w:rsid w:val="25219707"/>
    <w:rsid w:val="2548D191"/>
    <w:rsid w:val="2617275F"/>
    <w:rsid w:val="2628D30E"/>
    <w:rsid w:val="26384761"/>
    <w:rsid w:val="266056B0"/>
    <w:rsid w:val="2660F689"/>
    <w:rsid w:val="26FF7CF7"/>
    <w:rsid w:val="2734A221"/>
    <w:rsid w:val="27AC399D"/>
    <w:rsid w:val="2807951E"/>
    <w:rsid w:val="284D49A0"/>
    <w:rsid w:val="285959FA"/>
    <w:rsid w:val="285AE9D9"/>
    <w:rsid w:val="289FD25C"/>
    <w:rsid w:val="28D00F91"/>
    <w:rsid w:val="29230F67"/>
    <w:rsid w:val="299A1C81"/>
    <w:rsid w:val="2A45E5E1"/>
    <w:rsid w:val="2AD88F8F"/>
    <w:rsid w:val="2B1A272E"/>
    <w:rsid w:val="2B3B3749"/>
    <w:rsid w:val="2B63F5AF"/>
    <w:rsid w:val="2B6E5D2F"/>
    <w:rsid w:val="2B9AA67E"/>
    <w:rsid w:val="2BD316EC"/>
    <w:rsid w:val="2BD4C932"/>
    <w:rsid w:val="2BD64152"/>
    <w:rsid w:val="2BE83EC6"/>
    <w:rsid w:val="2C7FA550"/>
    <w:rsid w:val="2CA1FC32"/>
    <w:rsid w:val="2CBCAC66"/>
    <w:rsid w:val="2CFFD90A"/>
    <w:rsid w:val="2D358E7C"/>
    <w:rsid w:val="2DA99DF7"/>
    <w:rsid w:val="2DF77F03"/>
    <w:rsid w:val="2E1F0467"/>
    <w:rsid w:val="2E2A1B28"/>
    <w:rsid w:val="2E4145BB"/>
    <w:rsid w:val="2E4E8BB8"/>
    <w:rsid w:val="2E5B7855"/>
    <w:rsid w:val="2F5B5AE7"/>
    <w:rsid w:val="2F5C215C"/>
    <w:rsid w:val="2F65E83C"/>
    <w:rsid w:val="2FB5DB6B"/>
    <w:rsid w:val="2FC2A234"/>
    <w:rsid w:val="2FF37645"/>
    <w:rsid w:val="300F0D03"/>
    <w:rsid w:val="3023A149"/>
    <w:rsid w:val="307CAD40"/>
    <w:rsid w:val="308927DE"/>
    <w:rsid w:val="30918338"/>
    <w:rsid w:val="30BA207E"/>
    <w:rsid w:val="30E54BE9"/>
    <w:rsid w:val="30FA48D7"/>
    <w:rsid w:val="310C47E7"/>
    <w:rsid w:val="312B8A7A"/>
    <w:rsid w:val="31464FC0"/>
    <w:rsid w:val="31724A92"/>
    <w:rsid w:val="3172BAB5"/>
    <w:rsid w:val="31836BD0"/>
    <w:rsid w:val="318693D0"/>
    <w:rsid w:val="31BB5143"/>
    <w:rsid w:val="31D76188"/>
    <w:rsid w:val="31E38009"/>
    <w:rsid w:val="31FCEC02"/>
    <w:rsid w:val="320C033A"/>
    <w:rsid w:val="325E0A36"/>
    <w:rsid w:val="3270D6B3"/>
    <w:rsid w:val="32C4AB0F"/>
    <w:rsid w:val="32CEA153"/>
    <w:rsid w:val="3301AE1F"/>
    <w:rsid w:val="331B52C5"/>
    <w:rsid w:val="333D1E2A"/>
    <w:rsid w:val="334B72AF"/>
    <w:rsid w:val="334F6EBA"/>
    <w:rsid w:val="3355F00F"/>
    <w:rsid w:val="33C85691"/>
    <w:rsid w:val="3411F26A"/>
    <w:rsid w:val="34219785"/>
    <w:rsid w:val="343B241B"/>
    <w:rsid w:val="3457EE90"/>
    <w:rsid w:val="34D11FB1"/>
    <w:rsid w:val="3514BAA3"/>
    <w:rsid w:val="355C99F2"/>
    <w:rsid w:val="3570F228"/>
    <w:rsid w:val="35894811"/>
    <w:rsid w:val="35970AEF"/>
    <w:rsid w:val="35A8A665"/>
    <w:rsid w:val="35CB728C"/>
    <w:rsid w:val="360973F1"/>
    <w:rsid w:val="3666063E"/>
    <w:rsid w:val="366C07CE"/>
    <w:rsid w:val="36707BEA"/>
    <w:rsid w:val="36AE98EC"/>
    <w:rsid w:val="37B8C084"/>
    <w:rsid w:val="37E54CC9"/>
    <w:rsid w:val="37F747F0"/>
    <w:rsid w:val="3835ED5D"/>
    <w:rsid w:val="38567458"/>
    <w:rsid w:val="388D4580"/>
    <w:rsid w:val="389B959D"/>
    <w:rsid w:val="38DC61DC"/>
    <w:rsid w:val="38EAA986"/>
    <w:rsid w:val="39213433"/>
    <w:rsid w:val="3982AC03"/>
    <w:rsid w:val="3A005A2E"/>
    <w:rsid w:val="3A268039"/>
    <w:rsid w:val="3A5E89CB"/>
    <w:rsid w:val="3AA1071C"/>
    <w:rsid w:val="3AAAFDCD"/>
    <w:rsid w:val="3AB24737"/>
    <w:rsid w:val="3AB5500D"/>
    <w:rsid w:val="3AEC5B8F"/>
    <w:rsid w:val="3B26DCBE"/>
    <w:rsid w:val="3B6D5FAD"/>
    <w:rsid w:val="3C2C4EC0"/>
    <w:rsid w:val="3C409AE5"/>
    <w:rsid w:val="3CBB3137"/>
    <w:rsid w:val="3D104E5B"/>
    <w:rsid w:val="3D242F10"/>
    <w:rsid w:val="3D72DDCD"/>
    <w:rsid w:val="3DF07254"/>
    <w:rsid w:val="3E38BA25"/>
    <w:rsid w:val="3EBF9DC8"/>
    <w:rsid w:val="3EF05EA7"/>
    <w:rsid w:val="3F6B6D90"/>
    <w:rsid w:val="3FC354E4"/>
    <w:rsid w:val="3FF4ED2C"/>
    <w:rsid w:val="4012A4CC"/>
    <w:rsid w:val="40972BE4"/>
    <w:rsid w:val="40A990BF"/>
    <w:rsid w:val="40CF62B0"/>
    <w:rsid w:val="40DF7E02"/>
    <w:rsid w:val="40E05268"/>
    <w:rsid w:val="40E87ADB"/>
    <w:rsid w:val="418CB29B"/>
    <w:rsid w:val="41C99810"/>
    <w:rsid w:val="41EC6CEE"/>
    <w:rsid w:val="41FE71C7"/>
    <w:rsid w:val="42F0B1DE"/>
    <w:rsid w:val="430D6C32"/>
    <w:rsid w:val="430FC7E3"/>
    <w:rsid w:val="43351706"/>
    <w:rsid w:val="434699DC"/>
    <w:rsid w:val="436C88DA"/>
    <w:rsid w:val="43D78469"/>
    <w:rsid w:val="43F49EFA"/>
    <w:rsid w:val="440F698E"/>
    <w:rsid w:val="441CAC67"/>
    <w:rsid w:val="4420CCD4"/>
    <w:rsid w:val="444C9B45"/>
    <w:rsid w:val="44635EF1"/>
    <w:rsid w:val="460FA4CE"/>
    <w:rsid w:val="4641D56F"/>
    <w:rsid w:val="4660F78B"/>
    <w:rsid w:val="46AFBFE0"/>
    <w:rsid w:val="46E5D7B9"/>
    <w:rsid w:val="4763B104"/>
    <w:rsid w:val="47756821"/>
    <w:rsid w:val="47A5D900"/>
    <w:rsid w:val="4814D295"/>
    <w:rsid w:val="48426740"/>
    <w:rsid w:val="48759766"/>
    <w:rsid w:val="48B9BF67"/>
    <w:rsid w:val="48D3EF99"/>
    <w:rsid w:val="4966FD56"/>
    <w:rsid w:val="49F63AB7"/>
    <w:rsid w:val="4A2AB348"/>
    <w:rsid w:val="4A2B5AE5"/>
    <w:rsid w:val="4A341882"/>
    <w:rsid w:val="4A3F41E7"/>
    <w:rsid w:val="4A715586"/>
    <w:rsid w:val="4A978CFD"/>
    <w:rsid w:val="4B351C98"/>
    <w:rsid w:val="4BAECB02"/>
    <w:rsid w:val="4BB9007B"/>
    <w:rsid w:val="4BE8D636"/>
    <w:rsid w:val="4C2FF355"/>
    <w:rsid w:val="4C540415"/>
    <w:rsid w:val="4C7A5EC3"/>
    <w:rsid w:val="4C9A397E"/>
    <w:rsid w:val="4CCA9439"/>
    <w:rsid w:val="4D87ED20"/>
    <w:rsid w:val="4D9E8969"/>
    <w:rsid w:val="4DB8C51F"/>
    <w:rsid w:val="4DE65B8D"/>
    <w:rsid w:val="4E116870"/>
    <w:rsid w:val="4E376C03"/>
    <w:rsid w:val="4E673F6E"/>
    <w:rsid w:val="4E891CCA"/>
    <w:rsid w:val="4EAFBE35"/>
    <w:rsid w:val="4F65574E"/>
    <w:rsid w:val="4FCD7A48"/>
    <w:rsid w:val="501A6F2A"/>
    <w:rsid w:val="50219770"/>
    <w:rsid w:val="50336BEE"/>
    <w:rsid w:val="504C9558"/>
    <w:rsid w:val="505422B5"/>
    <w:rsid w:val="50882FA3"/>
    <w:rsid w:val="508ECEF7"/>
    <w:rsid w:val="50CFC703"/>
    <w:rsid w:val="50EC5A42"/>
    <w:rsid w:val="50FD5BFD"/>
    <w:rsid w:val="5100E5CA"/>
    <w:rsid w:val="511AF1CE"/>
    <w:rsid w:val="5131E11B"/>
    <w:rsid w:val="51849942"/>
    <w:rsid w:val="51CE9B2B"/>
    <w:rsid w:val="521AC4D9"/>
    <w:rsid w:val="5230C5E2"/>
    <w:rsid w:val="52A29DEF"/>
    <w:rsid w:val="52A75730"/>
    <w:rsid w:val="52C1E3A0"/>
    <w:rsid w:val="52CE5087"/>
    <w:rsid w:val="535292C7"/>
    <w:rsid w:val="5353904D"/>
    <w:rsid w:val="539E0E7D"/>
    <w:rsid w:val="54036FF2"/>
    <w:rsid w:val="5450A0AA"/>
    <w:rsid w:val="548464F4"/>
    <w:rsid w:val="548814CB"/>
    <w:rsid w:val="5492D229"/>
    <w:rsid w:val="54CAE256"/>
    <w:rsid w:val="54FA61EA"/>
    <w:rsid w:val="55509177"/>
    <w:rsid w:val="555302D5"/>
    <w:rsid w:val="55591D95"/>
    <w:rsid w:val="555F198A"/>
    <w:rsid w:val="555F55D4"/>
    <w:rsid w:val="5562B29A"/>
    <w:rsid w:val="558784DF"/>
    <w:rsid w:val="558959F7"/>
    <w:rsid w:val="55DDBCC3"/>
    <w:rsid w:val="5607952D"/>
    <w:rsid w:val="5621EBA8"/>
    <w:rsid w:val="565671D4"/>
    <w:rsid w:val="5657BBDA"/>
    <w:rsid w:val="566AD3D2"/>
    <w:rsid w:val="5685A54F"/>
    <w:rsid w:val="56EC2DD4"/>
    <w:rsid w:val="57419582"/>
    <w:rsid w:val="5773D104"/>
    <w:rsid w:val="57877C70"/>
    <w:rsid w:val="581E8D66"/>
    <w:rsid w:val="591762FC"/>
    <w:rsid w:val="591A0D9A"/>
    <w:rsid w:val="597CAC82"/>
    <w:rsid w:val="59E04FD5"/>
    <w:rsid w:val="59E26538"/>
    <w:rsid w:val="59F0E5E7"/>
    <w:rsid w:val="59F9F749"/>
    <w:rsid w:val="5A96C242"/>
    <w:rsid w:val="5AAEC63B"/>
    <w:rsid w:val="5B030EE4"/>
    <w:rsid w:val="5B25263B"/>
    <w:rsid w:val="5B426CE7"/>
    <w:rsid w:val="5B57013E"/>
    <w:rsid w:val="5B7E2FB5"/>
    <w:rsid w:val="5B7E462C"/>
    <w:rsid w:val="5B83165F"/>
    <w:rsid w:val="5BA8A240"/>
    <w:rsid w:val="5BACD883"/>
    <w:rsid w:val="5C0EC6E1"/>
    <w:rsid w:val="5C16A7D9"/>
    <w:rsid w:val="5C577AE2"/>
    <w:rsid w:val="5C5AD6C0"/>
    <w:rsid w:val="5C6A1B3E"/>
    <w:rsid w:val="5C76DB37"/>
    <w:rsid w:val="5CA3F2BC"/>
    <w:rsid w:val="5CB78000"/>
    <w:rsid w:val="5CBD58F4"/>
    <w:rsid w:val="5D659CA2"/>
    <w:rsid w:val="5DC52314"/>
    <w:rsid w:val="5DCE5A56"/>
    <w:rsid w:val="5DD9C5B7"/>
    <w:rsid w:val="5E553FF5"/>
    <w:rsid w:val="5EE4D74D"/>
    <w:rsid w:val="5EF30ED7"/>
    <w:rsid w:val="5F1CAAEC"/>
    <w:rsid w:val="5F208B3A"/>
    <w:rsid w:val="5F47F1DD"/>
    <w:rsid w:val="5F678338"/>
    <w:rsid w:val="5F72F88C"/>
    <w:rsid w:val="5FDC99B6"/>
    <w:rsid w:val="6053C5DF"/>
    <w:rsid w:val="60950CA7"/>
    <w:rsid w:val="60AA92B7"/>
    <w:rsid w:val="610596FD"/>
    <w:rsid w:val="6112E009"/>
    <w:rsid w:val="61705D38"/>
    <w:rsid w:val="61AA7F31"/>
    <w:rsid w:val="61F936CC"/>
    <w:rsid w:val="61FF109A"/>
    <w:rsid w:val="6212B186"/>
    <w:rsid w:val="6222DA68"/>
    <w:rsid w:val="6250FE26"/>
    <w:rsid w:val="6270F112"/>
    <w:rsid w:val="6272CD57"/>
    <w:rsid w:val="6286B81A"/>
    <w:rsid w:val="629032F5"/>
    <w:rsid w:val="62A05BF3"/>
    <w:rsid w:val="62CC681D"/>
    <w:rsid w:val="62D690E6"/>
    <w:rsid w:val="62EC5A7C"/>
    <w:rsid w:val="62F690C4"/>
    <w:rsid w:val="63162BF3"/>
    <w:rsid w:val="6319FD7D"/>
    <w:rsid w:val="632A7FD8"/>
    <w:rsid w:val="635ED539"/>
    <w:rsid w:val="6361E604"/>
    <w:rsid w:val="637013A3"/>
    <w:rsid w:val="63D9BA86"/>
    <w:rsid w:val="64C5E856"/>
    <w:rsid w:val="65032E00"/>
    <w:rsid w:val="652F060F"/>
    <w:rsid w:val="653F830F"/>
    <w:rsid w:val="656F8697"/>
    <w:rsid w:val="6586403A"/>
    <w:rsid w:val="659B457F"/>
    <w:rsid w:val="65A2E9D8"/>
    <w:rsid w:val="65C678B9"/>
    <w:rsid w:val="666E7057"/>
    <w:rsid w:val="66A7E499"/>
    <w:rsid w:val="66ED9BA8"/>
    <w:rsid w:val="673F9D80"/>
    <w:rsid w:val="678A4D40"/>
    <w:rsid w:val="67E2D757"/>
    <w:rsid w:val="67EE7A68"/>
    <w:rsid w:val="680A8ED7"/>
    <w:rsid w:val="68249332"/>
    <w:rsid w:val="68DACAF7"/>
    <w:rsid w:val="6900C074"/>
    <w:rsid w:val="6902F46D"/>
    <w:rsid w:val="692CD3F5"/>
    <w:rsid w:val="693E3C02"/>
    <w:rsid w:val="694AC2AB"/>
    <w:rsid w:val="69B63037"/>
    <w:rsid w:val="69D84180"/>
    <w:rsid w:val="6A1361D4"/>
    <w:rsid w:val="6A6E4ED4"/>
    <w:rsid w:val="6AAEB083"/>
    <w:rsid w:val="6AB370EE"/>
    <w:rsid w:val="6AF781A0"/>
    <w:rsid w:val="6B0F7971"/>
    <w:rsid w:val="6B1E8EED"/>
    <w:rsid w:val="6B1F80DF"/>
    <w:rsid w:val="6B226EF9"/>
    <w:rsid w:val="6B658BBB"/>
    <w:rsid w:val="6B7270C7"/>
    <w:rsid w:val="6BC372E6"/>
    <w:rsid w:val="6BCEDDB9"/>
    <w:rsid w:val="6C1909F7"/>
    <w:rsid w:val="6C3F6328"/>
    <w:rsid w:val="6C933889"/>
    <w:rsid w:val="6CC1B85E"/>
    <w:rsid w:val="6CDF15C5"/>
    <w:rsid w:val="6D4A2999"/>
    <w:rsid w:val="6DCDBE52"/>
    <w:rsid w:val="6E27EAB5"/>
    <w:rsid w:val="6E468206"/>
    <w:rsid w:val="6E5C3612"/>
    <w:rsid w:val="6EB64FDB"/>
    <w:rsid w:val="6ED6D833"/>
    <w:rsid w:val="6F0D7B24"/>
    <w:rsid w:val="6F276BD3"/>
    <w:rsid w:val="6F29C2DA"/>
    <w:rsid w:val="6F555EA4"/>
    <w:rsid w:val="7002F4C0"/>
    <w:rsid w:val="7006FC36"/>
    <w:rsid w:val="706DE7A1"/>
    <w:rsid w:val="70BD3508"/>
    <w:rsid w:val="70C6E78B"/>
    <w:rsid w:val="7103DA4E"/>
    <w:rsid w:val="7107C766"/>
    <w:rsid w:val="7131AD6F"/>
    <w:rsid w:val="7146E7A8"/>
    <w:rsid w:val="715D87F4"/>
    <w:rsid w:val="71D15626"/>
    <w:rsid w:val="71D7DFB3"/>
    <w:rsid w:val="71EC32BF"/>
    <w:rsid w:val="71F8661E"/>
    <w:rsid w:val="720572F2"/>
    <w:rsid w:val="7210E0D8"/>
    <w:rsid w:val="721CFCD8"/>
    <w:rsid w:val="722281D1"/>
    <w:rsid w:val="722647BB"/>
    <w:rsid w:val="724F3232"/>
    <w:rsid w:val="72AF3899"/>
    <w:rsid w:val="72BD13CE"/>
    <w:rsid w:val="731008D5"/>
    <w:rsid w:val="735812B6"/>
    <w:rsid w:val="735FED45"/>
    <w:rsid w:val="74241CFF"/>
    <w:rsid w:val="7425D622"/>
    <w:rsid w:val="743FEDC7"/>
    <w:rsid w:val="747113F3"/>
    <w:rsid w:val="7474729C"/>
    <w:rsid w:val="747F5820"/>
    <w:rsid w:val="753C51E0"/>
    <w:rsid w:val="753FAB7E"/>
    <w:rsid w:val="759454E9"/>
    <w:rsid w:val="7595248F"/>
    <w:rsid w:val="759708F8"/>
    <w:rsid w:val="759FC842"/>
    <w:rsid w:val="75BE8D61"/>
    <w:rsid w:val="75C64604"/>
    <w:rsid w:val="75D1AA52"/>
    <w:rsid w:val="75E333EF"/>
    <w:rsid w:val="76040E36"/>
    <w:rsid w:val="768C8CE9"/>
    <w:rsid w:val="771EEF24"/>
    <w:rsid w:val="773348F4"/>
    <w:rsid w:val="779425EF"/>
    <w:rsid w:val="77EE8C55"/>
    <w:rsid w:val="7818A9B5"/>
    <w:rsid w:val="78C9B82B"/>
    <w:rsid w:val="78D6A624"/>
    <w:rsid w:val="78EDEF6E"/>
    <w:rsid w:val="794593DB"/>
    <w:rsid w:val="7973D940"/>
    <w:rsid w:val="79985705"/>
    <w:rsid w:val="79C3903E"/>
    <w:rsid w:val="79D3A1A8"/>
    <w:rsid w:val="7A2A1C31"/>
    <w:rsid w:val="7A2C84DC"/>
    <w:rsid w:val="7A559452"/>
    <w:rsid w:val="7A984883"/>
    <w:rsid w:val="7AACB585"/>
    <w:rsid w:val="7AB17C81"/>
    <w:rsid w:val="7AE0D304"/>
    <w:rsid w:val="7B02AF11"/>
    <w:rsid w:val="7B3F8B99"/>
    <w:rsid w:val="7B61E198"/>
    <w:rsid w:val="7B714714"/>
    <w:rsid w:val="7B71F5AE"/>
    <w:rsid w:val="7B8F93FC"/>
    <w:rsid w:val="7C0A4C6F"/>
    <w:rsid w:val="7C16F1B0"/>
    <w:rsid w:val="7C27377D"/>
    <w:rsid w:val="7C4E3E93"/>
    <w:rsid w:val="7C6517A8"/>
    <w:rsid w:val="7D03A638"/>
    <w:rsid w:val="7D119096"/>
    <w:rsid w:val="7D5864D0"/>
    <w:rsid w:val="7DF652B4"/>
    <w:rsid w:val="7DF9DBC9"/>
    <w:rsid w:val="7E4B7A65"/>
    <w:rsid w:val="7E93B245"/>
    <w:rsid w:val="7EAA7693"/>
    <w:rsid w:val="7F06F35A"/>
    <w:rsid w:val="7F1E39C6"/>
    <w:rsid w:val="7F5B89FC"/>
    <w:rsid w:val="7F89DB02"/>
    <w:rsid w:val="7FAA7849"/>
    <w:rsid w:val="7FD3B1D8"/>
    <w:rsid w:val="7FD7DE90"/>
    <w:rsid w:val="7FFAA5D3"/>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3"/>
    <o:shapelayout v:ext="edit">
      <o:idmap v:ext="edit" data="2"/>
    </o:shapelayout>
  </w:shapeDefaults>
  <w:decimalSymbol w:val="."/>
  <w:listSeparator w:val=","/>
  <w14:docId w14:val="14112508"/>
  <w15:chartTrackingRefBased/>
  <w15:docId w15:val="{B04F28B1-AA23-44AD-BAB1-53D5FF8EAA9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新細明體"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semiHidden="1" w:unhideWhenUsed="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semiHidden="1" w:unhideWhenUsed="1"/>
    <w:lsdException w:name="Body Text Indent 3" w:uiPriority="0"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3" w:default="1">
    <w:name w:val="Normal"/>
    <w:qFormat/>
    <w:rsid w:val="00590BF1"/>
    <w:pPr>
      <w:widowControl w:val="0"/>
    </w:pPr>
    <w:rPr>
      <w:kern w:val="2"/>
      <w:sz w:val="24"/>
      <w:szCs w:val="24"/>
    </w:rPr>
  </w:style>
  <w:style w:type="paragraph" w:styleId="10">
    <w:name w:val="heading 1"/>
    <w:basedOn w:val="a3"/>
    <w:next w:val="a3"/>
    <w:qFormat/>
    <w:pPr>
      <w:keepNext/>
      <w:spacing w:before="180" w:after="180" w:line="720" w:lineRule="auto"/>
      <w:jc w:val="center"/>
      <w:outlineLvl w:val="0"/>
    </w:pPr>
    <w:rPr>
      <w:rFonts w:ascii="Arial" w:hAnsi="Arial" w:eastAsia="華康隸書體W7"/>
      <w:bCs/>
      <w:kern w:val="52"/>
      <w:sz w:val="40"/>
      <w:szCs w:val="52"/>
    </w:rPr>
  </w:style>
  <w:style w:type="paragraph" w:styleId="2">
    <w:name w:val="heading 2"/>
    <w:basedOn w:val="a3"/>
    <w:next w:val="a3"/>
    <w:qFormat/>
    <w:pPr>
      <w:keepNext/>
      <w:spacing w:line="720" w:lineRule="auto"/>
      <w:outlineLvl w:val="1"/>
    </w:pPr>
    <w:rPr>
      <w:rFonts w:ascii="Arial" w:hAnsi="Arial" w:eastAsia="標楷體"/>
      <w:b/>
      <w:bCs/>
      <w:sz w:val="32"/>
      <w:szCs w:val="48"/>
    </w:rPr>
  </w:style>
  <w:style w:type="paragraph" w:styleId="3">
    <w:name w:val="heading 3"/>
    <w:basedOn w:val="a3"/>
    <w:next w:val="a4"/>
    <w:qFormat/>
    <w:pPr>
      <w:tabs>
        <w:tab w:val="left" w:leader="dot" w:pos="8051"/>
        <w:tab w:val="right" w:pos="8335"/>
      </w:tabs>
      <w:adjustRightInd w:val="0"/>
      <w:spacing w:before="240" w:after="120" w:line="480" w:lineRule="atLeast"/>
      <w:ind w:left="454"/>
      <w:jc w:val="both"/>
      <w:textAlignment w:val="baseline"/>
      <w:outlineLvl w:val="2"/>
    </w:pPr>
    <w:rPr>
      <w:rFonts w:eastAsia="標楷體"/>
      <w:spacing w:val="30"/>
      <w:kern w:val="0"/>
      <w:sz w:val="36"/>
      <w:szCs w:val="20"/>
    </w:rPr>
  </w:style>
  <w:style w:type="paragraph" w:styleId="4">
    <w:name w:val="heading 4"/>
    <w:basedOn w:val="a"/>
    <w:next w:val="a3"/>
    <w:link w:val="40"/>
    <w:uiPriority w:val="9"/>
    <w:unhideWhenUsed/>
    <w:rsid w:val="00F67EEC"/>
    <w:pPr>
      <w:keepNext/>
      <w:numPr>
        <w:numId w:val="20"/>
      </w:numPr>
      <w:spacing w:line="240" w:lineRule="atLeast"/>
      <w:ind w:left="1049" w:hanging="482"/>
      <w:outlineLvl w:val="3"/>
    </w:pPr>
    <w:rPr>
      <w:szCs w:val="36"/>
    </w:rPr>
  </w:style>
  <w:style w:type="paragraph" w:styleId="5">
    <w:name w:val="heading 5"/>
    <w:basedOn w:val="a3"/>
    <w:next w:val="a3"/>
    <w:link w:val="50"/>
    <w:uiPriority w:val="9"/>
    <w:unhideWhenUsed/>
    <w:qFormat/>
    <w:rsid w:val="00ED619E"/>
    <w:pPr>
      <w:keepNext/>
      <w:spacing w:line="720" w:lineRule="auto"/>
      <w:ind w:left="200" w:leftChars="200"/>
      <w:outlineLvl w:val="4"/>
    </w:pPr>
    <w:rPr>
      <w:rFonts w:ascii="Calibri Light" w:hAnsi="Calibri Light"/>
      <w:b/>
      <w:bCs/>
      <w:sz w:val="36"/>
      <w:szCs w:val="36"/>
    </w:rPr>
  </w:style>
  <w:style w:type="character" w:styleId="a5" w:default="1">
    <w:name w:val="Default Paragraph Font"/>
    <w:uiPriority w:val="1"/>
    <w:semiHidden/>
    <w:unhideWhenUsed/>
  </w:style>
  <w:style w:type="table" w:styleId="a6" w:default="1">
    <w:name w:val="Normal Table"/>
    <w:uiPriority w:val="99"/>
    <w:semiHidden/>
    <w:unhideWhenUsed/>
    <w:tblPr>
      <w:tblInd w:w="0" w:type="dxa"/>
      <w:tblCellMar>
        <w:top w:w="0" w:type="dxa"/>
        <w:left w:w="108" w:type="dxa"/>
        <w:bottom w:w="0" w:type="dxa"/>
        <w:right w:w="108" w:type="dxa"/>
      </w:tblCellMar>
    </w:tblPr>
  </w:style>
  <w:style w:type="numbering" w:styleId="a7" w:default="1">
    <w:name w:val="No List"/>
    <w:uiPriority w:val="99"/>
    <w:semiHidden/>
    <w:unhideWhenUsed/>
  </w:style>
  <w:style w:type="paragraph" w:styleId="a4">
    <w:name w:val="Normal Indent"/>
    <w:basedOn w:val="a3"/>
    <w:semiHidden/>
    <w:pPr>
      <w:adjustRightInd w:val="0"/>
      <w:spacing w:line="480" w:lineRule="atLeast"/>
      <w:ind w:left="1304" w:firstLine="567"/>
      <w:jc w:val="both"/>
      <w:textAlignment w:val="baseline"/>
    </w:pPr>
    <w:rPr>
      <w:rFonts w:eastAsia="標楷體"/>
      <w:spacing w:val="30"/>
      <w:kern w:val="0"/>
      <w:sz w:val="28"/>
      <w:szCs w:val="20"/>
    </w:rPr>
  </w:style>
  <w:style w:type="character" w:styleId="11" w:customStyle="1">
    <w:name w:val="字元 字元1"/>
    <w:rPr>
      <w:rFonts w:ascii="Arial" w:hAnsi="Arial" w:eastAsia="華康隸書體W7"/>
      <w:bCs/>
      <w:kern w:val="52"/>
      <w:sz w:val="40"/>
      <w:szCs w:val="52"/>
      <w:lang w:val="en-US" w:eastAsia="zh-TW" w:bidi="ar-SA"/>
    </w:rPr>
  </w:style>
  <w:style w:type="character" w:styleId="a8" w:customStyle="1">
    <w:name w:val="字元 字元"/>
    <w:rPr>
      <w:rFonts w:ascii="Arial" w:hAnsi="Arial" w:eastAsia="標楷體"/>
      <w:b/>
      <w:bCs/>
      <w:kern w:val="2"/>
      <w:sz w:val="32"/>
      <w:szCs w:val="48"/>
      <w:lang w:val="en-US" w:eastAsia="zh-TW" w:bidi="ar-SA"/>
    </w:rPr>
  </w:style>
  <w:style w:type="paragraph" w:styleId="a9">
    <w:name w:val="header"/>
    <w:basedOn w:val="a3"/>
    <w:semiHidden/>
    <w:pPr>
      <w:tabs>
        <w:tab w:val="center" w:pos="4153"/>
        <w:tab w:val="right" w:pos="8306"/>
      </w:tabs>
      <w:snapToGrid w:val="0"/>
    </w:pPr>
    <w:rPr>
      <w:sz w:val="20"/>
      <w:szCs w:val="20"/>
    </w:rPr>
  </w:style>
  <w:style w:type="paragraph" w:styleId="aa">
    <w:name w:val="footer"/>
    <w:basedOn w:val="a3"/>
    <w:semiHidden/>
    <w:pPr>
      <w:tabs>
        <w:tab w:val="center" w:pos="4153"/>
        <w:tab w:val="right" w:pos="8306"/>
      </w:tabs>
      <w:snapToGrid w:val="0"/>
    </w:pPr>
    <w:rPr>
      <w:sz w:val="20"/>
      <w:szCs w:val="20"/>
    </w:rPr>
  </w:style>
  <w:style w:type="character" w:styleId="ab">
    <w:name w:val="page number"/>
    <w:basedOn w:val="a5"/>
    <w:semiHidden/>
  </w:style>
  <w:style w:type="paragraph" w:styleId="ac">
    <w:name w:val="Body Text Indent"/>
    <w:basedOn w:val="a3"/>
    <w:link w:val="ad"/>
    <w:pPr>
      <w:spacing w:line="380" w:lineRule="exact"/>
      <w:ind w:left="480" w:leftChars="200"/>
    </w:pPr>
    <w:rPr>
      <w:rFonts w:eastAsia="標楷體"/>
      <w:sz w:val="28"/>
      <w:szCs w:val="20"/>
    </w:rPr>
  </w:style>
  <w:style w:type="paragraph" w:styleId="20">
    <w:name w:val="Body Text Indent 2"/>
    <w:basedOn w:val="a3"/>
    <w:semiHidden/>
    <w:pPr>
      <w:spacing w:line="380" w:lineRule="atLeast"/>
      <w:ind w:left="199" w:leftChars="199" w:firstLine="53" w:firstLineChars="19"/>
    </w:pPr>
    <w:rPr>
      <w:rFonts w:eastAsia="標楷體"/>
      <w:sz w:val="28"/>
      <w:szCs w:val="20"/>
    </w:rPr>
  </w:style>
  <w:style w:type="paragraph" w:styleId="30">
    <w:name w:val="Body Text Indent 3"/>
    <w:basedOn w:val="a3"/>
    <w:semiHidden/>
    <w:pPr>
      <w:spacing w:line="380" w:lineRule="atLeast"/>
      <w:ind w:left="199" w:leftChars="199" w:firstLine="50" w:firstLineChars="18"/>
    </w:pPr>
    <w:rPr>
      <w:rFonts w:eastAsia="標楷體"/>
      <w:sz w:val="28"/>
      <w:szCs w:val="20"/>
    </w:rPr>
  </w:style>
  <w:style w:type="paragraph" w:styleId="ae">
    <w:name w:val="Body Text"/>
    <w:basedOn w:val="a3"/>
    <w:semiHidden/>
    <w:pPr>
      <w:spacing w:line="240" w:lineRule="exact"/>
      <w:jc w:val="center"/>
    </w:pPr>
    <w:rPr>
      <w:rFonts w:eastAsia="標楷體"/>
      <w:sz w:val="28"/>
    </w:rPr>
  </w:style>
  <w:style w:type="paragraph" w:styleId="21">
    <w:name w:val="Body Text 2"/>
    <w:basedOn w:val="a3"/>
    <w:semiHidden/>
    <w:pPr>
      <w:spacing w:line="360" w:lineRule="exact"/>
    </w:pPr>
    <w:rPr>
      <w:rFonts w:eastAsia="標楷體"/>
      <w:sz w:val="28"/>
    </w:rPr>
  </w:style>
  <w:style w:type="paragraph" w:styleId="af">
    <w:name w:val="Block Text"/>
    <w:basedOn w:val="a3"/>
    <w:semiHidden/>
    <w:pPr>
      <w:spacing w:line="360" w:lineRule="exact"/>
      <w:ind w:left="480" w:leftChars="200" w:right="110" w:rightChars="46"/>
    </w:pPr>
    <w:rPr>
      <w:rFonts w:eastAsia="標楷體"/>
      <w:sz w:val="28"/>
    </w:rPr>
  </w:style>
  <w:style w:type="paragraph" w:styleId="af0">
    <w:name w:val="Date"/>
    <w:basedOn w:val="a3"/>
    <w:next w:val="a3"/>
    <w:semiHidden/>
    <w:pPr>
      <w:jc w:val="right"/>
    </w:pPr>
  </w:style>
  <w:style w:type="character" w:styleId="af1">
    <w:name w:val="Hyperlink"/>
    <w:uiPriority w:val="99"/>
    <w:rPr>
      <w:color w:val="0000FF"/>
      <w:u w:val="single"/>
    </w:rPr>
  </w:style>
  <w:style w:type="paragraph" w:styleId="22">
    <w:name w:val="toc 2"/>
    <w:basedOn w:val="a3"/>
    <w:next w:val="a3"/>
    <w:autoRedefine/>
    <w:uiPriority w:val="39"/>
    <w:rsid w:val="002B0DC2"/>
    <w:pPr>
      <w:tabs>
        <w:tab w:val="right" w:leader="dot" w:pos="9060"/>
      </w:tabs>
      <w:ind w:firstLine="541" w:firstLineChars="225"/>
    </w:pPr>
    <w:rPr>
      <w:rFonts w:ascii="標楷體" w:hAnsi="標楷體" w:eastAsia="標楷體"/>
      <w:b/>
      <w:bCs/>
      <w:noProof/>
    </w:rPr>
  </w:style>
  <w:style w:type="paragraph" w:styleId="12">
    <w:name w:val="toc 1"/>
    <w:basedOn w:val="a3"/>
    <w:next w:val="a3"/>
    <w:autoRedefine/>
    <w:uiPriority w:val="39"/>
    <w:rsid w:val="00D067AF"/>
    <w:pPr>
      <w:tabs>
        <w:tab w:val="left" w:pos="426"/>
        <w:tab w:val="left" w:pos="1276"/>
        <w:tab w:val="right" w:leader="dot" w:pos="9060"/>
      </w:tabs>
      <w:spacing w:line="240" w:lineRule="atLeast"/>
    </w:pPr>
    <w:rPr>
      <w:rFonts w:ascii="標楷體" w:hAnsi="標楷體" w:eastAsia="標楷體"/>
      <w:b/>
      <w:noProof/>
    </w:rPr>
  </w:style>
  <w:style w:type="paragraph" w:styleId="af2" w:customStyle="1">
    <w:name w:val="一、內文"/>
    <w:pPr>
      <w:widowControl w:val="0"/>
      <w:spacing w:line="480" w:lineRule="exact"/>
      <w:ind w:firstLine="640" w:firstLineChars="200"/>
      <w:jc w:val="both"/>
    </w:pPr>
    <w:rPr>
      <w:rFonts w:eastAsia="標楷體"/>
      <w:spacing w:val="20"/>
      <w:sz w:val="28"/>
    </w:rPr>
  </w:style>
  <w:style w:type="paragraph" w:styleId="1" w:customStyle="1">
    <w:name w:val="內文1."/>
    <w:basedOn w:val="a3"/>
    <w:pPr>
      <w:numPr>
        <w:numId w:val="13"/>
      </w:numPr>
      <w:tabs>
        <w:tab w:val="clear" w:pos="425"/>
      </w:tabs>
      <w:adjustRightInd w:val="0"/>
      <w:spacing w:line="360" w:lineRule="auto"/>
      <w:ind w:left="600" w:hanging="300"/>
      <w:textAlignment w:val="baseline"/>
    </w:pPr>
    <w:rPr>
      <w:rFonts w:eastAsia="標楷體"/>
      <w:kern w:val="0"/>
      <w:sz w:val="28"/>
      <w:szCs w:val="20"/>
    </w:rPr>
  </w:style>
  <w:style w:type="paragraph" w:styleId="13">
    <w:name w:val="index 1"/>
    <w:basedOn w:val="a3"/>
    <w:next w:val="a3"/>
    <w:autoRedefine/>
    <w:semiHidden/>
    <w:pPr>
      <w:adjustRightInd w:val="0"/>
      <w:spacing w:line="480" w:lineRule="atLeast"/>
      <w:jc w:val="both"/>
      <w:textAlignment w:val="baseline"/>
    </w:pPr>
    <w:rPr>
      <w:rFonts w:ascii="細明體" w:eastAsia="細明體"/>
      <w:kern w:val="0"/>
      <w:szCs w:val="20"/>
    </w:rPr>
  </w:style>
  <w:style w:type="paragraph" w:styleId="af3" w:customStyle="1">
    <w:name w:val="目錄"/>
    <w:basedOn w:val="a3"/>
    <w:pPr>
      <w:tabs>
        <w:tab w:val="left" w:leader="dot" w:pos="8051"/>
      </w:tabs>
      <w:adjustRightInd w:val="0"/>
      <w:spacing w:line="480" w:lineRule="atLeast"/>
      <w:ind w:firstLine="261"/>
      <w:jc w:val="both"/>
      <w:textAlignment w:val="baseline"/>
    </w:pPr>
    <w:rPr>
      <w:rFonts w:eastAsia="細明體"/>
      <w:spacing w:val="40"/>
      <w:kern w:val="0"/>
      <w:szCs w:val="20"/>
    </w:rPr>
  </w:style>
  <w:style w:type="paragraph" w:styleId="af4" w:customStyle="1">
    <w:name w:val="表格文字"/>
    <w:basedOn w:val="a3"/>
    <w:pPr>
      <w:adjustRightInd w:val="0"/>
      <w:spacing w:line="360" w:lineRule="atLeast"/>
      <w:ind w:left="57" w:right="57"/>
      <w:jc w:val="both"/>
      <w:textAlignment w:val="baseline"/>
    </w:pPr>
    <w:rPr>
      <w:rFonts w:eastAsia="標楷體"/>
      <w:kern w:val="0"/>
      <w:szCs w:val="20"/>
    </w:rPr>
  </w:style>
  <w:style w:type="paragraph" w:styleId="31" w:customStyle="1">
    <w:name w:val="標題3文"/>
    <w:basedOn w:val="af5"/>
    <w:pPr>
      <w:spacing w:after="120"/>
      <w:ind w:left="851"/>
    </w:pPr>
  </w:style>
  <w:style w:type="paragraph" w:styleId="af5" w:customStyle="1">
    <w:name w:val="(一)內文"/>
    <w:basedOn w:val="a3"/>
    <w:pPr>
      <w:adjustRightInd w:val="0"/>
      <w:spacing w:line="480" w:lineRule="atLeast"/>
      <w:ind w:left="1418" w:firstLine="567"/>
      <w:jc w:val="both"/>
      <w:textAlignment w:val="baseline"/>
    </w:pPr>
    <w:rPr>
      <w:rFonts w:eastAsia="標楷體"/>
      <w:spacing w:val="30"/>
      <w:kern w:val="0"/>
      <w:sz w:val="28"/>
      <w:szCs w:val="20"/>
    </w:rPr>
  </w:style>
  <w:style w:type="paragraph" w:styleId="af6" w:customStyle="1">
    <w:name w:val="(一)"/>
    <w:basedOn w:val="a3"/>
    <w:pPr>
      <w:adjustRightInd w:val="0"/>
      <w:spacing w:line="480" w:lineRule="atLeast"/>
      <w:ind w:left="1361" w:hanging="567"/>
      <w:jc w:val="both"/>
      <w:textAlignment w:val="baseline"/>
    </w:pPr>
    <w:rPr>
      <w:rFonts w:eastAsia="標楷體"/>
      <w:spacing w:val="30"/>
      <w:kern w:val="0"/>
      <w:sz w:val="28"/>
      <w:szCs w:val="20"/>
    </w:rPr>
  </w:style>
  <w:style w:type="paragraph" w:styleId="14" w:customStyle="1">
    <w:name w:val="(一)1."/>
    <w:basedOn w:val="af6"/>
    <w:pPr>
      <w:ind w:left="1702" w:hanging="284"/>
    </w:pPr>
  </w:style>
  <w:style w:type="paragraph" w:styleId="15" w:customStyle="1">
    <w:name w:val="(一)(1)"/>
    <w:basedOn w:val="14"/>
    <w:pPr>
      <w:ind w:left="2069" w:hanging="425"/>
    </w:pPr>
  </w:style>
  <w:style w:type="paragraph" w:styleId="16" w:customStyle="1">
    <w:name w:val="(一)(1)文"/>
    <w:basedOn w:val="15"/>
    <w:pPr>
      <w:spacing w:before="60"/>
      <w:ind w:left="2126" w:firstLine="709"/>
    </w:pPr>
  </w:style>
  <w:style w:type="paragraph" w:styleId="-" w:customStyle="1">
    <w:name w:val="(一)-○"/>
    <w:pPr>
      <w:spacing w:before="60" w:line="480" w:lineRule="atLeast"/>
      <w:ind w:left="2382" w:hanging="312"/>
      <w:jc w:val="both"/>
    </w:pPr>
    <w:rPr>
      <w:rFonts w:eastAsia="標楷體"/>
      <w:noProof/>
      <w:spacing w:val="30"/>
      <w:sz w:val="28"/>
    </w:rPr>
  </w:style>
  <w:style w:type="paragraph" w:styleId="17" w:customStyle="1">
    <w:name w:val="(一 )(1)內文"/>
    <w:basedOn w:val="af7"/>
    <w:pPr>
      <w:ind w:left="2126" w:firstLine="567"/>
    </w:pPr>
  </w:style>
  <w:style w:type="paragraph" w:styleId="af7" w:customStyle="1">
    <w:name w:val="‧"/>
    <w:basedOn w:val="15"/>
    <w:pPr>
      <w:spacing w:before="60"/>
      <w:ind w:left="2410" w:hanging="312"/>
    </w:pPr>
  </w:style>
  <w:style w:type="paragraph" w:styleId="af8" w:customStyle="1">
    <w:name w:val="表頭"/>
    <w:basedOn w:val="a3"/>
    <w:pPr>
      <w:adjustRightInd w:val="0"/>
      <w:spacing w:before="180" w:line="480" w:lineRule="atLeast"/>
      <w:ind w:left="567"/>
      <w:jc w:val="center"/>
      <w:textAlignment w:val="baseline"/>
    </w:pPr>
    <w:rPr>
      <w:rFonts w:eastAsia="華康粗黑體"/>
      <w:spacing w:val="30"/>
      <w:kern w:val="0"/>
      <w:sz w:val="28"/>
      <w:szCs w:val="20"/>
    </w:rPr>
  </w:style>
  <w:style w:type="paragraph" w:styleId="18" w:customStyle="1">
    <w:name w:val="(一)1.內文"/>
    <w:basedOn w:val="15"/>
    <w:pPr>
      <w:ind w:left="1701" w:firstLine="567"/>
    </w:pPr>
  </w:style>
  <w:style w:type="paragraph" w:styleId="af9" w:customStyle="1">
    <w:name w:val="○"/>
    <w:pPr>
      <w:spacing w:before="60" w:line="480" w:lineRule="atLeast"/>
      <w:ind w:left="2382" w:hanging="312"/>
      <w:jc w:val="both"/>
    </w:pPr>
    <w:rPr>
      <w:rFonts w:eastAsia="標楷體"/>
      <w:noProof/>
      <w:spacing w:val="30"/>
      <w:sz w:val="28"/>
    </w:rPr>
  </w:style>
  <w:style w:type="paragraph" w:styleId="11O" w:customStyle="1">
    <w:name w:val="(一)1.(1)O"/>
    <w:basedOn w:val="14"/>
    <w:pPr>
      <w:ind w:left="2380"/>
    </w:pPr>
  </w:style>
  <w:style w:type="paragraph" w:styleId="afa" w:customStyle="1">
    <w:name w:val="圖頭"/>
    <w:basedOn w:val="af8"/>
    <w:pPr>
      <w:spacing w:before="0" w:after="180"/>
    </w:pPr>
  </w:style>
  <w:style w:type="paragraph" w:styleId="-0" w:customStyle="1">
    <w:name w:val="○-內文"/>
    <w:pPr>
      <w:spacing w:line="480" w:lineRule="atLeast"/>
      <w:ind w:left="2381" w:firstLine="680"/>
      <w:jc w:val="both"/>
    </w:pPr>
    <w:rPr>
      <w:rFonts w:eastAsia="標楷體"/>
      <w:noProof/>
      <w:spacing w:val="30"/>
      <w:sz w:val="28"/>
    </w:rPr>
  </w:style>
  <w:style w:type="paragraph" w:styleId="afb" w:customStyle="1">
    <w:name w:val="查核點說明"/>
    <w:basedOn w:val="14"/>
    <w:pPr>
      <w:spacing w:before="120"/>
      <w:ind w:left="378" w:hanging="378"/>
    </w:pPr>
    <w:rPr>
      <w:spacing w:val="20"/>
    </w:rPr>
  </w:style>
  <w:style w:type="paragraph" w:styleId="19" w:customStyle="1">
    <w:name w:val="查核點(1)"/>
    <w:basedOn w:val="afb"/>
    <w:pPr>
      <w:spacing w:line="400" w:lineRule="atLeast"/>
      <w:ind w:left="798" w:hanging="391"/>
    </w:pPr>
  </w:style>
  <w:style w:type="paragraph" w:styleId="1a" w:customStyle="1">
    <w:name w:val="1."/>
    <w:basedOn w:val="a3"/>
    <w:pPr>
      <w:spacing w:line="480" w:lineRule="exact"/>
      <w:ind w:left="803" w:leftChars="228" w:hanging="256" w:hangingChars="80"/>
      <w:jc w:val="both"/>
    </w:pPr>
    <w:rPr>
      <w:rFonts w:eastAsia="標楷體"/>
      <w:spacing w:val="20"/>
      <w:kern w:val="0"/>
      <w:sz w:val="28"/>
    </w:rPr>
  </w:style>
  <w:style w:type="paragraph" w:styleId="afc" w:customStyle="1">
    <w:name w:val="‧文"/>
    <w:basedOn w:val="a3"/>
    <w:pPr>
      <w:adjustRightInd w:val="0"/>
      <w:spacing w:before="60" w:line="480" w:lineRule="atLeast"/>
      <w:ind w:left="2449" w:firstLine="567"/>
      <w:jc w:val="both"/>
      <w:textAlignment w:val="baseline"/>
    </w:pPr>
    <w:rPr>
      <w:rFonts w:eastAsia="標楷體"/>
      <w:spacing w:val="30"/>
      <w:kern w:val="0"/>
      <w:sz w:val="28"/>
      <w:szCs w:val="20"/>
    </w:rPr>
  </w:style>
  <w:style w:type="paragraph" w:styleId="1-" w:customStyle="1">
    <w:name w:val="1.-( )"/>
    <w:autoRedefine/>
    <w:pPr>
      <w:widowControl w:val="0"/>
      <w:adjustRightInd w:val="0"/>
      <w:spacing w:line="480" w:lineRule="atLeast"/>
      <w:ind w:left="624" w:hanging="340"/>
      <w:jc w:val="both"/>
      <w:textAlignment w:val="baseline"/>
    </w:pPr>
    <w:rPr>
      <w:rFonts w:eastAsia="細明體"/>
      <w:spacing w:val="20"/>
      <w:sz w:val="24"/>
    </w:rPr>
  </w:style>
  <w:style w:type="paragraph" w:styleId="afd" w:customStyle="1">
    <w:name w:val="項目"/>
    <w:basedOn w:val="a4"/>
    <w:pPr>
      <w:tabs>
        <w:tab w:val="num" w:pos="360"/>
      </w:tabs>
      <w:spacing w:after="120" w:line="360" w:lineRule="auto"/>
      <w:ind w:left="1560" w:hanging="396"/>
      <w:jc w:val="left"/>
    </w:pPr>
    <w:rPr>
      <w:color w:val="000000"/>
      <w:spacing w:val="40"/>
      <w:sz w:val="24"/>
    </w:rPr>
  </w:style>
  <w:style w:type="paragraph" w:styleId="11-1" w:customStyle="1">
    <w:name w:val="1.1-1內文"/>
    <w:basedOn w:val="a4"/>
    <w:pPr>
      <w:ind w:left="907"/>
    </w:pPr>
    <w:rPr>
      <w:rFonts w:eastAsia="細明體"/>
      <w:spacing w:val="40"/>
      <w:sz w:val="24"/>
    </w:rPr>
  </w:style>
  <w:style w:type="paragraph" w:styleId="afe" w:customStyle="1">
    <w:name w:val="壹、 內文"/>
    <w:basedOn w:val="a3"/>
    <w:pPr>
      <w:adjustRightInd w:val="0"/>
      <w:spacing w:line="480" w:lineRule="atLeast"/>
      <w:ind w:firstLine="510"/>
      <w:jc w:val="both"/>
      <w:textAlignment w:val="baseline"/>
    </w:pPr>
    <w:rPr>
      <w:rFonts w:eastAsia="標楷體"/>
      <w:spacing w:val="20"/>
      <w:kern w:val="0"/>
      <w:szCs w:val="20"/>
    </w:rPr>
  </w:style>
  <w:style w:type="paragraph" w:styleId="110" w:customStyle="1">
    <w:name w:val="壹、 1. (1)"/>
    <w:basedOn w:val="a3"/>
    <w:pPr>
      <w:adjustRightInd w:val="0"/>
      <w:spacing w:line="480" w:lineRule="atLeast"/>
      <w:ind w:left="709" w:hanging="425"/>
      <w:jc w:val="both"/>
      <w:textAlignment w:val="baseline"/>
    </w:pPr>
    <w:rPr>
      <w:rFonts w:eastAsia="標楷體"/>
      <w:spacing w:val="40"/>
      <w:kern w:val="0"/>
      <w:szCs w:val="20"/>
    </w:rPr>
  </w:style>
  <w:style w:type="paragraph" w:styleId="11-10" w:customStyle="1">
    <w:name w:val="1.1-(1)內文"/>
    <w:basedOn w:val="11-1"/>
    <w:pPr>
      <w:ind w:left="1191"/>
    </w:pPr>
  </w:style>
  <w:style w:type="paragraph" w:styleId="Aff" w:customStyle="1">
    <w:name w:val="(A)"/>
    <w:basedOn w:val="1a"/>
    <w:pPr>
      <w:ind w:left="454" w:hanging="454"/>
    </w:pPr>
  </w:style>
  <w:style w:type="paragraph" w:styleId="1111" w:customStyle="1">
    <w:name w:val="1.1.1 壹　1."/>
    <w:basedOn w:val="a3"/>
    <w:pPr>
      <w:adjustRightInd w:val="0"/>
      <w:spacing w:line="480" w:lineRule="atLeast"/>
      <w:ind w:left="1078" w:hanging="227"/>
      <w:jc w:val="both"/>
      <w:textAlignment w:val="baseline"/>
    </w:pPr>
    <w:rPr>
      <w:rFonts w:eastAsia="細明體"/>
      <w:spacing w:val="20"/>
      <w:kern w:val="0"/>
      <w:szCs w:val="20"/>
    </w:rPr>
  </w:style>
  <w:style w:type="paragraph" w:styleId="11111" w:customStyle="1">
    <w:name w:val="1.1.1 壹 1 (1)"/>
    <w:basedOn w:val="1111"/>
    <w:pPr>
      <w:ind w:left="1474" w:hanging="340"/>
    </w:pPr>
  </w:style>
  <w:style w:type="paragraph" w:styleId="11110" w:customStyle="1">
    <w:name w:val="1.1.1   1."/>
    <w:autoRedefine/>
    <w:pPr>
      <w:widowControl w:val="0"/>
      <w:adjustRightInd w:val="0"/>
      <w:spacing w:line="480" w:lineRule="atLeast"/>
      <w:ind w:left="851" w:hanging="284"/>
      <w:jc w:val="both"/>
      <w:textAlignment w:val="baseline"/>
    </w:pPr>
    <w:rPr>
      <w:rFonts w:eastAsia="華康中明體"/>
      <w:spacing w:val="20"/>
      <w:sz w:val="24"/>
    </w:rPr>
  </w:style>
  <w:style w:type="paragraph" w:styleId="111" w:customStyle="1">
    <w:name w:val="1.1.1"/>
    <w:pPr>
      <w:widowControl w:val="0"/>
      <w:adjustRightInd w:val="0"/>
      <w:spacing w:line="480" w:lineRule="atLeast"/>
      <w:ind w:left="1135" w:hanging="851"/>
      <w:textAlignment w:val="baseline"/>
    </w:pPr>
    <w:rPr>
      <w:rFonts w:eastAsia="細明體"/>
      <w:spacing w:val="20"/>
      <w:sz w:val="24"/>
    </w:rPr>
  </w:style>
  <w:style w:type="paragraph" w:styleId="1110" w:customStyle="1">
    <w:name w:val="1.1  1."/>
    <w:basedOn w:val="a3"/>
    <w:pPr>
      <w:adjustRightInd w:val="0"/>
      <w:spacing w:line="480" w:lineRule="atLeast"/>
      <w:ind w:left="574" w:hanging="290"/>
      <w:textAlignment w:val="baseline"/>
    </w:pPr>
    <w:rPr>
      <w:rFonts w:eastAsia="細明體"/>
      <w:spacing w:val="20"/>
      <w:kern w:val="0"/>
      <w:szCs w:val="20"/>
    </w:rPr>
  </w:style>
  <w:style w:type="paragraph" w:styleId="111110" w:customStyle="1">
    <w:name w:val="1.1.1   1. (1)"/>
    <w:basedOn w:val="11110"/>
    <w:autoRedefine/>
    <w:pPr>
      <w:ind w:left="1191" w:hanging="340"/>
    </w:pPr>
    <w:rPr>
      <w:rFonts w:eastAsia="細明體"/>
    </w:rPr>
  </w:style>
  <w:style w:type="paragraph" w:styleId="111-1" w:customStyle="1">
    <w:name w:val="1.1.1-1"/>
    <w:basedOn w:val="a3"/>
    <w:pPr>
      <w:adjustRightInd w:val="0"/>
      <w:spacing w:line="480" w:lineRule="atLeast"/>
      <w:ind w:left="1406" w:hanging="272"/>
      <w:jc w:val="both"/>
      <w:textAlignment w:val="baseline"/>
    </w:pPr>
    <w:rPr>
      <w:rFonts w:eastAsia="細明體"/>
      <w:spacing w:val="40"/>
      <w:kern w:val="0"/>
      <w:szCs w:val="20"/>
    </w:rPr>
  </w:style>
  <w:style w:type="paragraph" w:styleId="1112" w:customStyle="1">
    <w:name w:val="1.1. 1  內文"/>
    <w:basedOn w:val="1110"/>
    <w:autoRedefine/>
    <w:pPr>
      <w:ind w:left="1021" w:firstLine="567"/>
    </w:pPr>
    <w:rPr>
      <w:spacing w:val="40"/>
    </w:rPr>
  </w:style>
  <w:style w:type="paragraph" w:styleId="1b" w:customStyle="1">
    <w:name w:val="一、1."/>
    <w:pPr>
      <w:widowControl w:val="0"/>
      <w:adjustRightInd w:val="0"/>
      <w:spacing w:line="480" w:lineRule="atLeast"/>
      <w:ind w:left="1135" w:hanging="284"/>
      <w:jc w:val="both"/>
      <w:textAlignment w:val="baseline"/>
    </w:pPr>
    <w:rPr>
      <w:rFonts w:eastAsia="華康中明體"/>
      <w:spacing w:val="40"/>
      <w:sz w:val="24"/>
    </w:rPr>
  </w:style>
  <w:style w:type="paragraph" w:styleId="-1" w:customStyle="1">
    <w:name w:val="(一)-○－"/>
    <w:basedOn w:val="-"/>
    <w:pPr>
      <w:ind w:left="2835" w:hanging="425"/>
    </w:pPr>
    <w:rPr>
      <w:rFonts w:eastAsia="華康楷書體W5"/>
    </w:rPr>
  </w:style>
  <w:style w:type="paragraph" w:styleId="Normal0" w:customStyle="1">
    <w:name w:val="Normal0"/>
    <w:pPr>
      <w:widowControl w:val="0"/>
      <w:adjustRightInd w:val="0"/>
      <w:spacing w:line="360" w:lineRule="atLeast"/>
      <w:textAlignment w:val="baseline"/>
    </w:pPr>
    <w:rPr>
      <w:rFonts w:ascii="細明體" w:eastAsia="細明體"/>
      <w:sz w:val="24"/>
    </w:rPr>
  </w:style>
  <w:style w:type="paragraph" w:styleId="1c" w:customStyle="1">
    <w:name w:val="內文1"/>
    <w:basedOn w:val="a3"/>
    <w:pPr>
      <w:adjustRightInd w:val="0"/>
      <w:spacing w:line="400" w:lineRule="atLeast"/>
      <w:ind w:left="204" w:hanging="204"/>
      <w:jc w:val="both"/>
      <w:textAlignment w:val="baseline"/>
    </w:pPr>
    <w:rPr>
      <w:rFonts w:eastAsia="華康楷書體W5"/>
      <w:kern w:val="0"/>
      <w:szCs w:val="20"/>
    </w:rPr>
  </w:style>
  <w:style w:type="paragraph" w:styleId="23" w:customStyle="1">
    <w:name w:val="內文2"/>
    <w:basedOn w:val="a3"/>
    <w:pPr>
      <w:adjustRightInd w:val="0"/>
      <w:spacing w:line="400" w:lineRule="atLeast"/>
      <w:ind w:left="374" w:hanging="204"/>
      <w:jc w:val="both"/>
      <w:textAlignment w:val="baseline"/>
    </w:pPr>
    <w:rPr>
      <w:rFonts w:eastAsia="華康楷書體W5"/>
      <w:kern w:val="0"/>
      <w:szCs w:val="20"/>
    </w:rPr>
  </w:style>
  <w:style w:type="paragraph" w:styleId="32" w:customStyle="1">
    <w:name w:val="內文3"/>
    <w:basedOn w:val="a3"/>
    <w:pPr>
      <w:adjustRightInd w:val="0"/>
      <w:spacing w:line="400" w:lineRule="atLeast"/>
      <w:ind w:left="397"/>
      <w:jc w:val="both"/>
      <w:textAlignment w:val="baseline"/>
    </w:pPr>
    <w:rPr>
      <w:rFonts w:eastAsia="華康楷書體W5"/>
      <w:kern w:val="0"/>
      <w:sz w:val="20"/>
      <w:szCs w:val="20"/>
    </w:rPr>
  </w:style>
  <w:style w:type="paragraph" w:styleId="41" w:customStyle="1">
    <w:name w:val="內文4"/>
    <w:basedOn w:val="a3"/>
    <w:pPr>
      <w:adjustRightInd w:val="0"/>
      <w:spacing w:line="400" w:lineRule="atLeast"/>
      <w:ind w:left="567"/>
      <w:jc w:val="both"/>
      <w:textAlignment w:val="baseline"/>
    </w:pPr>
    <w:rPr>
      <w:rFonts w:eastAsia="華康楷書體W5"/>
      <w:kern w:val="0"/>
      <w:sz w:val="20"/>
      <w:szCs w:val="20"/>
    </w:rPr>
  </w:style>
  <w:style w:type="paragraph" w:styleId="1d" w:customStyle="1">
    <w:name w:val="說明1"/>
    <w:basedOn w:val="a3"/>
    <w:pPr>
      <w:adjustRightInd w:val="0"/>
      <w:spacing w:line="400" w:lineRule="atLeast"/>
      <w:ind w:left="85"/>
      <w:textAlignment w:val="baseline"/>
    </w:pPr>
    <w:rPr>
      <w:rFonts w:eastAsia="華康中明體"/>
      <w:noProof/>
      <w:kern w:val="0"/>
      <w:sz w:val="22"/>
      <w:szCs w:val="20"/>
    </w:rPr>
  </w:style>
  <w:style w:type="paragraph" w:styleId="1e" w:customStyle="1">
    <w:name w:val="(1)"/>
    <w:pPr>
      <w:widowControl w:val="0"/>
      <w:spacing w:line="480" w:lineRule="exact"/>
      <w:ind w:left="1189" w:leftChars="333" w:hanging="390" w:hangingChars="122"/>
      <w:jc w:val="both"/>
    </w:pPr>
    <w:rPr>
      <w:rFonts w:eastAsia="標楷體"/>
      <w:spacing w:val="20"/>
      <w:sz w:val="28"/>
      <w:szCs w:val="24"/>
    </w:rPr>
  </w:style>
  <w:style w:type="paragraph" w:styleId="1f" w:customStyle="1">
    <w:name w:val="1.內文"/>
    <w:pPr>
      <w:widowControl w:val="0"/>
      <w:spacing w:line="480" w:lineRule="exact"/>
      <w:ind w:left="802" w:leftChars="334" w:firstLine="641"/>
      <w:jc w:val="both"/>
    </w:pPr>
    <w:rPr>
      <w:rFonts w:eastAsia="標楷體"/>
      <w:spacing w:val="20"/>
      <w:sz w:val="28"/>
      <w:szCs w:val="24"/>
    </w:rPr>
  </w:style>
  <w:style w:type="paragraph" w:styleId="1-0" w:customStyle="1">
    <w:name w:val="(1)-內文"/>
    <w:pPr>
      <w:spacing w:before="60" w:after="60" w:line="480" w:lineRule="atLeast"/>
      <w:ind w:left="1531" w:firstLine="624"/>
      <w:jc w:val="both"/>
    </w:pPr>
    <w:rPr>
      <w:rFonts w:eastAsia="華康楷書體W5"/>
      <w:noProof/>
      <w:spacing w:val="20"/>
      <w:sz w:val="28"/>
    </w:rPr>
  </w:style>
  <w:style w:type="paragraph" w:styleId="1-1" w:customStyle="1">
    <w:name w:val="1.-"/>
    <w:pPr>
      <w:spacing w:before="60" w:after="60" w:line="480" w:lineRule="atLeast"/>
      <w:ind w:left="1242" w:hanging="284"/>
      <w:jc w:val="both"/>
    </w:pPr>
    <w:rPr>
      <w:rFonts w:eastAsia="華康楷書體W5"/>
      <w:spacing w:val="20"/>
      <w:sz w:val="28"/>
    </w:rPr>
  </w:style>
  <w:style w:type="paragraph" w:styleId="aff0" w:customStyle="1">
    <w:name w:val="a.內文"/>
    <w:pPr>
      <w:snapToGrid w:val="0"/>
      <w:spacing w:before="60" w:after="60" w:line="480" w:lineRule="atLeast"/>
      <w:ind w:left="3062" w:firstLine="624"/>
    </w:pPr>
    <w:rPr>
      <w:rFonts w:eastAsia="華康楷書體W5"/>
      <w:noProof/>
      <w:spacing w:val="20"/>
      <w:sz w:val="28"/>
    </w:rPr>
  </w:style>
  <w:style w:type="paragraph" w:styleId="-2" w:customStyle="1">
    <w:name w:val="‧-內文"/>
    <w:pPr>
      <w:spacing w:before="60" w:after="60" w:line="480" w:lineRule="atLeast"/>
      <w:ind w:left="2211" w:firstLine="652"/>
      <w:jc w:val="both"/>
    </w:pPr>
    <w:rPr>
      <w:rFonts w:eastAsia="華康楷書體W5"/>
      <w:noProof/>
      <w:spacing w:val="20"/>
      <w:sz w:val="28"/>
    </w:rPr>
  </w:style>
  <w:style w:type="paragraph" w:styleId="aff1">
    <w:name w:val="Plain Text"/>
    <w:basedOn w:val="a3"/>
    <w:semiHidden/>
    <w:pPr>
      <w:adjustRightInd w:val="0"/>
      <w:spacing w:before="60" w:after="60" w:line="480" w:lineRule="atLeast"/>
      <w:ind w:left="567" w:firstLine="624"/>
      <w:jc w:val="both"/>
      <w:textAlignment w:val="baseline"/>
    </w:pPr>
    <w:rPr>
      <w:rFonts w:eastAsia="華康楷書體W5"/>
      <w:spacing w:val="20"/>
      <w:kern w:val="0"/>
      <w:sz w:val="28"/>
      <w:szCs w:val="20"/>
    </w:rPr>
  </w:style>
  <w:style w:type="paragraph" w:styleId="a" w:customStyle="1">
    <w:name w:val="表標"/>
    <w:basedOn w:val="aff1"/>
    <w:qFormat/>
    <w:rsid w:val="00056956"/>
    <w:pPr>
      <w:numPr>
        <w:numId w:val="18"/>
      </w:numPr>
      <w:spacing w:before="240"/>
      <w:jc w:val="center"/>
    </w:pPr>
    <w:rPr>
      <w:rFonts w:eastAsia="標楷體"/>
      <w:color w:val="000000"/>
      <w:sz w:val="24"/>
    </w:rPr>
  </w:style>
  <w:style w:type="paragraph" w:styleId="aff2" w:customStyle="1">
    <w:name w:val="圖標"/>
    <w:basedOn w:val="a"/>
    <w:pPr>
      <w:spacing w:before="0" w:after="240"/>
    </w:pPr>
  </w:style>
  <w:style w:type="paragraph" w:styleId="aff3" w:customStyle="1">
    <w:name w:val="○內文"/>
    <w:basedOn w:val="a3"/>
    <w:pPr>
      <w:adjustRightInd w:val="0"/>
      <w:spacing w:before="60" w:after="60" w:line="480" w:lineRule="atLeast"/>
      <w:ind w:left="2495" w:firstLine="624"/>
      <w:jc w:val="both"/>
      <w:textAlignment w:val="baseline"/>
    </w:pPr>
    <w:rPr>
      <w:rFonts w:eastAsia="華康楷書體W5"/>
      <w:spacing w:val="20"/>
      <w:kern w:val="0"/>
      <w:sz w:val="28"/>
      <w:szCs w:val="20"/>
    </w:rPr>
  </w:style>
  <w:style w:type="paragraph" w:styleId="Aff4" w:customStyle="1">
    <w:name w:val="A."/>
    <w:pPr>
      <w:spacing w:before="60" w:after="60" w:line="480" w:lineRule="atLeast"/>
      <w:ind w:left="2835" w:hanging="340"/>
      <w:jc w:val="both"/>
    </w:pPr>
    <w:rPr>
      <w:rFonts w:eastAsia="華康楷書體W5"/>
      <w:noProof/>
      <w:spacing w:val="20"/>
      <w:sz w:val="28"/>
    </w:rPr>
  </w:style>
  <w:style w:type="paragraph" w:styleId="Aff5" w:customStyle="1">
    <w:name w:val="A.內文"/>
    <w:pPr>
      <w:spacing w:line="480" w:lineRule="atLeast"/>
      <w:ind w:left="2778" w:firstLine="624"/>
      <w:jc w:val="both"/>
    </w:pPr>
    <w:rPr>
      <w:rFonts w:eastAsia="華康楷書體W5"/>
      <w:noProof/>
      <w:spacing w:val="20"/>
      <w:sz w:val="28"/>
    </w:rPr>
  </w:style>
  <w:style w:type="paragraph" w:styleId="aff6" w:customStyle="1">
    <w:name w:val="─"/>
    <w:pPr>
      <w:spacing w:before="60" w:after="60" w:line="480" w:lineRule="atLeast"/>
      <w:ind w:left="2495" w:hanging="340"/>
      <w:jc w:val="both"/>
    </w:pPr>
    <w:rPr>
      <w:rFonts w:eastAsia="華康楷書體W5"/>
      <w:noProof/>
      <w:spacing w:val="20"/>
      <w:sz w:val="28"/>
    </w:rPr>
  </w:style>
  <w:style w:type="paragraph" w:styleId="-3" w:customStyle="1">
    <w:name w:val="─-內文"/>
    <w:pPr>
      <w:spacing w:before="60" w:after="60" w:line="480" w:lineRule="atLeast"/>
      <w:ind w:left="2466" w:firstLine="624"/>
      <w:jc w:val="both"/>
    </w:pPr>
    <w:rPr>
      <w:rFonts w:eastAsia="華康楷書體W5"/>
      <w:spacing w:val="20"/>
      <w:sz w:val="28"/>
    </w:rPr>
  </w:style>
  <w:style w:type="paragraph" w:styleId="aff7" w:customStyle="1">
    <w:name w:val="一、"/>
    <w:pPr>
      <w:widowControl w:val="0"/>
      <w:spacing w:before="180" w:beforeLines="50" w:after="180" w:afterLines="50" w:line="480" w:lineRule="auto"/>
      <w:ind w:left="665" w:hanging="665" w:hangingChars="166"/>
      <w:jc w:val="both"/>
    </w:pPr>
    <w:rPr>
      <w:rFonts w:eastAsia="標楷體"/>
      <w:b/>
      <w:bCs/>
      <w:spacing w:val="20"/>
      <w:sz w:val="36"/>
    </w:rPr>
  </w:style>
  <w:style w:type="paragraph" w:styleId="1f0" w:customStyle="1">
    <w:name w:val="(1)內文"/>
    <w:basedOn w:val="1e"/>
    <w:pPr>
      <w:adjustRightInd w:val="0"/>
      <w:spacing w:before="60"/>
      <w:ind w:left="2211" w:firstLine="624"/>
      <w:textAlignment w:val="baseline"/>
    </w:pPr>
  </w:style>
  <w:style w:type="paragraph" w:styleId="aff8" w:customStyle="1">
    <w:name w:val="a."/>
    <w:pPr>
      <w:spacing w:before="60" w:after="60" w:line="480" w:lineRule="atLeast"/>
      <w:ind w:left="3080" w:hanging="358"/>
    </w:pPr>
    <w:rPr>
      <w:rFonts w:eastAsia="華康楷書體W5"/>
      <w:noProof/>
      <w:spacing w:val="20"/>
      <w:sz w:val="28"/>
    </w:rPr>
  </w:style>
  <w:style w:type="paragraph" w:styleId="aff9" w:customStyle="1">
    <w:name w:val="內文壹"/>
    <w:basedOn w:val="a3"/>
    <w:pPr>
      <w:spacing w:line="440" w:lineRule="exact"/>
      <w:ind w:firstLine="540"/>
      <w:jc w:val="both"/>
    </w:pPr>
    <w:rPr>
      <w:rFonts w:ascii="標楷體" w:eastAsia="標楷體"/>
      <w:sz w:val="28"/>
      <w:szCs w:val="20"/>
    </w:rPr>
  </w:style>
  <w:style w:type="paragraph" w:styleId="112" w:customStyle="1">
    <w:name w:val="1.1內文"/>
    <w:pPr>
      <w:spacing w:before="60" w:line="336" w:lineRule="auto"/>
      <w:ind w:left="284" w:firstLine="697"/>
      <w:jc w:val="both"/>
    </w:pPr>
    <w:rPr>
      <w:rFonts w:eastAsia="標楷體"/>
      <w:noProof/>
      <w:sz w:val="26"/>
    </w:rPr>
  </w:style>
  <w:style w:type="paragraph" w:styleId="affa" w:customStyle="1">
    <w:name w:val="壹、"/>
    <w:basedOn w:val="a3"/>
    <w:pPr>
      <w:spacing w:before="180" w:beforeLines="50" w:after="180" w:afterLines="50" w:line="480" w:lineRule="auto"/>
      <w:jc w:val="center"/>
    </w:pPr>
    <w:rPr>
      <w:rFonts w:eastAsia="標楷體"/>
      <w:b/>
      <w:bCs/>
      <w:spacing w:val="20"/>
      <w:kern w:val="0"/>
      <w:sz w:val="36"/>
      <w:szCs w:val="20"/>
    </w:rPr>
  </w:style>
  <w:style w:type="paragraph" w:styleId="affb" w:customStyle="1">
    <w:name w:val="（一）"/>
    <w:basedOn w:val="a3"/>
    <w:pPr>
      <w:spacing w:before="180" w:beforeLines="50" w:after="180" w:afterLines="50" w:line="480" w:lineRule="exact"/>
      <w:ind w:left="570" w:hanging="570" w:hangingChars="178"/>
      <w:jc w:val="both"/>
    </w:pPr>
    <w:rPr>
      <w:rFonts w:eastAsia="標楷體"/>
      <w:spacing w:val="20"/>
      <w:kern w:val="0"/>
      <w:sz w:val="28"/>
    </w:rPr>
  </w:style>
  <w:style w:type="paragraph" w:styleId="affc" w:customStyle="1">
    <w:name w:val="（一）內文"/>
    <w:basedOn w:val="a3"/>
    <w:pPr>
      <w:spacing w:line="480" w:lineRule="exact"/>
      <w:ind w:left="544" w:firstLine="646"/>
      <w:jc w:val="both"/>
    </w:pPr>
    <w:rPr>
      <w:rFonts w:eastAsia="標楷體"/>
      <w:spacing w:val="20"/>
      <w:kern w:val="0"/>
      <w:sz w:val="28"/>
    </w:rPr>
  </w:style>
  <w:style w:type="paragraph" w:styleId="Affd" w:customStyle="1">
    <w:name w:val="A"/>
    <w:basedOn w:val="a3"/>
    <w:pPr>
      <w:spacing w:line="480" w:lineRule="exact"/>
      <w:ind w:left="953" w:hanging="318"/>
      <w:jc w:val="both"/>
    </w:pPr>
    <w:rPr>
      <w:rFonts w:eastAsia="標楷體"/>
      <w:spacing w:val="20"/>
      <w:kern w:val="0"/>
      <w:sz w:val="28"/>
      <w:szCs w:val="20"/>
    </w:rPr>
  </w:style>
  <w:style w:type="paragraph" w:styleId="1f1" w:customStyle="1">
    <w:name w:val="1內"/>
    <w:basedOn w:val="a3"/>
    <w:pPr>
      <w:adjustRightInd w:val="0"/>
      <w:spacing w:line="240" w:lineRule="atLeast"/>
      <w:ind w:left="980" w:hanging="855"/>
      <w:textAlignment w:val="baseline"/>
    </w:pPr>
    <w:rPr>
      <w:rFonts w:ascii="標楷體" w:eastAsia="標楷體"/>
      <w:kern w:val="0"/>
      <w:sz w:val="20"/>
      <w:szCs w:val="20"/>
    </w:rPr>
  </w:style>
  <w:style w:type="paragraph" w:styleId="affe" w:customStyle="1">
    <w:name w:val="(１)"/>
    <w:basedOn w:val="a3"/>
    <w:pPr>
      <w:spacing w:line="0" w:lineRule="atLeast"/>
      <w:ind w:left="2184" w:hanging="864"/>
      <w:jc w:val="both"/>
    </w:pPr>
    <w:rPr>
      <w:rFonts w:ascii="標楷體" w:eastAsia="標楷體"/>
      <w:sz w:val="28"/>
      <w:szCs w:val="28"/>
    </w:rPr>
  </w:style>
  <w:style w:type="paragraph" w:styleId="1f2" w:customStyle="1">
    <w:name w:val="1內文"/>
    <w:basedOn w:val="ae"/>
    <w:pPr>
      <w:adjustRightInd w:val="0"/>
      <w:spacing w:line="0" w:lineRule="atLeast"/>
      <w:ind w:left="720" w:firstLine="840"/>
      <w:jc w:val="left"/>
      <w:textAlignment w:val="baseline"/>
    </w:pPr>
    <w:rPr>
      <w:rFonts w:ascii="標楷體"/>
      <w:szCs w:val="28"/>
    </w:rPr>
  </w:style>
  <w:style w:type="paragraph" w:styleId="HTML">
    <w:name w:val="HTML Preformatted"/>
    <w:basedOn w:val="a3"/>
    <w:semiHidden/>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hAnsi="Courier New" w:eastAsia="細明體" w:cs="Courier New"/>
      <w:color w:val="000000"/>
      <w:kern w:val="0"/>
      <w:sz w:val="20"/>
      <w:szCs w:val="20"/>
    </w:rPr>
  </w:style>
  <w:style w:type="paragraph" w:styleId="afff" w:customStyle="1">
    <w:name w:val="圖表頭"/>
    <w:basedOn w:val="a0"/>
    <w:pPr>
      <w:spacing w:line="480" w:lineRule="atLeast"/>
    </w:pPr>
    <w:rPr>
      <w:b/>
      <w:sz w:val="28"/>
    </w:rPr>
  </w:style>
  <w:style w:type="paragraph" w:styleId="a0">
    <w:name w:val="caption"/>
    <w:basedOn w:val="af8"/>
    <w:next w:val="a3"/>
    <w:qFormat/>
    <w:rsid w:val="00ED619E"/>
    <w:pPr>
      <w:numPr>
        <w:numId w:val="19"/>
      </w:numPr>
      <w:snapToGrid w:val="0"/>
      <w:spacing w:before="0" w:line="240" w:lineRule="atLeast"/>
    </w:pPr>
    <w:rPr>
      <w:rFonts w:eastAsia="標楷體"/>
      <w:color w:val="000000"/>
      <w:spacing w:val="20"/>
      <w:sz w:val="24"/>
      <w:szCs w:val="24"/>
    </w:rPr>
  </w:style>
  <w:style w:type="paragraph" w:styleId="1113" w:customStyle="1">
    <w:name w:val="1.1.1內文"/>
    <w:basedOn w:val="a3"/>
    <w:pPr>
      <w:snapToGrid w:val="0"/>
      <w:spacing w:after="180" w:afterLines="50" w:line="400" w:lineRule="atLeast"/>
      <w:ind w:left="540" w:leftChars="225" w:firstLine="640" w:firstLineChars="200"/>
    </w:pPr>
    <w:rPr>
      <w:rFonts w:eastAsia="標楷體"/>
      <w:spacing w:val="20"/>
      <w:sz w:val="28"/>
    </w:rPr>
  </w:style>
  <w:style w:type="paragraph" w:styleId="1114" w:customStyle="1">
    <w:name w:val="1.1.1內文小標"/>
    <w:basedOn w:val="a3"/>
    <w:pPr>
      <w:snapToGrid w:val="0"/>
      <w:spacing w:after="180" w:afterLines="50" w:line="400" w:lineRule="atLeast"/>
      <w:ind w:firstLine="538" w:firstLineChars="168"/>
    </w:pPr>
    <w:rPr>
      <w:rFonts w:eastAsia="標楷體"/>
      <w:spacing w:val="20"/>
      <w:sz w:val="28"/>
    </w:rPr>
  </w:style>
  <w:style w:type="paragraph" w:styleId="1115" w:customStyle="1">
    <w:name w:val="1.1.1內文小標文"/>
    <w:basedOn w:val="a3"/>
    <w:pPr>
      <w:snapToGrid w:val="0"/>
      <w:spacing w:after="180" w:afterLines="50" w:line="400" w:lineRule="exact"/>
      <w:ind w:left="720" w:leftChars="300" w:firstLine="640" w:firstLineChars="200"/>
    </w:pPr>
    <w:rPr>
      <w:rFonts w:eastAsia="標楷體"/>
      <w:spacing w:val="20"/>
      <w:sz w:val="28"/>
    </w:rPr>
  </w:style>
  <w:style w:type="paragraph" w:styleId="11112" w:customStyle="1">
    <w:name w:val="1.1.1內文小標(1)"/>
    <w:basedOn w:val="a3"/>
    <w:pPr>
      <w:snapToGrid w:val="0"/>
      <w:spacing w:after="180" w:afterLines="50" w:line="400" w:lineRule="atLeast"/>
      <w:ind w:left="1078" w:leftChars="300" w:hanging="358" w:hangingChars="112"/>
    </w:pPr>
    <w:rPr>
      <w:rFonts w:eastAsia="標楷體"/>
      <w:spacing w:val="20"/>
      <w:sz w:val="28"/>
    </w:rPr>
  </w:style>
  <w:style w:type="paragraph" w:styleId="111A" w:customStyle="1">
    <w:name w:val="1.1.1內文A."/>
    <w:basedOn w:val="a3"/>
    <w:pPr>
      <w:snapToGrid w:val="0"/>
      <w:spacing w:after="180" w:afterLines="50" w:line="400" w:lineRule="atLeast"/>
      <w:ind w:firstLine="1078" w:firstLineChars="337"/>
    </w:pPr>
    <w:rPr>
      <w:rFonts w:eastAsia="標楷體"/>
      <w:spacing w:val="20"/>
      <w:sz w:val="28"/>
    </w:rPr>
  </w:style>
  <w:style w:type="paragraph" w:styleId="afff0" w:customStyle="1">
    <w:name w:val="表３"/>
    <w:basedOn w:val="a3"/>
    <w:pPr>
      <w:keepNext/>
      <w:autoSpaceDE w:val="0"/>
      <w:autoSpaceDN w:val="0"/>
      <w:adjustRightInd w:val="0"/>
      <w:snapToGrid w:val="0"/>
      <w:spacing w:before="40" w:after="40" w:line="204" w:lineRule="auto"/>
      <w:jc w:val="center"/>
    </w:pPr>
    <w:rPr>
      <w:rFonts w:hint="eastAsia" w:ascii="全真楷書" w:hAnsi="Arial Narrow" w:eastAsia="全真楷書"/>
      <w:kern w:val="0"/>
      <w:szCs w:val="20"/>
    </w:rPr>
  </w:style>
  <w:style w:type="character" w:styleId="afff1">
    <w:name w:val="FollowedHyperlink"/>
    <w:semiHidden/>
    <w:rPr>
      <w:color w:val="800080"/>
      <w:u w:val="single"/>
    </w:rPr>
  </w:style>
  <w:style w:type="paragraph" w:styleId="xl24" w:customStyle="1">
    <w:name w:val="xl24"/>
    <w:basedOn w:val="a3"/>
    <w:pPr>
      <w:widowControl/>
      <w:pBdr>
        <w:left w:val="single" w:color="auto" w:sz="4" w:space="0"/>
        <w:bottom w:val="single" w:color="auto" w:sz="4" w:space="0"/>
        <w:right w:val="single" w:color="auto" w:sz="4" w:space="0"/>
      </w:pBdr>
      <w:shd w:val="clear" w:color="auto" w:fill="CCFFFF"/>
      <w:spacing w:before="100" w:beforeAutospacing="1" w:after="100" w:afterAutospacing="1"/>
      <w:jc w:val="center"/>
      <w:textAlignment w:val="top"/>
    </w:pPr>
    <w:rPr>
      <w:rFonts w:ascii="新細明體" w:hAnsi="新細明體" w:cs="新細明體"/>
      <w:kern w:val="0"/>
    </w:rPr>
  </w:style>
  <w:style w:type="paragraph" w:styleId="xl25" w:customStyle="1">
    <w:name w:val="xl25"/>
    <w:basedOn w:val="a3"/>
    <w:pPr>
      <w:widowControl/>
      <w:pBdr>
        <w:bottom w:val="single" w:color="auto" w:sz="4" w:space="0"/>
        <w:right w:val="single" w:color="auto" w:sz="4" w:space="0"/>
      </w:pBdr>
      <w:shd w:val="clear" w:color="auto" w:fill="CCFFFF"/>
      <w:spacing w:before="100" w:beforeAutospacing="1" w:after="100" w:afterAutospacing="1"/>
      <w:jc w:val="center"/>
      <w:textAlignment w:val="bottom"/>
    </w:pPr>
    <w:rPr>
      <w:kern w:val="0"/>
    </w:rPr>
  </w:style>
  <w:style w:type="paragraph" w:styleId="xl26" w:customStyle="1">
    <w:name w:val="xl26"/>
    <w:basedOn w:val="a3"/>
    <w:pPr>
      <w:widowControl/>
      <w:pBdr>
        <w:bottom w:val="single" w:color="auto" w:sz="4" w:space="0"/>
        <w:right w:val="single" w:color="auto" w:sz="4" w:space="0"/>
      </w:pBdr>
      <w:shd w:val="clear" w:color="auto" w:fill="CCFFFF"/>
      <w:spacing w:before="100" w:beforeAutospacing="1" w:after="100" w:afterAutospacing="1"/>
      <w:textAlignment w:val="bottom"/>
    </w:pPr>
    <w:rPr>
      <w:rFonts w:ascii="新細明體" w:hAnsi="新細明體" w:cs="新細明體"/>
      <w:kern w:val="0"/>
    </w:rPr>
  </w:style>
  <w:style w:type="paragraph" w:styleId="xl27" w:customStyle="1">
    <w:name w:val="xl27"/>
    <w:basedOn w:val="a3"/>
    <w:pPr>
      <w:widowControl/>
      <w:pBdr>
        <w:bottom w:val="single" w:color="auto" w:sz="4" w:space="0"/>
        <w:right w:val="single" w:color="auto" w:sz="4" w:space="0"/>
      </w:pBdr>
      <w:shd w:val="clear" w:color="auto" w:fill="CCFFFF"/>
      <w:spacing w:before="100" w:beforeAutospacing="1" w:after="100" w:afterAutospacing="1"/>
      <w:jc w:val="center"/>
      <w:textAlignment w:val="bottom"/>
    </w:pPr>
    <w:rPr>
      <w:rFonts w:ascii="新細明體" w:hAnsi="新細明體" w:cs="新細明體"/>
      <w:kern w:val="0"/>
    </w:rPr>
  </w:style>
  <w:style w:type="paragraph" w:styleId="xl28" w:customStyle="1">
    <w:name w:val="xl28"/>
    <w:basedOn w:val="a3"/>
    <w:pPr>
      <w:widowControl/>
      <w:pBdr>
        <w:left w:val="single" w:color="auto" w:sz="4" w:space="0"/>
        <w:bottom w:val="single" w:color="auto" w:sz="4" w:space="0"/>
        <w:right w:val="single" w:color="auto" w:sz="4" w:space="0"/>
      </w:pBdr>
      <w:spacing w:before="100" w:beforeAutospacing="1" w:after="100" w:afterAutospacing="1"/>
      <w:textAlignment w:val="top"/>
    </w:pPr>
    <w:rPr>
      <w:rFonts w:ascii="新細明體" w:hAnsi="新細明體" w:cs="新細明體"/>
      <w:kern w:val="0"/>
      <w:sz w:val="20"/>
      <w:szCs w:val="20"/>
    </w:rPr>
  </w:style>
  <w:style w:type="paragraph" w:styleId="xl29" w:customStyle="1">
    <w:name w:val="xl29"/>
    <w:basedOn w:val="a3"/>
    <w:pPr>
      <w:widowControl/>
      <w:pBdr>
        <w:bottom w:val="single" w:color="auto" w:sz="4" w:space="0"/>
        <w:right w:val="single" w:color="auto" w:sz="4" w:space="0"/>
      </w:pBdr>
      <w:spacing w:before="100" w:beforeAutospacing="1" w:after="100" w:afterAutospacing="1"/>
      <w:textAlignment w:val="bottom"/>
    </w:pPr>
    <w:rPr>
      <w:rFonts w:ascii="新細明體" w:hAnsi="新細明體" w:cs="新細明體"/>
      <w:kern w:val="0"/>
      <w:sz w:val="22"/>
      <w:szCs w:val="22"/>
    </w:rPr>
  </w:style>
  <w:style w:type="paragraph" w:styleId="xl30" w:customStyle="1">
    <w:name w:val="xl30"/>
    <w:basedOn w:val="a3"/>
    <w:pPr>
      <w:widowControl/>
      <w:pBdr>
        <w:bottom w:val="single" w:color="auto" w:sz="4" w:space="0"/>
        <w:right w:val="single" w:color="auto" w:sz="4" w:space="0"/>
      </w:pBdr>
      <w:spacing w:before="100" w:beforeAutospacing="1" w:after="100" w:afterAutospacing="1"/>
      <w:textAlignment w:val="bottom"/>
    </w:pPr>
    <w:rPr>
      <w:rFonts w:ascii="新細明體" w:hAnsi="新細明體" w:cs="新細明體"/>
      <w:kern w:val="0"/>
    </w:rPr>
  </w:style>
  <w:style w:type="paragraph" w:styleId="xl31" w:customStyle="1">
    <w:name w:val="xl31"/>
    <w:basedOn w:val="a3"/>
    <w:pPr>
      <w:widowControl/>
      <w:pBdr>
        <w:bottom w:val="single" w:color="auto" w:sz="4" w:space="0"/>
        <w:right w:val="single" w:color="auto" w:sz="4" w:space="0"/>
      </w:pBdr>
      <w:spacing w:before="100" w:beforeAutospacing="1" w:after="100" w:afterAutospacing="1"/>
      <w:textAlignment w:val="bottom"/>
    </w:pPr>
    <w:rPr>
      <w:rFonts w:ascii="新細明體" w:hAnsi="新細明體" w:cs="新細明體"/>
      <w:kern w:val="0"/>
    </w:rPr>
  </w:style>
  <w:style w:type="paragraph" w:styleId="xl32" w:customStyle="1">
    <w:name w:val="xl32"/>
    <w:basedOn w:val="a3"/>
    <w:pPr>
      <w:widowControl/>
      <w:pBdr>
        <w:top w:val="single" w:color="C0C0C0" w:sz="4" w:space="0"/>
        <w:bottom w:val="single" w:color="C0C0C0" w:sz="4" w:space="0"/>
        <w:right w:val="single" w:color="C0C0C0" w:sz="4" w:space="0"/>
      </w:pBdr>
      <w:shd w:val="clear" w:color="auto" w:fill="FFFFCC"/>
      <w:spacing w:before="100" w:beforeAutospacing="1" w:after="100" w:afterAutospacing="1"/>
      <w:jc w:val="center"/>
    </w:pPr>
    <w:rPr>
      <w:rFonts w:ascii="新細明體" w:hAnsi="新細明體" w:cs="新細明體"/>
      <w:kern w:val="0"/>
      <w:sz w:val="18"/>
      <w:szCs w:val="18"/>
    </w:rPr>
  </w:style>
  <w:style w:type="paragraph" w:styleId="xl33" w:customStyle="1">
    <w:name w:val="xl33"/>
    <w:basedOn w:val="a3"/>
    <w:pPr>
      <w:widowControl/>
      <w:pBdr>
        <w:top w:val="single" w:color="C0C0C0" w:sz="4" w:space="0"/>
        <w:left w:val="single" w:color="C0C0C0" w:sz="4" w:space="0"/>
        <w:right w:val="single" w:color="C0C0C0" w:sz="4" w:space="0"/>
      </w:pBdr>
      <w:shd w:val="clear" w:color="auto" w:fill="FFFFFF"/>
      <w:spacing w:before="100" w:beforeAutospacing="1" w:after="100" w:afterAutospacing="1"/>
      <w:jc w:val="center"/>
    </w:pPr>
    <w:rPr>
      <w:rFonts w:ascii="新細明體" w:hAnsi="新細明體" w:cs="新細明體"/>
      <w:kern w:val="0"/>
      <w:sz w:val="18"/>
      <w:szCs w:val="18"/>
    </w:rPr>
  </w:style>
  <w:style w:type="paragraph" w:styleId="xl34" w:customStyle="1">
    <w:name w:val="xl34"/>
    <w:basedOn w:val="a3"/>
    <w:pPr>
      <w:widowControl/>
      <w:pBdr>
        <w:left w:val="single" w:color="C0C0C0" w:sz="4" w:space="0"/>
        <w:bottom w:val="single" w:color="C0C0C0" w:sz="4" w:space="0"/>
        <w:right w:val="single" w:color="C0C0C0" w:sz="4" w:space="0"/>
      </w:pBdr>
      <w:shd w:val="clear" w:color="auto" w:fill="FFFFFF"/>
      <w:spacing w:before="100" w:beforeAutospacing="1" w:after="100" w:afterAutospacing="1"/>
      <w:jc w:val="center"/>
    </w:pPr>
    <w:rPr>
      <w:rFonts w:ascii="新細明體" w:hAnsi="新細明體" w:cs="新細明體"/>
      <w:kern w:val="0"/>
      <w:sz w:val="18"/>
      <w:szCs w:val="18"/>
    </w:rPr>
  </w:style>
  <w:style w:type="paragraph" w:styleId="xl35" w:customStyle="1">
    <w:name w:val="xl35"/>
    <w:basedOn w:val="a3"/>
    <w:pPr>
      <w:widowControl/>
      <w:pBdr>
        <w:top w:val="single" w:color="C0C0C0" w:sz="4" w:space="0"/>
        <w:left w:val="single" w:color="C0C0C0" w:sz="4" w:space="0"/>
        <w:bottom w:val="single" w:color="C0C0C0" w:sz="4" w:space="0"/>
        <w:right w:val="single" w:color="C0C0C0" w:sz="4" w:space="0"/>
      </w:pBdr>
      <w:shd w:val="clear" w:color="auto" w:fill="FFCC99"/>
      <w:spacing w:before="100" w:beforeAutospacing="1" w:after="100" w:afterAutospacing="1"/>
      <w:jc w:val="right"/>
    </w:pPr>
    <w:rPr>
      <w:rFonts w:ascii="新細明體" w:hAnsi="新細明體" w:cs="新細明體"/>
      <w:kern w:val="0"/>
      <w:sz w:val="18"/>
      <w:szCs w:val="18"/>
    </w:rPr>
  </w:style>
  <w:style w:type="paragraph" w:styleId="xl36" w:customStyle="1">
    <w:name w:val="xl36"/>
    <w:basedOn w:val="a3"/>
    <w:pPr>
      <w:widowControl/>
      <w:pBdr>
        <w:top w:val="single" w:color="C0C0C0" w:sz="4" w:space="0"/>
        <w:left w:val="single" w:color="C0C0C0" w:sz="4" w:space="0"/>
        <w:bottom w:val="single" w:color="C0C0C0" w:sz="4" w:space="0"/>
        <w:right w:val="single" w:color="C0C0C0" w:sz="4" w:space="0"/>
      </w:pBdr>
      <w:shd w:val="clear" w:color="auto" w:fill="FFFFCC"/>
      <w:spacing w:before="100" w:beforeAutospacing="1" w:after="100" w:afterAutospacing="1"/>
      <w:jc w:val="right"/>
    </w:pPr>
    <w:rPr>
      <w:rFonts w:ascii="新細明體" w:hAnsi="新細明體" w:cs="新細明體"/>
      <w:kern w:val="0"/>
      <w:sz w:val="18"/>
      <w:szCs w:val="18"/>
    </w:rPr>
  </w:style>
  <w:style w:type="paragraph" w:styleId="z-">
    <w:name w:val="HTML Top of Form"/>
    <w:basedOn w:val="a3"/>
    <w:next w:val="a3"/>
    <w:hidden/>
    <w:pPr>
      <w:widowControl/>
      <w:pBdr>
        <w:bottom w:val="single" w:color="auto" w:sz="6" w:space="1"/>
      </w:pBdr>
      <w:jc w:val="center"/>
    </w:pPr>
    <w:rPr>
      <w:rFonts w:ascii="Arial" w:hAnsi="Arial" w:cs="Arial"/>
      <w:vanish/>
      <w:kern w:val="0"/>
      <w:sz w:val="16"/>
      <w:szCs w:val="16"/>
    </w:rPr>
  </w:style>
  <w:style w:type="paragraph" w:styleId="z-0">
    <w:name w:val="HTML Bottom of Form"/>
    <w:basedOn w:val="a3"/>
    <w:next w:val="a3"/>
    <w:hidden/>
    <w:pPr>
      <w:widowControl/>
      <w:pBdr>
        <w:top w:val="single" w:color="auto" w:sz="6" w:space="1"/>
      </w:pBdr>
      <w:jc w:val="center"/>
    </w:pPr>
    <w:rPr>
      <w:rFonts w:ascii="Arial" w:hAnsi="Arial" w:cs="Arial"/>
      <w:vanish/>
      <w:kern w:val="0"/>
      <w:sz w:val="16"/>
      <w:szCs w:val="16"/>
    </w:rPr>
  </w:style>
  <w:style w:type="character" w:styleId="afff2">
    <w:name w:val="annotation reference"/>
    <w:semiHidden/>
    <w:rPr>
      <w:sz w:val="18"/>
      <w:szCs w:val="18"/>
    </w:rPr>
  </w:style>
  <w:style w:type="paragraph" w:styleId="afff3">
    <w:name w:val="annotation text"/>
    <w:basedOn w:val="a3"/>
    <w:semiHidden/>
    <w:rPr>
      <w:szCs w:val="20"/>
    </w:rPr>
  </w:style>
  <w:style w:type="paragraph" w:styleId="afff4">
    <w:name w:val="annotation subject"/>
    <w:basedOn w:val="afff3"/>
    <w:next w:val="afff3"/>
    <w:semiHidden/>
    <w:rPr>
      <w:b/>
      <w:bCs/>
    </w:rPr>
  </w:style>
  <w:style w:type="paragraph" w:styleId="afff5">
    <w:name w:val="Balloon Text"/>
    <w:basedOn w:val="a3"/>
    <w:semiHidden/>
    <w:rPr>
      <w:rFonts w:ascii="Arial" w:hAnsi="Arial"/>
      <w:sz w:val="18"/>
      <w:szCs w:val="18"/>
    </w:rPr>
  </w:style>
  <w:style w:type="paragraph" w:styleId="font5" w:customStyle="1">
    <w:name w:val="font5"/>
    <w:basedOn w:val="a3"/>
    <w:pPr>
      <w:widowControl/>
      <w:spacing w:before="100" w:beforeAutospacing="1" w:after="100" w:afterAutospacing="1"/>
    </w:pPr>
    <w:rPr>
      <w:rFonts w:hint="eastAsia" w:ascii="新細明體" w:hAnsi="新細明體" w:cs="Arial Unicode MS"/>
      <w:kern w:val="0"/>
      <w:sz w:val="18"/>
      <w:szCs w:val="18"/>
    </w:rPr>
  </w:style>
  <w:style w:type="paragraph" w:styleId="font6" w:customStyle="1">
    <w:name w:val="font6"/>
    <w:basedOn w:val="a3"/>
    <w:pPr>
      <w:widowControl/>
      <w:spacing w:before="100" w:beforeAutospacing="1" w:after="100" w:afterAutospacing="1"/>
    </w:pPr>
    <w:rPr>
      <w:rFonts w:eastAsia="Arial Unicode MS"/>
      <w:kern w:val="0"/>
    </w:rPr>
  </w:style>
  <w:style w:type="paragraph" w:styleId="font7" w:customStyle="1">
    <w:name w:val="font7"/>
    <w:basedOn w:val="a3"/>
    <w:pPr>
      <w:widowControl/>
      <w:spacing w:before="100" w:beforeAutospacing="1" w:after="100" w:afterAutospacing="1"/>
    </w:pPr>
    <w:rPr>
      <w:rFonts w:hint="eastAsia" w:ascii="標楷體" w:hAnsi="標楷體" w:eastAsia="標楷體" w:cs="Arial Unicode MS"/>
      <w:kern w:val="0"/>
    </w:rPr>
  </w:style>
  <w:style w:type="paragraph" w:styleId="font8" w:customStyle="1">
    <w:name w:val="font8"/>
    <w:basedOn w:val="a3"/>
    <w:pPr>
      <w:widowControl/>
      <w:spacing w:before="100" w:beforeAutospacing="1" w:after="100" w:afterAutospacing="1"/>
    </w:pPr>
    <w:rPr>
      <w:rFonts w:eastAsia="Arial Unicode MS"/>
      <w:kern w:val="0"/>
    </w:rPr>
  </w:style>
  <w:style w:type="paragraph" w:styleId="font9" w:customStyle="1">
    <w:name w:val="font9"/>
    <w:basedOn w:val="a3"/>
    <w:pPr>
      <w:widowControl/>
      <w:spacing w:before="100" w:beforeAutospacing="1" w:after="100" w:afterAutospacing="1"/>
    </w:pPr>
    <w:rPr>
      <w:rFonts w:hint="eastAsia" w:ascii="標楷體" w:hAnsi="標楷體" w:eastAsia="標楷體" w:cs="Arial Unicode MS"/>
      <w:kern w:val="0"/>
      <w:sz w:val="20"/>
      <w:szCs w:val="20"/>
    </w:rPr>
  </w:style>
  <w:style w:type="paragraph" w:styleId="font10" w:customStyle="1">
    <w:name w:val="font10"/>
    <w:basedOn w:val="a3"/>
    <w:pPr>
      <w:widowControl/>
      <w:spacing w:before="100" w:beforeAutospacing="1" w:after="100" w:afterAutospacing="1"/>
    </w:pPr>
    <w:rPr>
      <w:rFonts w:hint="eastAsia" w:ascii="標楷體" w:hAnsi="標楷體" w:eastAsia="標楷體" w:cs="Arial Unicode MS"/>
      <w:kern w:val="0"/>
      <w:sz w:val="20"/>
      <w:szCs w:val="20"/>
    </w:rPr>
  </w:style>
  <w:style w:type="paragraph" w:styleId="font11" w:customStyle="1">
    <w:name w:val="font11"/>
    <w:basedOn w:val="a3"/>
    <w:pPr>
      <w:widowControl/>
      <w:spacing w:before="100" w:beforeAutospacing="1" w:after="100" w:afterAutospacing="1"/>
    </w:pPr>
    <w:rPr>
      <w:rFonts w:eastAsia="Arial Unicode MS"/>
      <w:kern w:val="0"/>
      <w:sz w:val="20"/>
      <w:szCs w:val="20"/>
    </w:rPr>
  </w:style>
  <w:style w:type="paragraph" w:styleId="xl37" w:customStyle="1">
    <w:name w:val="xl37"/>
    <w:basedOn w:val="a3"/>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hint="eastAsia" w:ascii="標楷體" w:hAnsi="標楷體" w:eastAsia="標楷體" w:cs="Arial Unicode MS"/>
      <w:kern w:val="0"/>
      <w:sz w:val="20"/>
      <w:szCs w:val="20"/>
    </w:rPr>
  </w:style>
  <w:style w:type="paragraph" w:styleId="xl38" w:customStyle="1">
    <w:name w:val="xl38"/>
    <w:basedOn w:val="a3"/>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hint="eastAsia" w:ascii="標楷體" w:hAnsi="標楷體" w:eastAsia="標楷體" w:cs="Arial Unicode MS"/>
      <w:kern w:val="0"/>
      <w:sz w:val="20"/>
      <w:szCs w:val="20"/>
    </w:rPr>
  </w:style>
  <w:style w:type="paragraph" w:styleId="xl39" w:customStyle="1">
    <w:name w:val="xl39"/>
    <w:basedOn w:val="a3"/>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hint="eastAsia" w:ascii="標楷體" w:hAnsi="標楷體" w:eastAsia="標楷體" w:cs="Arial Unicode MS"/>
      <w:kern w:val="0"/>
      <w:sz w:val="20"/>
      <w:szCs w:val="20"/>
    </w:rPr>
  </w:style>
  <w:style w:type="paragraph" w:styleId="xl40" w:customStyle="1">
    <w:name w:val="xl40"/>
    <w:basedOn w:val="a3"/>
    <w:pPr>
      <w:widowControl/>
      <w:pBdr>
        <w:top w:val="single" w:color="auto" w:sz="4" w:space="0"/>
        <w:left w:val="single" w:color="auto" w:sz="8" w:space="0"/>
        <w:bottom w:val="single" w:color="auto" w:sz="4" w:space="0"/>
        <w:right w:val="single" w:color="auto" w:sz="4" w:space="0"/>
      </w:pBdr>
      <w:spacing w:before="100" w:beforeAutospacing="1" w:after="100" w:afterAutospacing="1"/>
      <w:jc w:val="center"/>
      <w:textAlignment w:val="center"/>
    </w:pPr>
    <w:rPr>
      <w:rFonts w:hint="eastAsia" w:ascii="標楷體" w:hAnsi="標楷體" w:eastAsia="標楷體" w:cs="Arial Unicode MS"/>
      <w:kern w:val="0"/>
      <w:sz w:val="20"/>
      <w:szCs w:val="20"/>
    </w:rPr>
  </w:style>
  <w:style w:type="paragraph" w:styleId="xl41" w:customStyle="1">
    <w:name w:val="xl41"/>
    <w:basedOn w:val="a3"/>
    <w:pPr>
      <w:widowControl/>
      <w:pBdr>
        <w:top w:val="single" w:color="auto" w:sz="4" w:space="0"/>
        <w:left w:val="single" w:color="auto" w:sz="8" w:space="0"/>
        <w:bottom w:val="single" w:color="auto" w:sz="8" w:space="0"/>
        <w:right w:val="single" w:color="auto" w:sz="4" w:space="0"/>
      </w:pBdr>
      <w:spacing w:before="100" w:beforeAutospacing="1" w:after="100" w:afterAutospacing="1"/>
      <w:jc w:val="center"/>
    </w:pPr>
    <w:rPr>
      <w:rFonts w:hint="eastAsia" w:ascii="標楷體" w:hAnsi="標楷體" w:eastAsia="標楷體" w:cs="Arial Unicode MS"/>
      <w:kern w:val="0"/>
      <w:sz w:val="20"/>
      <w:szCs w:val="20"/>
    </w:rPr>
  </w:style>
  <w:style w:type="paragraph" w:styleId="xl42" w:customStyle="1">
    <w:name w:val="xl42"/>
    <w:basedOn w:val="a3"/>
    <w:pPr>
      <w:widowControl/>
      <w:pBdr>
        <w:top w:val="single" w:color="auto" w:sz="4" w:space="0"/>
        <w:left w:val="single" w:color="auto" w:sz="4" w:space="0"/>
        <w:bottom w:val="single" w:color="auto" w:sz="8" w:space="0"/>
        <w:right w:val="single" w:color="auto" w:sz="4" w:space="0"/>
      </w:pBdr>
      <w:spacing w:before="100" w:beforeAutospacing="1" w:after="100" w:afterAutospacing="1"/>
      <w:jc w:val="center"/>
    </w:pPr>
    <w:rPr>
      <w:rFonts w:hint="eastAsia" w:ascii="標楷體" w:hAnsi="標楷體" w:eastAsia="標楷體" w:cs="Arial Unicode MS"/>
      <w:kern w:val="0"/>
      <w:sz w:val="20"/>
      <w:szCs w:val="20"/>
    </w:rPr>
  </w:style>
  <w:style w:type="paragraph" w:styleId="xl43" w:customStyle="1">
    <w:name w:val="xl43"/>
    <w:basedOn w:val="a3"/>
    <w:pPr>
      <w:widowControl/>
      <w:pBdr>
        <w:top w:val="single" w:color="auto" w:sz="4" w:space="0"/>
        <w:left w:val="single" w:color="auto" w:sz="4" w:space="0"/>
        <w:bottom w:val="single" w:color="auto" w:sz="8" w:space="0"/>
        <w:right w:val="single" w:color="auto" w:sz="4" w:space="0"/>
      </w:pBdr>
      <w:spacing w:before="100" w:beforeAutospacing="1" w:after="100" w:afterAutospacing="1"/>
      <w:jc w:val="center"/>
      <w:textAlignment w:val="center"/>
    </w:pPr>
    <w:rPr>
      <w:rFonts w:hint="eastAsia" w:ascii="標楷體" w:hAnsi="標楷體" w:eastAsia="標楷體" w:cs="Arial Unicode MS"/>
      <w:kern w:val="0"/>
      <w:sz w:val="20"/>
      <w:szCs w:val="20"/>
    </w:rPr>
  </w:style>
  <w:style w:type="paragraph" w:styleId="xl44" w:customStyle="1">
    <w:name w:val="xl44"/>
    <w:basedOn w:val="a3"/>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hint="eastAsia" w:ascii="標楷體" w:hAnsi="標楷體" w:eastAsia="標楷體" w:cs="Arial Unicode MS"/>
      <w:kern w:val="0"/>
    </w:rPr>
  </w:style>
  <w:style w:type="paragraph" w:styleId="xl45" w:customStyle="1">
    <w:name w:val="xl45"/>
    <w:basedOn w:val="a3"/>
    <w:pPr>
      <w:widowControl/>
      <w:pBdr>
        <w:top w:val="single" w:color="auto" w:sz="8" w:space="0"/>
        <w:left w:val="single" w:color="auto" w:sz="4" w:space="0"/>
        <w:bottom w:val="single" w:color="auto" w:sz="4" w:space="0"/>
        <w:right w:val="single" w:color="auto" w:sz="4" w:space="0"/>
      </w:pBdr>
      <w:spacing w:before="100" w:beforeAutospacing="1" w:after="100" w:afterAutospacing="1"/>
      <w:jc w:val="center"/>
    </w:pPr>
    <w:rPr>
      <w:rFonts w:hint="eastAsia" w:ascii="標楷體" w:hAnsi="標楷體" w:eastAsia="標楷體" w:cs="Arial Unicode MS"/>
      <w:kern w:val="0"/>
    </w:rPr>
  </w:style>
  <w:style w:type="paragraph" w:styleId="xl46" w:customStyle="1">
    <w:name w:val="xl46"/>
    <w:basedOn w:val="a3"/>
    <w:pPr>
      <w:widowControl/>
      <w:pBdr>
        <w:top w:val="single" w:color="auto" w:sz="8" w:space="0"/>
        <w:left w:val="single" w:color="auto" w:sz="4" w:space="0"/>
        <w:bottom w:val="single" w:color="auto" w:sz="4" w:space="0"/>
        <w:right w:val="single" w:color="auto" w:sz="8" w:space="0"/>
      </w:pBdr>
      <w:spacing w:before="100" w:beforeAutospacing="1" w:after="100" w:afterAutospacing="1"/>
      <w:jc w:val="center"/>
    </w:pPr>
    <w:rPr>
      <w:rFonts w:hint="eastAsia" w:ascii="標楷體" w:hAnsi="標楷體" w:eastAsia="標楷體" w:cs="Arial Unicode MS"/>
      <w:kern w:val="0"/>
    </w:rPr>
  </w:style>
  <w:style w:type="paragraph" w:styleId="xl47" w:customStyle="1">
    <w:name w:val="xl47"/>
    <w:basedOn w:val="a3"/>
    <w:pPr>
      <w:widowControl/>
      <w:pBdr>
        <w:top w:val="single" w:color="auto" w:sz="4" w:space="0"/>
        <w:left w:val="single" w:color="auto" w:sz="4" w:space="0"/>
        <w:bottom w:val="single" w:color="auto" w:sz="4" w:space="0"/>
        <w:right w:val="single" w:color="auto" w:sz="8" w:space="0"/>
      </w:pBdr>
      <w:spacing w:before="100" w:beforeAutospacing="1" w:after="100" w:afterAutospacing="1"/>
      <w:jc w:val="center"/>
    </w:pPr>
    <w:rPr>
      <w:rFonts w:hint="eastAsia" w:ascii="標楷體" w:hAnsi="標楷體" w:eastAsia="標楷體" w:cs="Arial Unicode MS"/>
      <w:kern w:val="0"/>
    </w:rPr>
  </w:style>
  <w:style w:type="paragraph" w:styleId="xl48" w:customStyle="1">
    <w:name w:val="xl48"/>
    <w:basedOn w:val="a3"/>
    <w:pPr>
      <w:widowControl/>
      <w:pBdr>
        <w:top w:val="single" w:color="auto" w:sz="8" w:space="0"/>
        <w:left w:val="single" w:color="auto" w:sz="8" w:space="0"/>
        <w:bottom w:val="single" w:color="auto" w:sz="4" w:space="0"/>
        <w:right w:val="single" w:color="auto" w:sz="4" w:space="0"/>
      </w:pBdr>
      <w:spacing w:before="100" w:beforeAutospacing="1" w:after="100" w:afterAutospacing="1"/>
      <w:jc w:val="center"/>
    </w:pPr>
    <w:rPr>
      <w:rFonts w:hint="eastAsia" w:ascii="標楷體" w:hAnsi="標楷體" w:eastAsia="標楷體" w:cs="Arial Unicode MS"/>
      <w:kern w:val="0"/>
    </w:rPr>
  </w:style>
  <w:style w:type="paragraph" w:styleId="xl49" w:customStyle="1">
    <w:name w:val="xl49"/>
    <w:basedOn w:val="a3"/>
    <w:pPr>
      <w:widowControl/>
      <w:pBdr>
        <w:top w:val="single" w:color="auto" w:sz="4" w:space="0"/>
        <w:left w:val="single" w:color="auto" w:sz="8" w:space="0"/>
        <w:bottom w:val="single" w:color="auto" w:sz="4" w:space="0"/>
        <w:right w:val="single" w:color="auto" w:sz="4" w:space="0"/>
      </w:pBdr>
      <w:spacing w:before="100" w:beforeAutospacing="1" w:after="100" w:afterAutospacing="1"/>
      <w:jc w:val="center"/>
    </w:pPr>
    <w:rPr>
      <w:rFonts w:hint="eastAsia" w:ascii="標楷體" w:hAnsi="標楷體" w:eastAsia="標楷體" w:cs="Arial Unicode MS"/>
      <w:kern w:val="0"/>
    </w:rPr>
  </w:style>
  <w:style w:type="paragraph" w:styleId="xl50" w:customStyle="1">
    <w:name w:val="xl50"/>
    <w:basedOn w:val="a3"/>
    <w:pPr>
      <w:widowControl/>
      <w:pBdr>
        <w:top w:val="single" w:color="auto" w:sz="8" w:space="0"/>
        <w:left w:val="single" w:color="auto" w:sz="4" w:space="0"/>
        <w:bottom w:val="single" w:color="auto" w:sz="4" w:space="0"/>
        <w:right w:val="single" w:color="auto" w:sz="4" w:space="0"/>
      </w:pBdr>
      <w:spacing w:before="100" w:beforeAutospacing="1" w:after="100" w:afterAutospacing="1"/>
      <w:jc w:val="center"/>
    </w:pPr>
    <w:rPr>
      <w:rFonts w:hint="eastAsia" w:ascii="標楷體" w:hAnsi="標楷體" w:eastAsia="標楷體" w:cs="Arial Unicode MS"/>
      <w:kern w:val="0"/>
    </w:rPr>
  </w:style>
  <w:style w:type="paragraph" w:styleId="xl51" w:customStyle="1">
    <w:name w:val="xl51"/>
    <w:basedOn w:val="a3"/>
    <w:pPr>
      <w:widowControl/>
      <w:pBdr>
        <w:top w:val="single" w:color="auto" w:sz="8" w:space="0"/>
        <w:left w:val="single" w:color="auto" w:sz="4" w:space="0"/>
        <w:bottom w:val="single" w:color="auto" w:sz="4" w:space="0"/>
        <w:right w:val="single" w:color="auto" w:sz="4" w:space="0"/>
      </w:pBdr>
      <w:spacing w:before="100" w:beforeAutospacing="1" w:after="100" w:afterAutospacing="1"/>
      <w:jc w:val="center"/>
    </w:pPr>
    <w:rPr>
      <w:rFonts w:hint="eastAsia" w:ascii="標楷體" w:hAnsi="標楷體" w:eastAsia="標楷體" w:cs="Arial Unicode MS"/>
      <w:color w:val="000000"/>
      <w:kern w:val="0"/>
    </w:rPr>
  </w:style>
  <w:style w:type="paragraph" w:styleId="xl52" w:customStyle="1">
    <w:name w:val="xl52"/>
    <w:basedOn w:val="a3"/>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hint="eastAsia" w:ascii="標楷體" w:hAnsi="標楷體" w:eastAsia="標楷體" w:cs="Arial Unicode MS"/>
      <w:color w:val="000000"/>
      <w:kern w:val="0"/>
    </w:rPr>
  </w:style>
  <w:style w:type="paragraph" w:styleId="xl53" w:customStyle="1">
    <w:name w:val="xl53"/>
    <w:basedOn w:val="a3"/>
    <w:pPr>
      <w:widowControl/>
      <w:pBdr>
        <w:top w:val="single" w:color="auto" w:sz="4" w:space="0"/>
        <w:left w:val="single" w:color="auto" w:sz="8" w:space="0"/>
        <w:bottom w:val="single" w:color="auto" w:sz="4" w:space="0"/>
        <w:right w:val="single" w:color="auto" w:sz="4" w:space="0"/>
      </w:pBdr>
      <w:spacing w:before="100" w:beforeAutospacing="1" w:after="100" w:afterAutospacing="1"/>
      <w:jc w:val="center"/>
    </w:pPr>
    <w:rPr>
      <w:rFonts w:hint="eastAsia" w:ascii="標楷體" w:hAnsi="標楷體" w:eastAsia="標楷體" w:cs="Arial Unicode MS"/>
      <w:kern w:val="0"/>
      <w:sz w:val="18"/>
      <w:szCs w:val="18"/>
    </w:rPr>
  </w:style>
  <w:style w:type="paragraph" w:styleId="xl54" w:customStyle="1">
    <w:name w:val="xl54"/>
    <w:basedOn w:val="a3"/>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hint="eastAsia" w:ascii="標楷體" w:hAnsi="標楷體" w:eastAsia="標楷體" w:cs="Arial Unicode MS"/>
      <w:kern w:val="0"/>
      <w:sz w:val="18"/>
      <w:szCs w:val="18"/>
    </w:rPr>
  </w:style>
  <w:style w:type="paragraph" w:styleId="xl55" w:customStyle="1">
    <w:name w:val="xl55"/>
    <w:basedOn w:val="a3"/>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eastAsia="Arial Unicode MS"/>
      <w:kern w:val="0"/>
    </w:rPr>
  </w:style>
  <w:style w:type="paragraph" w:styleId="11113" w:customStyle="1">
    <w:name w:val="標題1.1.1.1"/>
    <w:basedOn w:val="a3"/>
    <w:autoRedefine/>
    <w:rsid w:val="005E40C9"/>
    <w:pPr>
      <w:snapToGrid w:val="0"/>
      <w:spacing w:line="240" w:lineRule="atLeast"/>
      <w:ind w:firstLine="480" w:firstLineChars="200"/>
    </w:pPr>
    <w:rPr>
      <w:rFonts w:eastAsia="標楷體"/>
      <w:color w:val="FF0000"/>
      <w:sz w:val="28"/>
      <w:szCs w:val="28"/>
    </w:rPr>
  </w:style>
  <w:style w:type="paragraph" w:styleId="font12" w:customStyle="1">
    <w:name w:val="font12"/>
    <w:basedOn w:val="a3"/>
    <w:pPr>
      <w:widowControl/>
      <w:spacing w:before="100" w:beforeAutospacing="1" w:after="100" w:afterAutospacing="1"/>
    </w:pPr>
    <w:rPr>
      <w:rFonts w:hint="eastAsia" w:ascii="新細明體" w:hAnsi="新細明體" w:cs="Arial Unicode MS"/>
      <w:color w:val="000000"/>
      <w:kern w:val="0"/>
    </w:rPr>
  </w:style>
  <w:style w:type="paragraph" w:styleId="font13" w:customStyle="1">
    <w:name w:val="font13"/>
    <w:basedOn w:val="a3"/>
    <w:pPr>
      <w:widowControl/>
      <w:spacing w:before="100" w:beforeAutospacing="1" w:after="100" w:afterAutospacing="1"/>
    </w:pPr>
    <w:rPr>
      <w:rFonts w:hint="eastAsia" w:ascii="新細明體" w:hAnsi="新細明體" w:cs="Arial Unicode MS"/>
      <w:color w:val="000000"/>
      <w:kern w:val="0"/>
      <w:sz w:val="18"/>
      <w:szCs w:val="18"/>
    </w:rPr>
  </w:style>
  <w:style w:type="paragraph" w:styleId="font14" w:customStyle="1">
    <w:name w:val="font14"/>
    <w:basedOn w:val="a3"/>
    <w:pPr>
      <w:widowControl/>
      <w:spacing w:before="100" w:beforeAutospacing="1" w:after="100" w:afterAutospacing="1"/>
    </w:pPr>
    <w:rPr>
      <w:rFonts w:hint="eastAsia" w:ascii="新細明體" w:hAnsi="新細明體" w:cs="Arial Unicode MS"/>
      <w:b/>
      <w:bCs/>
      <w:color w:val="000000"/>
      <w:kern w:val="0"/>
      <w:sz w:val="18"/>
      <w:szCs w:val="18"/>
    </w:rPr>
  </w:style>
  <w:style w:type="paragraph" w:styleId="font15" w:customStyle="1">
    <w:name w:val="font15"/>
    <w:basedOn w:val="a3"/>
    <w:pPr>
      <w:widowControl/>
      <w:spacing w:before="100" w:beforeAutospacing="1" w:after="100" w:afterAutospacing="1"/>
    </w:pPr>
    <w:rPr>
      <w:rFonts w:hint="eastAsia" w:ascii="新細明體" w:hAnsi="新細明體" w:cs="Arial Unicode MS"/>
      <w:color w:val="000000"/>
      <w:kern w:val="0"/>
      <w:sz w:val="28"/>
      <w:szCs w:val="28"/>
    </w:rPr>
  </w:style>
  <w:style w:type="paragraph" w:styleId="font16" w:customStyle="1">
    <w:name w:val="font16"/>
    <w:basedOn w:val="a3"/>
    <w:pPr>
      <w:widowControl/>
      <w:spacing w:before="100" w:beforeAutospacing="1" w:after="100" w:afterAutospacing="1"/>
    </w:pPr>
    <w:rPr>
      <w:rFonts w:ascii="Arial" w:hAnsi="Arial" w:eastAsia="Arial Unicode MS" w:cs="Arial"/>
      <w:kern w:val="0"/>
      <w:sz w:val="22"/>
      <w:szCs w:val="22"/>
    </w:rPr>
  </w:style>
  <w:style w:type="paragraph" w:styleId="font17" w:customStyle="1">
    <w:name w:val="font17"/>
    <w:basedOn w:val="a3"/>
    <w:pPr>
      <w:widowControl/>
      <w:spacing w:before="100" w:beforeAutospacing="1" w:after="100" w:afterAutospacing="1"/>
    </w:pPr>
    <w:rPr>
      <w:rFonts w:ascii="Arial" w:hAnsi="Arial" w:eastAsia="Arial Unicode MS" w:cs="Arial"/>
      <w:kern w:val="0"/>
    </w:rPr>
  </w:style>
  <w:style w:type="paragraph" w:styleId="xl82" w:customStyle="1">
    <w:name w:val="xl82"/>
    <w:basedOn w:val="a3"/>
    <w:pPr>
      <w:widowControl/>
      <w:pBdr>
        <w:top w:val="single" w:color="auto" w:sz="4" w:space="0"/>
        <w:left w:val="single" w:color="auto" w:sz="4" w:space="0"/>
        <w:bottom w:val="single" w:color="auto" w:sz="4" w:space="0"/>
        <w:right w:val="single" w:color="auto" w:sz="4" w:space="0"/>
      </w:pBdr>
      <w:shd w:val="clear" w:color="auto" w:fill="FFFFCC"/>
      <w:spacing w:before="100" w:beforeAutospacing="1" w:after="100" w:afterAutospacing="1"/>
      <w:jc w:val="center"/>
      <w:textAlignment w:val="center"/>
    </w:pPr>
    <w:rPr>
      <w:rFonts w:hint="eastAsia" w:ascii="標楷體" w:hAnsi="標楷體" w:eastAsia="標楷體" w:cs="Arial Unicode MS"/>
      <w:kern w:val="0"/>
    </w:rPr>
  </w:style>
  <w:style w:type="paragraph" w:styleId="xl83" w:customStyle="1">
    <w:name w:val="xl83"/>
    <w:basedOn w:val="a3"/>
    <w:pPr>
      <w:widowControl/>
      <w:spacing w:before="100" w:beforeAutospacing="1" w:after="100" w:afterAutospacing="1"/>
      <w:textAlignment w:val="center"/>
    </w:pPr>
    <w:rPr>
      <w:rFonts w:ascii="Arial" w:hAnsi="Arial" w:eastAsia="Arial Unicode MS" w:cs="Arial"/>
      <w:kern w:val="0"/>
    </w:rPr>
  </w:style>
  <w:style w:type="paragraph" w:styleId="xl84" w:customStyle="1">
    <w:name w:val="xl84"/>
    <w:basedOn w:val="a3"/>
    <w:pPr>
      <w:widowControl/>
      <w:pBdr>
        <w:top w:val="single" w:color="auto" w:sz="4" w:space="0"/>
        <w:left w:val="single" w:color="auto" w:sz="4" w:space="0"/>
        <w:bottom w:val="single" w:color="auto" w:sz="4" w:space="0"/>
        <w:right w:val="single" w:color="auto" w:sz="4" w:space="0"/>
      </w:pBdr>
      <w:shd w:val="clear" w:color="auto" w:fill="FFFFCC"/>
      <w:spacing w:before="100" w:beforeAutospacing="1" w:after="100" w:afterAutospacing="1"/>
      <w:jc w:val="center"/>
      <w:textAlignment w:val="center"/>
    </w:pPr>
    <w:rPr>
      <w:rFonts w:ascii="Arial" w:hAnsi="Arial" w:eastAsia="Arial Unicode MS" w:cs="Arial"/>
      <w:color w:val="0000FF"/>
      <w:kern w:val="0"/>
    </w:rPr>
  </w:style>
  <w:style w:type="paragraph" w:styleId="xl85" w:customStyle="1">
    <w:name w:val="xl85"/>
    <w:basedOn w:val="a3"/>
    <w:pPr>
      <w:widowControl/>
      <w:pBdr>
        <w:top w:val="single" w:color="auto" w:sz="4" w:space="0"/>
        <w:left w:val="single" w:color="auto" w:sz="4" w:space="0"/>
        <w:bottom w:val="single" w:color="auto" w:sz="4" w:space="0"/>
        <w:right w:val="single" w:color="auto" w:sz="4" w:space="0"/>
      </w:pBdr>
      <w:shd w:val="clear" w:color="auto" w:fill="CCFFFF"/>
      <w:spacing w:before="100" w:beforeAutospacing="1" w:after="100" w:afterAutospacing="1"/>
      <w:jc w:val="center"/>
      <w:textAlignment w:val="center"/>
    </w:pPr>
    <w:rPr>
      <w:rFonts w:hint="eastAsia" w:ascii="標楷體" w:hAnsi="標楷體" w:eastAsia="標楷體" w:cs="Arial Unicode MS"/>
      <w:kern w:val="0"/>
    </w:rPr>
  </w:style>
  <w:style w:type="paragraph" w:styleId="xl86" w:customStyle="1">
    <w:name w:val="xl86"/>
    <w:basedOn w:val="a3"/>
    <w:pPr>
      <w:widowControl/>
      <w:pBdr>
        <w:top w:val="single" w:color="auto" w:sz="4" w:space="0"/>
        <w:left w:val="single" w:color="auto" w:sz="4" w:space="0"/>
        <w:bottom w:val="single" w:color="auto" w:sz="4" w:space="0"/>
        <w:right w:val="single" w:color="auto" w:sz="4" w:space="0"/>
      </w:pBdr>
      <w:shd w:val="clear" w:color="auto" w:fill="CCFFFF"/>
      <w:spacing w:before="100" w:beforeAutospacing="1" w:after="100" w:afterAutospacing="1"/>
      <w:jc w:val="center"/>
      <w:textAlignment w:val="center"/>
    </w:pPr>
    <w:rPr>
      <w:rFonts w:hint="eastAsia" w:ascii="標楷體" w:hAnsi="標楷體" w:eastAsia="標楷體" w:cs="Arial Unicode MS"/>
      <w:kern w:val="0"/>
      <w:sz w:val="20"/>
      <w:szCs w:val="20"/>
    </w:rPr>
  </w:style>
  <w:style w:type="paragraph" w:styleId="xl87" w:customStyle="1">
    <w:name w:val="xl87"/>
    <w:basedOn w:val="a3"/>
    <w:pPr>
      <w:widowControl/>
      <w:pBdr>
        <w:top w:val="single" w:color="auto" w:sz="4" w:space="0"/>
        <w:left w:val="single" w:color="auto" w:sz="4" w:space="0"/>
        <w:bottom w:val="single" w:color="auto" w:sz="4" w:space="0"/>
        <w:right w:val="single" w:color="auto" w:sz="4" w:space="0"/>
      </w:pBdr>
      <w:shd w:val="clear" w:color="auto" w:fill="FFFFCC"/>
      <w:spacing w:before="100" w:beforeAutospacing="1" w:after="100" w:afterAutospacing="1"/>
      <w:jc w:val="center"/>
      <w:textAlignment w:val="center"/>
    </w:pPr>
    <w:rPr>
      <w:rFonts w:hint="eastAsia" w:ascii="標楷體" w:hAnsi="標楷體" w:eastAsia="標楷體" w:cs="Arial Unicode MS"/>
      <w:color w:val="0000FF"/>
      <w:kern w:val="0"/>
    </w:rPr>
  </w:style>
  <w:style w:type="paragraph" w:styleId="xl88" w:customStyle="1">
    <w:name w:val="xl88"/>
    <w:basedOn w:val="a3"/>
    <w:pPr>
      <w:widowControl/>
      <w:pBdr>
        <w:top w:val="single" w:color="auto" w:sz="4" w:space="0"/>
        <w:left w:val="single" w:color="auto" w:sz="4" w:space="0"/>
        <w:bottom w:val="single" w:color="auto" w:sz="4" w:space="0"/>
      </w:pBdr>
      <w:shd w:val="clear" w:color="auto" w:fill="CCFFFF"/>
      <w:spacing w:before="100" w:beforeAutospacing="1" w:after="100" w:afterAutospacing="1"/>
      <w:textAlignment w:val="center"/>
    </w:pPr>
    <w:rPr>
      <w:rFonts w:hint="eastAsia" w:ascii="標楷體" w:hAnsi="標楷體" w:eastAsia="標楷體" w:cs="Arial Unicode MS"/>
      <w:kern w:val="0"/>
    </w:rPr>
  </w:style>
  <w:style w:type="paragraph" w:styleId="xl89" w:customStyle="1">
    <w:name w:val="xl89"/>
    <w:basedOn w:val="a3"/>
    <w:pPr>
      <w:widowControl/>
      <w:pBdr>
        <w:top w:val="single" w:color="auto" w:sz="4" w:space="0"/>
        <w:bottom w:val="single" w:color="auto" w:sz="4" w:space="0"/>
      </w:pBdr>
      <w:shd w:val="clear" w:color="auto" w:fill="CCFFFF"/>
      <w:spacing w:before="100" w:beforeAutospacing="1" w:after="100" w:afterAutospacing="1"/>
      <w:textAlignment w:val="center"/>
    </w:pPr>
    <w:rPr>
      <w:rFonts w:ascii="Arial" w:hAnsi="Arial" w:eastAsia="Arial Unicode MS" w:cs="Arial"/>
      <w:kern w:val="0"/>
    </w:rPr>
  </w:style>
  <w:style w:type="paragraph" w:styleId="xl90" w:customStyle="1">
    <w:name w:val="xl90"/>
    <w:basedOn w:val="a3"/>
    <w:pPr>
      <w:widowControl/>
      <w:pBdr>
        <w:top w:val="single" w:color="auto" w:sz="4" w:space="0"/>
        <w:bottom w:val="single" w:color="auto" w:sz="4" w:space="0"/>
        <w:right w:val="single" w:color="auto" w:sz="4" w:space="0"/>
      </w:pBdr>
      <w:shd w:val="clear" w:color="auto" w:fill="CCFFFF"/>
      <w:spacing w:before="100" w:beforeAutospacing="1" w:after="100" w:afterAutospacing="1"/>
      <w:textAlignment w:val="center"/>
    </w:pPr>
    <w:rPr>
      <w:rFonts w:ascii="Arial" w:hAnsi="Arial" w:eastAsia="Arial Unicode MS" w:cs="Arial"/>
      <w:kern w:val="0"/>
    </w:rPr>
  </w:style>
  <w:style w:type="paragraph" w:styleId="xl91" w:customStyle="1">
    <w:name w:val="xl91"/>
    <w:basedOn w:val="a3"/>
    <w:pPr>
      <w:widowControl/>
      <w:pBdr>
        <w:top w:val="single" w:color="auto" w:sz="4" w:space="0"/>
        <w:left w:val="single" w:color="auto" w:sz="4" w:space="0"/>
        <w:bottom w:val="single" w:color="auto" w:sz="4" w:space="0"/>
        <w:right w:val="single" w:color="auto" w:sz="4" w:space="0"/>
      </w:pBdr>
      <w:shd w:val="clear" w:color="auto" w:fill="CCFFFF"/>
      <w:spacing w:before="100" w:beforeAutospacing="1" w:after="100" w:afterAutospacing="1"/>
      <w:jc w:val="center"/>
      <w:textAlignment w:val="center"/>
    </w:pPr>
    <w:rPr>
      <w:rFonts w:ascii="Arial" w:hAnsi="Arial" w:eastAsia="Arial Unicode MS" w:cs="Arial"/>
      <w:kern w:val="0"/>
    </w:rPr>
  </w:style>
  <w:style w:type="paragraph" w:styleId="xl92" w:customStyle="1">
    <w:name w:val="xl92"/>
    <w:basedOn w:val="a3"/>
    <w:pPr>
      <w:widowControl/>
      <w:pBdr>
        <w:top w:val="single" w:color="auto" w:sz="4" w:space="0"/>
        <w:left w:val="single" w:color="auto" w:sz="4" w:space="0"/>
        <w:bottom w:val="single" w:color="auto" w:sz="4" w:space="0"/>
        <w:right w:val="single" w:color="auto" w:sz="4" w:space="0"/>
      </w:pBdr>
      <w:shd w:val="clear" w:color="auto" w:fill="FFFFCC"/>
      <w:spacing w:before="100" w:beforeAutospacing="1" w:after="100" w:afterAutospacing="1"/>
      <w:textAlignment w:val="center"/>
    </w:pPr>
    <w:rPr>
      <w:rFonts w:hint="eastAsia" w:ascii="標楷體" w:hAnsi="標楷體" w:eastAsia="標楷體" w:cs="Arial Unicode MS"/>
      <w:kern w:val="0"/>
    </w:rPr>
  </w:style>
  <w:style w:type="paragraph" w:styleId="xl93" w:customStyle="1">
    <w:name w:val="xl93"/>
    <w:basedOn w:val="a3"/>
    <w:pPr>
      <w:widowControl/>
      <w:pBdr>
        <w:top w:val="single" w:color="auto" w:sz="4" w:space="0"/>
        <w:left w:val="single" w:color="auto" w:sz="4" w:space="0"/>
        <w:bottom w:val="single" w:color="auto" w:sz="4" w:space="0"/>
        <w:right w:val="single" w:color="auto" w:sz="4" w:space="0"/>
      </w:pBdr>
      <w:shd w:val="clear" w:color="auto" w:fill="FFFFCC"/>
      <w:spacing w:before="100" w:beforeAutospacing="1" w:after="100" w:afterAutospacing="1"/>
      <w:jc w:val="center"/>
      <w:textAlignment w:val="center"/>
    </w:pPr>
    <w:rPr>
      <w:rFonts w:hint="eastAsia" w:ascii="標楷體" w:hAnsi="標楷體" w:eastAsia="標楷體" w:cs="Arial Unicode MS"/>
      <w:kern w:val="0"/>
    </w:rPr>
  </w:style>
  <w:style w:type="paragraph" w:styleId="xl94" w:customStyle="1">
    <w:name w:val="xl94"/>
    <w:basedOn w:val="a3"/>
    <w:pPr>
      <w:widowControl/>
      <w:pBdr>
        <w:top w:val="single" w:color="auto" w:sz="4" w:space="0"/>
        <w:left w:val="single" w:color="auto" w:sz="4" w:space="0"/>
        <w:bottom w:val="single" w:color="auto" w:sz="4" w:space="0"/>
        <w:right w:val="single" w:color="auto" w:sz="4" w:space="0"/>
      </w:pBdr>
      <w:shd w:val="clear" w:color="auto" w:fill="FFFFCC"/>
      <w:spacing w:before="100" w:beforeAutospacing="1" w:after="100" w:afterAutospacing="1"/>
      <w:textAlignment w:val="center"/>
    </w:pPr>
    <w:rPr>
      <w:rFonts w:hint="eastAsia" w:ascii="標楷體" w:hAnsi="標楷體" w:eastAsia="標楷體" w:cs="Arial Unicode MS"/>
      <w:kern w:val="0"/>
    </w:rPr>
  </w:style>
  <w:style w:type="paragraph" w:styleId="xl95" w:customStyle="1">
    <w:name w:val="xl95"/>
    <w:basedOn w:val="a3"/>
    <w:pPr>
      <w:widowControl/>
      <w:spacing w:before="100" w:beforeAutospacing="1" w:after="100" w:afterAutospacing="1"/>
      <w:textAlignment w:val="center"/>
    </w:pPr>
    <w:rPr>
      <w:rFonts w:hint="eastAsia" w:ascii="標楷體" w:hAnsi="標楷體" w:eastAsia="標楷體" w:cs="Arial Unicode MS"/>
      <w:kern w:val="0"/>
    </w:rPr>
  </w:style>
  <w:style w:type="paragraph" w:styleId="xl96" w:customStyle="1">
    <w:name w:val="xl96"/>
    <w:basedOn w:val="a3"/>
    <w:pPr>
      <w:widowControl/>
      <w:pBdr>
        <w:top w:val="single" w:color="auto" w:sz="4" w:space="0"/>
        <w:left w:val="single" w:color="auto" w:sz="4" w:space="0"/>
        <w:bottom w:val="single" w:color="auto" w:sz="4" w:space="0"/>
        <w:right w:val="single" w:color="auto" w:sz="4" w:space="0"/>
      </w:pBdr>
      <w:shd w:val="clear" w:color="auto" w:fill="FFFFCC"/>
      <w:spacing w:before="100" w:beforeAutospacing="1" w:after="100" w:afterAutospacing="1"/>
      <w:jc w:val="center"/>
      <w:textAlignment w:val="center"/>
    </w:pPr>
    <w:rPr>
      <w:rFonts w:hint="eastAsia" w:ascii="標楷體" w:hAnsi="標楷體" w:eastAsia="標楷體" w:cs="Arial Unicode MS"/>
      <w:kern w:val="0"/>
      <w:sz w:val="20"/>
      <w:szCs w:val="20"/>
    </w:rPr>
  </w:style>
  <w:style w:type="paragraph" w:styleId="xl97" w:customStyle="1">
    <w:name w:val="xl97"/>
    <w:basedOn w:val="a3"/>
    <w:pPr>
      <w:widowControl/>
      <w:pBdr>
        <w:top w:val="single" w:color="auto" w:sz="4" w:space="0"/>
        <w:left w:val="single" w:color="auto" w:sz="4" w:space="0"/>
        <w:bottom w:val="single" w:color="auto" w:sz="4" w:space="0"/>
        <w:right w:val="single" w:color="auto" w:sz="4" w:space="0"/>
      </w:pBdr>
      <w:shd w:val="clear" w:color="auto" w:fill="FFFFCC"/>
      <w:spacing w:before="100" w:beforeAutospacing="1" w:after="100" w:afterAutospacing="1"/>
      <w:textAlignment w:val="center"/>
    </w:pPr>
    <w:rPr>
      <w:rFonts w:hint="eastAsia" w:ascii="標楷體" w:hAnsi="標楷體" w:eastAsia="標楷體" w:cs="Arial Unicode MS"/>
      <w:kern w:val="0"/>
      <w:sz w:val="22"/>
      <w:szCs w:val="22"/>
    </w:rPr>
  </w:style>
  <w:style w:type="paragraph" w:styleId="xl98" w:customStyle="1">
    <w:name w:val="xl98"/>
    <w:basedOn w:val="a3"/>
    <w:pPr>
      <w:widowControl/>
      <w:pBdr>
        <w:top w:val="single" w:color="auto" w:sz="4" w:space="0"/>
        <w:left w:val="single" w:color="auto" w:sz="4" w:space="0"/>
        <w:bottom w:val="single" w:color="auto" w:sz="4" w:space="0"/>
        <w:right w:val="single" w:color="auto" w:sz="4" w:space="0"/>
      </w:pBdr>
      <w:shd w:val="clear" w:color="auto" w:fill="FFFFCC"/>
      <w:spacing w:before="100" w:beforeAutospacing="1" w:after="100" w:afterAutospacing="1"/>
      <w:jc w:val="center"/>
      <w:textAlignment w:val="center"/>
    </w:pPr>
    <w:rPr>
      <w:rFonts w:ascii="Arial" w:hAnsi="Arial" w:eastAsia="Arial Unicode MS" w:cs="Arial"/>
      <w:color w:val="0000FF"/>
      <w:kern w:val="0"/>
      <w:sz w:val="20"/>
      <w:szCs w:val="20"/>
    </w:rPr>
  </w:style>
  <w:style w:type="paragraph" w:styleId="xl99" w:customStyle="1">
    <w:name w:val="xl99"/>
    <w:basedOn w:val="a3"/>
    <w:pPr>
      <w:widowControl/>
      <w:pBdr>
        <w:top w:val="single" w:color="auto" w:sz="4" w:space="0"/>
        <w:left w:val="single" w:color="auto" w:sz="4" w:space="0"/>
        <w:bottom w:val="single" w:color="auto" w:sz="4" w:space="0"/>
        <w:right w:val="single" w:color="auto" w:sz="4" w:space="0"/>
      </w:pBdr>
      <w:shd w:val="clear" w:color="auto" w:fill="FFFFCC"/>
      <w:spacing w:before="100" w:beforeAutospacing="1" w:after="100" w:afterAutospacing="1"/>
      <w:textAlignment w:val="center"/>
    </w:pPr>
    <w:rPr>
      <w:rFonts w:hint="eastAsia" w:ascii="標楷體" w:hAnsi="標楷體" w:eastAsia="標楷體" w:cs="Arial Unicode MS"/>
      <w:kern w:val="0"/>
    </w:rPr>
  </w:style>
  <w:style w:type="paragraph" w:styleId="xl100" w:customStyle="1">
    <w:name w:val="xl100"/>
    <w:basedOn w:val="a3"/>
    <w:pPr>
      <w:widowControl/>
      <w:pBdr>
        <w:top w:val="single" w:color="auto" w:sz="4" w:space="0"/>
        <w:left w:val="single" w:color="auto" w:sz="4" w:space="0"/>
        <w:bottom w:val="single" w:color="auto" w:sz="4" w:space="0"/>
        <w:right w:val="single" w:color="auto" w:sz="4" w:space="0"/>
      </w:pBdr>
      <w:shd w:val="clear" w:color="auto" w:fill="FFFFCC"/>
      <w:spacing w:before="100" w:beforeAutospacing="1" w:after="100" w:afterAutospacing="1"/>
      <w:jc w:val="center"/>
      <w:textAlignment w:val="center"/>
    </w:pPr>
    <w:rPr>
      <w:rFonts w:hint="eastAsia" w:ascii="標楷體" w:hAnsi="標楷體" w:eastAsia="標楷體" w:cs="Arial Unicode MS"/>
      <w:color w:val="0000FF"/>
      <w:kern w:val="0"/>
    </w:rPr>
  </w:style>
  <w:style w:type="paragraph" w:styleId="xl101" w:customStyle="1">
    <w:name w:val="xl101"/>
    <w:basedOn w:val="a3"/>
    <w:pPr>
      <w:widowControl/>
      <w:pBdr>
        <w:top w:val="single" w:color="auto" w:sz="4" w:space="0"/>
        <w:left w:val="single" w:color="auto" w:sz="4" w:space="0"/>
        <w:bottom w:val="single" w:color="auto" w:sz="4" w:space="0"/>
        <w:right w:val="single" w:color="auto" w:sz="4" w:space="0"/>
      </w:pBdr>
      <w:shd w:val="clear" w:color="auto" w:fill="FFFFCC"/>
      <w:spacing w:before="100" w:beforeAutospacing="1" w:after="100" w:afterAutospacing="1"/>
      <w:jc w:val="center"/>
      <w:textAlignment w:val="center"/>
    </w:pPr>
    <w:rPr>
      <w:rFonts w:ascii="Arial" w:hAnsi="Arial" w:eastAsia="Arial Unicode MS" w:cs="Arial"/>
      <w:color w:val="0000FF"/>
      <w:kern w:val="0"/>
    </w:rPr>
  </w:style>
  <w:style w:type="paragraph" w:styleId="xl102" w:customStyle="1">
    <w:name w:val="xl102"/>
    <w:basedOn w:val="a3"/>
    <w:pPr>
      <w:widowControl/>
      <w:pBdr>
        <w:top w:val="single" w:color="auto" w:sz="4" w:space="0"/>
        <w:left w:val="single" w:color="auto" w:sz="4" w:space="0"/>
        <w:bottom w:val="single" w:color="auto" w:sz="4" w:space="0"/>
        <w:right w:val="single" w:color="auto" w:sz="4" w:space="0"/>
      </w:pBdr>
      <w:shd w:val="clear" w:color="auto" w:fill="FFFFCC"/>
      <w:spacing w:before="100" w:beforeAutospacing="1" w:after="100" w:afterAutospacing="1"/>
      <w:jc w:val="center"/>
      <w:textAlignment w:val="center"/>
    </w:pPr>
    <w:rPr>
      <w:rFonts w:ascii="Arial" w:hAnsi="Arial" w:eastAsia="Arial Unicode MS" w:cs="Arial"/>
      <w:kern w:val="0"/>
    </w:rPr>
  </w:style>
  <w:style w:type="paragraph" w:styleId="xl103" w:customStyle="1">
    <w:name w:val="xl103"/>
    <w:basedOn w:val="a3"/>
    <w:pPr>
      <w:widowControl/>
      <w:pBdr>
        <w:top w:val="single" w:color="auto" w:sz="4" w:space="0"/>
        <w:left w:val="single" w:color="auto" w:sz="4" w:space="0"/>
        <w:bottom w:val="single" w:color="auto" w:sz="4" w:space="0"/>
        <w:right w:val="single" w:color="auto" w:sz="4" w:space="0"/>
      </w:pBdr>
      <w:shd w:val="clear" w:color="auto" w:fill="FFFFCC"/>
      <w:spacing w:before="100" w:beforeAutospacing="1" w:after="100" w:afterAutospacing="1"/>
      <w:textAlignment w:val="center"/>
    </w:pPr>
    <w:rPr>
      <w:rFonts w:hint="eastAsia" w:ascii="標楷體" w:hAnsi="標楷體" w:eastAsia="標楷體" w:cs="Arial Unicode MS"/>
      <w:kern w:val="0"/>
    </w:rPr>
  </w:style>
  <w:style w:type="paragraph" w:styleId="xl104" w:customStyle="1">
    <w:name w:val="xl104"/>
    <w:basedOn w:val="a3"/>
    <w:pPr>
      <w:widowControl/>
      <w:pBdr>
        <w:top w:val="single" w:color="auto" w:sz="4" w:space="0"/>
        <w:left w:val="single" w:color="auto" w:sz="4" w:space="0"/>
        <w:bottom w:val="single" w:color="auto" w:sz="4" w:space="0"/>
        <w:right w:val="single" w:color="auto" w:sz="4" w:space="0"/>
      </w:pBdr>
      <w:shd w:val="clear" w:color="auto" w:fill="FFFFCC"/>
      <w:spacing w:before="100" w:beforeAutospacing="1" w:after="100" w:afterAutospacing="1"/>
      <w:jc w:val="center"/>
      <w:textAlignment w:val="center"/>
    </w:pPr>
    <w:rPr>
      <w:rFonts w:hint="eastAsia" w:ascii="標楷體" w:hAnsi="標楷體" w:eastAsia="標楷體" w:cs="Arial Unicode MS"/>
      <w:kern w:val="0"/>
    </w:rPr>
  </w:style>
  <w:style w:type="paragraph" w:styleId="xl105" w:customStyle="1">
    <w:name w:val="xl105"/>
    <w:basedOn w:val="a3"/>
    <w:pPr>
      <w:widowControl/>
      <w:pBdr>
        <w:top w:val="single" w:color="auto" w:sz="4" w:space="0"/>
        <w:left w:val="single" w:color="auto" w:sz="4" w:space="0"/>
        <w:right w:val="single" w:color="auto" w:sz="4" w:space="0"/>
      </w:pBdr>
      <w:shd w:val="clear" w:color="auto" w:fill="CCFFFF"/>
      <w:spacing w:before="100" w:beforeAutospacing="1" w:after="100" w:afterAutospacing="1"/>
      <w:jc w:val="center"/>
      <w:textAlignment w:val="center"/>
    </w:pPr>
    <w:rPr>
      <w:rFonts w:hint="eastAsia" w:ascii="標楷體" w:hAnsi="標楷體" w:eastAsia="標楷體" w:cs="Arial Unicode MS"/>
      <w:kern w:val="0"/>
    </w:rPr>
  </w:style>
  <w:style w:type="paragraph" w:styleId="xl106" w:customStyle="1">
    <w:name w:val="xl106"/>
    <w:basedOn w:val="a3"/>
    <w:pPr>
      <w:widowControl/>
      <w:pBdr>
        <w:left w:val="single" w:color="auto" w:sz="4" w:space="0"/>
        <w:bottom w:val="single" w:color="auto" w:sz="4" w:space="0"/>
        <w:right w:val="single" w:color="auto" w:sz="4" w:space="0"/>
      </w:pBdr>
      <w:shd w:val="clear" w:color="auto" w:fill="CCFFFF"/>
      <w:spacing w:before="100" w:beforeAutospacing="1" w:after="100" w:afterAutospacing="1"/>
      <w:jc w:val="center"/>
      <w:textAlignment w:val="center"/>
    </w:pPr>
    <w:rPr>
      <w:rFonts w:ascii="Arial" w:hAnsi="Arial" w:eastAsia="Arial Unicode MS" w:cs="Arial"/>
      <w:kern w:val="0"/>
    </w:rPr>
  </w:style>
  <w:style w:type="paragraph" w:styleId="afff6" w:customStyle="1">
    <w:name w:val="表名稱"/>
    <w:basedOn w:val="a3"/>
    <w:pPr>
      <w:adjustRightInd w:val="0"/>
      <w:spacing w:before="120" w:after="120" w:line="440" w:lineRule="exact"/>
      <w:ind w:right="-227"/>
      <w:jc w:val="center"/>
      <w:textAlignment w:val="baseline"/>
    </w:pPr>
    <w:rPr>
      <w:rFonts w:eastAsia="華康中黑體"/>
      <w:b/>
      <w:bCs/>
      <w:kern w:val="0"/>
      <w:szCs w:val="20"/>
    </w:rPr>
  </w:style>
  <w:style w:type="paragraph" w:styleId="a2" w:customStyle="1">
    <w:name w:val="段一"/>
    <w:pPr>
      <w:numPr>
        <w:numId w:val="14"/>
      </w:numPr>
      <w:spacing w:line="400" w:lineRule="exact"/>
      <w:ind w:left="964"/>
      <w:jc w:val="both"/>
      <w:textAlignment w:val="baseline"/>
      <w:outlineLvl w:val="0"/>
    </w:pPr>
    <w:rPr>
      <w:rFonts w:eastAsia="標楷體"/>
      <w:noProof/>
      <w:sz w:val="30"/>
    </w:rPr>
  </w:style>
  <w:style w:type="paragraph" w:styleId="24" w:customStyle="1">
    <w:name w:val="字元 字元2 字元 字元 字元 字元"/>
    <w:basedOn w:val="a3"/>
    <w:semiHidden/>
    <w:pPr>
      <w:widowControl/>
      <w:spacing w:after="160" w:line="240" w:lineRule="exact"/>
    </w:pPr>
    <w:rPr>
      <w:rFonts w:ascii="Verdana" w:hAnsi="Verdana" w:eastAsia="Times New Roman" w:cs="Mangal"/>
      <w:sz w:val="20"/>
      <w:lang w:eastAsia="en-US" w:bidi="hi-IN"/>
    </w:rPr>
  </w:style>
  <w:style w:type="paragraph" w:styleId="BodyTextIndent0" w:customStyle="1">
    <w:name w:val="Body Text Indent0"/>
    <w:basedOn w:val="a3"/>
    <w:pPr>
      <w:spacing w:line="380" w:lineRule="exact"/>
      <w:ind w:left="480" w:leftChars="200"/>
    </w:pPr>
    <w:rPr>
      <w:rFonts w:eastAsia="標楷體"/>
      <w:sz w:val="28"/>
      <w:szCs w:val="20"/>
    </w:rPr>
  </w:style>
  <w:style w:type="character" w:styleId="afff7">
    <w:name w:val="Strong"/>
    <w:uiPriority w:val="22"/>
    <w:qFormat/>
    <w:rsid w:val="00565419"/>
    <w:rPr>
      <w:b w:val="0"/>
      <w:bCs w:val="0"/>
      <w:color w:val="CC0000"/>
    </w:rPr>
  </w:style>
  <w:style w:type="table" w:styleId="afff8">
    <w:name w:val="Table Grid"/>
    <w:basedOn w:val="a6"/>
    <w:uiPriority w:val="39"/>
    <w:qFormat/>
    <w:rsid w:val="00592697"/>
    <w:pPr>
      <w:widowControl w:val="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afff9" w:customStyle="1">
    <w:name w:val="目錄標題第一階內文"/>
    <w:basedOn w:val="ac"/>
    <w:qFormat/>
    <w:rsid w:val="00592697"/>
    <w:pPr>
      <w:adjustRightInd w:val="0"/>
      <w:snapToGrid w:val="0"/>
      <w:spacing w:before="60" w:after="60" w:line="520" w:lineRule="atLeast"/>
      <w:ind w:left="0" w:leftChars="0"/>
      <w:jc w:val="both"/>
    </w:pPr>
    <w:rPr>
      <w:rFonts w:hAnsi="標楷體"/>
      <w:color w:val="000000"/>
      <w:spacing w:val="20"/>
      <w:szCs w:val="28"/>
      <w:lang w:val="zh-CN"/>
    </w:rPr>
  </w:style>
  <w:style w:type="character" w:styleId="ad" w:customStyle="1">
    <w:name w:val="本文縮排 字元"/>
    <w:link w:val="ac"/>
    <w:rsid w:val="00716386"/>
    <w:rPr>
      <w:rFonts w:eastAsia="標楷體"/>
      <w:kern w:val="2"/>
      <w:sz w:val="28"/>
    </w:rPr>
  </w:style>
  <w:style w:type="paragraph" w:styleId="a1">
    <w:name w:val="Title"/>
    <w:aliases w:val="picture"/>
    <w:basedOn w:val="aff2"/>
    <w:next w:val="a3"/>
    <w:link w:val="afffa"/>
    <w:uiPriority w:val="10"/>
    <w:qFormat/>
    <w:rsid w:val="00056956"/>
    <w:pPr>
      <w:numPr>
        <w:numId w:val="17"/>
      </w:numPr>
      <w:spacing w:before="240" w:after="60"/>
      <w:ind w:left="692" w:hanging="482"/>
    </w:pPr>
    <w:rPr>
      <w:bCs/>
      <w:szCs w:val="32"/>
    </w:rPr>
  </w:style>
  <w:style w:type="character" w:styleId="afffa" w:customStyle="1">
    <w:name w:val="標題 字元"/>
    <w:aliases w:val="picture 字元"/>
    <w:link w:val="a1"/>
    <w:uiPriority w:val="10"/>
    <w:rsid w:val="00056956"/>
    <w:rPr>
      <w:rFonts w:eastAsia="標楷體"/>
      <w:bCs/>
      <w:color w:val="000000"/>
      <w:spacing w:val="20"/>
      <w:sz w:val="24"/>
      <w:szCs w:val="32"/>
    </w:rPr>
  </w:style>
  <w:style w:type="character" w:styleId="40" w:customStyle="1">
    <w:name w:val="標題 4 字元"/>
    <w:link w:val="4"/>
    <w:uiPriority w:val="9"/>
    <w:rsid w:val="00F67EEC"/>
    <w:rPr>
      <w:rFonts w:eastAsia="標楷體"/>
      <w:color w:val="000000"/>
      <w:spacing w:val="20"/>
      <w:sz w:val="24"/>
      <w:szCs w:val="36"/>
    </w:rPr>
  </w:style>
  <w:style w:type="character" w:styleId="50" w:customStyle="1">
    <w:name w:val="標題 5 字元"/>
    <w:link w:val="5"/>
    <w:uiPriority w:val="9"/>
    <w:rsid w:val="00ED619E"/>
    <w:rPr>
      <w:rFonts w:ascii="Calibri Light" w:hAnsi="Calibri Light" w:eastAsia="新細明體" w:cs="Times New Roman"/>
      <w:b/>
      <w:bCs/>
      <w:kern w:val="2"/>
      <w:sz w:val="36"/>
      <w:szCs w:val="36"/>
    </w:rPr>
  </w:style>
  <w:style w:type="paragraph" w:styleId="1f3" w:customStyle="1">
    <w:name w:val="樣式1"/>
    <w:basedOn w:val="4"/>
    <w:next w:val="a3"/>
    <w:link w:val="1f4"/>
    <w:qFormat/>
    <w:rsid w:val="00F67EEC"/>
    <w:pPr>
      <w:outlineLvl w:val="9"/>
    </w:pPr>
  </w:style>
  <w:style w:type="character" w:styleId="afffb" w:customStyle="1">
    <w:name w:val="未解析的提及項目"/>
    <w:uiPriority w:val="99"/>
    <w:semiHidden/>
    <w:unhideWhenUsed/>
    <w:rsid w:val="00B33562"/>
    <w:rPr>
      <w:color w:val="605E5C"/>
      <w:shd w:val="clear" w:color="auto" w:fill="E1DFDD"/>
    </w:rPr>
  </w:style>
  <w:style w:type="character" w:styleId="1f4" w:customStyle="1">
    <w:name w:val="樣式1 字元"/>
    <w:basedOn w:val="40"/>
    <w:link w:val="1f3"/>
    <w:rsid w:val="00F67EEC"/>
    <w:rPr>
      <w:rFonts w:eastAsia="標楷體"/>
      <w:color w:val="000000"/>
      <w:spacing w:val="20"/>
      <w:sz w:val="24"/>
      <w:szCs w:val="36"/>
    </w:rPr>
  </w:style>
  <w:style w:type="paragraph" w:styleId="afffc">
    <w:name w:val="List Paragraph"/>
    <w:basedOn w:val="a3"/>
    <w:uiPriority w:val="34"/>
    <w:qFormat/>
    <w:rsid w:val="00077EE5"/>
    <w:pPr>
      <w:ind w:left="480" w:leftChars="200"/>
    </w:pPr>
  </w:style>
  <w:style w:type="paragraph" w:styleId="afffd">
    <w:name w:val="TOC Heading"/>
    <w:basedOn w:val="10"/>
    <w:next w:val="a3"/>
    <w:uiPriority w:val="39"/>
    <w:unhideWhenUsed/>
    <w:qFormat/>
    <w:rsid w:val="007732DB"/>
    <w:pPr>
      <w:keepLines/>
      <w:widowControl/>
      <w:spacing w:before="240" w:after="0" w:line="259" w:lineRule="auto"/>
      <w:jc w:val="left"/>
      <w:outlineLvl w:val="9"/>
    </w:pPr>
    <w:rPr>
      <w:rFonts w:ascii="Calibri Light" w:hAnsi="Calibri Light" w:eastAsia="新細明體"/>
      <w:bCs w:val="0"/>
      <w:color w:val="2E74B5"/>
      <w:kern w:val="0"/>
      <w:sz w:val="32"/>
      <w:szCs w:val="32"/>
    </w:rPr>
  </w:style>
  <w:style w:type="paragraph" w:styleId="afffe">
    <w:name w:val="table of figures"/>
    <w:basedOn w:val="a3"/>
    <w:next w:val="a3"/>
    <w:uiPriority w:val="99"/>
    <w:unhideWhenUsed/>
    <w:rsid w:val="006B1BD9"/>
    <w:pPr>
      <w:ind w:left="400" w:leftChars="400" w:hanging="200" w:hangingChars="200"/>
    </w:pPr>
  </w:style>
  <w:style w:type="character" w:styleId="affff">
    <w:name w:val="Unresolved Mention"/>
    <w:uiPriority w:val="99"/>
    <w:semiHidden/>
    <w:unhideWhenUsed/>
    <w:rsid w:val="005E00D3"/>
    <w:rPr>
      <w:color w:val="605E5C"/>
      <w:shd w:val="clear" w:color="auto" w:fill="E1DFDD"/>
    </w:rPr>
  </w:style>
  <w:style w:type="paragraph" w:styleId="affff0">
    <w:name w:val="Revision"/>
    <w:hidden/>
    <w:uiPriority w:val="99"/>
    <w:semiHidden/>
    <w:rsid w:val="004C0547"/>
    <w:rPr>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28519">
      <w:bodyDiv w:val="1"/>
      <w:marLeft w:val="0"/>
      <w:marRight w:val="0"/>
      <w:marTop w:val="0"/>
      <w:marBottom w:val="0"/>
      <w:divBdr>
        <w:top w:val="none" w:sz="0" w:space="0" w:color="auto"/>
        <w:left w:val="none" w:sz="0" w:space="0" w:color="auto"/>
        <w:bottom w:val="none" w:sz="0" w:space="0" w:color="auto"/>
        <w:right w:val="none" w:sz="0" w:space="0" w:color="auto"/>
      </w:divBdr>
    </w:div>
    <w:div w:id="29301682">
      <w:bodyDiv w:val="1"/>
      <w:marLeft w:val="0"/>
      <w:marRight w:val="0"/>
      <w:marTop w:val="0"/>
      <w:marBottom w:val="0"/>
      <w:divBdr>
        <w:top w:val="none" w:sz="0" w:space="0" w:color="auto"/>
        <w:left w:val="none" w:sz="0" w:space="0" w:color="auto"/>
        <w:bottom w:val="none" w:sz="0" w:space="0" w:color="auto"/>
        <w:right w:val="none" w:sz="0" w:space="0" w:color="auto"/>
      </w:divBdr>
      <w:divsChild>
        <w:div w:id="241111932">
          <w:marLeft w:val="0"/>
          <w:marRight w:val="0"/>
          <w:marTop w:val="0"/>
          <w:marBottom w:val="0"/>
          <w:divBdr>
            <w:top w:val="none" w:sz="0" w:space="0" w:color="auto"/>
            <w:left w:val="none" w:sz="0" w:space="0" w:color="auto"/>
            <w:bottom w:val="none" w:sz="0" w:space="0" w:color="auto"/>
            <w:right w:val="none" w:sz="0" w:space="0" w:color="auto"/>
          </w:divBdr>
        </w:div>
      </w:divsChild>
    </w:div>
    <w:div w:id="57244016">
      <w:bodyDiv w:val="1"/>
      <w:marLeft w:val="0"/>
      <w:marRight w:val="0"/>
      <w:marTop w:val="0"/>
      <w:marBottom w:val="0"/>
      <w:divBdr>
        <w:top w:val="none" w:sz="0" w:space="0" w:color="auto"/>
        <w:left w:val="none" w:sz="0" w:space="0" w:color="auto"/>
        <w:bottom w:val="none" w:sz="0" w:space="0" w:color="auto"/>
        <w:right w:val="none" w:sz="0" w:space="0" w:color="auto"/>
      </w:divBdr>
    </w:div>
    <w:div w:id="82730460">
      <w:bodyDiv w:val="1"/>
      <w:marLeft w:val="0"/>
      <w:marRight w:val="0"/>
      <w:marTop w:val="0"/>
      <w:marBottom w:val="0"/>
      <w:divBdr>
        <w:top w:val="none" w:sz="0" w:space="0" w:color="auto"/>
        <w:left w:val="none" w:sz="0" w:space="0" w:color="auto"/>
        <w:bottom w:val="none" w:sz="0" w:space="0" w:color="auto"/>
        <w:right w:val="none" w:sz="0" w:space="0" w:color="auto"/>
      </w:divBdr>
    </w:div>
    <w:div w:id="99614935">
      <w:bodyDiv w:val="1"/>
      <w:marLeft w:val="0"/>
      <w:marRight w:val="0"/>
      <w:marTop w:val="0"/>
      <w:marBottom w:val="0"/>
      <w:divBdr>
        <w:top w:val="none" w:sz="0" w:space="0" w:color="auto"/>
        <w:left w:val="none" w:sz="0" w:space="0" w:color="auto"/>
        <w:bottom w:val="none" w:sz="0" w:space="0" w:color="auto"/>
        <w:right w:val="none" w:sz="0" w:space="0" w:color="auto"/>
      </w:divBdr>
      <w:divsChild>
        <w:div w:id="2038387067">
          <w:marLeft w:val="0"/>
          <w:marRight w:val="0"/>
          <w:marTop w:val="0"/>
          <w:marBottom w:val="0"/>
          <w:divBdr>
            <w:top w:val="none" w:sz="0" w:space="0" w:color="auto"/>
            <w:left w:val="none" w:sz="0" w:space="0" w:color="auto"/>
            <w:bottom w:val="none" w:sz="0" w:space="0" w:color="auto"/>
            <w:right w:val="none" w:sz="0" w:space="0" w:color="auto"/>
          </w:divBdr>
        </w:div>
      </w:divsChild>
    </w:div>
    <w:div w:id="175192474">
      <w:bodyDiv w:val="1"/>
      <w:marLeft w:val="0"/>
      <w:marRight w:val="0"/>
      <w:marTop w:val="0"/>
      <w:marBottom w:val="0"/>
      <w:divBdr>
        <w:top w:val="none" w:sz="0" w:space="0" w:color="auto"/>
        <w:left w:val="none" w:sz="0" w:space="0" w:color="auto"/>
        <w:bottom w:val="none" w:sz="0" w:space="0" w:color="auto"/>
        <w:right w:val="none" w:sz="0" w:space="0" w:color="auto"/>
      </w:divBdr>
    </w:div>
    <w:div w:id="182666633">
      <w:bodyDiv w:val="1"/>
      <w:marLeft w:val="0"/>
      <w:marRight w:val="0"/>
      <w:marTop w:val="0"/>
      <w:marBottom w:val="0"/>
      <w:divBdr>
        <w:top w:val="none" w:sz="0" w:space="0" w:color="auto"/>
        <w:left w:val="none" w:sz="0" w:space="0" w:color="auto"/>
        <w:bottom w:val="none" w:sz="0" w:space="0" w:color="auto"/>
        <w:right w:val="none" w:sz="0" w:space="0" w:color="auto"/>
      </w:divBdr>
    </w:div>
    <w:div w:id="229925252">
      <w:bodyDiv w:val="1"/>
      <w:marLeft w:val="0"/>
      <w:marRight w:val="0"/>
      <w:marTop w:val="0"/>
      <w:marBottom w:val="0"/>
      <w:divBdr>
        <w:top w:val="none" w:sz="0" w:space="0" w:color="auto"/>
        <w:left w:val="none" w:sz="0" w:space="0" w:color="auto"/>
        <w:bottom w:val="none" w:sz="0" w:space="0" w:color="auto"/>
        <w:right w:val="none" w:sz="0" w:space="0" w:color="auto"/>
      </w:divBdr>
      <w:divsChild>
        <w:div w:id="1735929462">
          <w:marLeft w:val="0"/>
          <w:marRight w:val="0"/>
          <w:marTop w:val="0"/>
          <w:marBottom w:val="0"/>
          <w:divBdr>
            <w:top w:val="none" w:sz="0" w:space="0" w:color="auto"/>
            <w:left w:val="none" w:sz="0" w:space="0" w:color="auto"/>
            <w:bottom w:val="none" w:sz="0" w:space="0" w:color="auto"/>
            <w:right w:val="none" w:sz="0" w:space="0" w:color="auto"/>
          </w:divBdr>
        </w:div>
      </w:divsChild>
    </w:div>
    <w:div w:id="234126444">
      <w:bodyDiv w:val="1"/>
      <w:marLeft w:val="0"/>
      <w:marRight w:val="0"/>
      <w:marTop w:val="0"/>
      <w:marBottom w:val="0"/>
      <w:divBdr>
        <w:top w:val="none" w:sz="0" w:space="0" w:color="auto"/>
        <w:left w:val="none" w:sz="0" w:space="0" w:color="auto"/>
        <w:bottom w:val="none" w:sz="0" w:space="0" w:color="auto"/>
        <w:right w:val="none" w:sz="0" w:space="0" w:color="auto"/>
      </w:divBdr>
    </w:div>
    <w:div w:id="290868631">
      <w:bodyDiv w:val="1"/>
      <w:marLeft w:val="0"/>
      <w:marRight w:val="0"/>
      <w:marTop w:val="0"/>
      <w:marBottom w:val="0"/>
      <w:divBdr>
        <w:top w:val="none" w:sz="0" w:space="0" w:color="auto"/>
        <w:left w:val="none" w:sz="0" w:space="0" w:color="auto"/>
        <w:bottom w:val="none" w:sz="0" w:space="0" w:color="auto"/>
        <w:right w:val="none" w:sz="0" w:space="0" w:color="auto"/>
      </w:divBdr>
      <w:divsChild>
        <w:div w:id="557670267">
          <w:marLeft w:val="0"/>
          <w:marRight w:val="0"/>
          <w:marTop w:val="0"/>
          <w:marBottom w:val="0"/>
          <w:divBdr>
            <w:top w:val="none" w:sz="0" w:space="0" w:color="auto"/>
            <w:left w:val="none" w:sz="0" w:space="0" w:color="auto"/>
            <w:bottom w:val="none" w:sz="0" w:space="0" w:color="auto"/>
            <w:right w:val="none" w:sz="0" w:space="0" w:color="auto"/>
          </w:divBdr>
        </w:div>
      </w:divsChild>
    </w:div>
    <w:div w:id="320348405">
      <w:bodyDiv w:val="1"/>
      <w:marLeft w:val="0"/>
      <w:marRight w:val="0"/>
      <w:marTop w:val="0"/>
      <w:marBottom w:val="0"/>
      <w:divBdr>
        <w:top w:val="none" w:sz="0" w:space="0" w:color="auto"/>
        <w:left w:val="none" w:sz="0" w:space="0" w:color="auto"/>
        <w:bottom w:val="none" w:sz="0" w:space="0" w:color="auto"/>
        <w:right w:val="none" w:sz="0" w:space="0" w:color="auto"/>
      </w:divBdr>
    </w:div>
    <w:div w:id="359093338">
      <w:bodyDiv w:val="1"/>
      <w:marLeft w:val="0"/>
      <w:marRight w:val="0"/>
      <w:marTop w:val="0"/>
      <w:marBottom w:val="0"/>
      <w:divBdr>
        <w:top w:val="none" w:sz="0" w:space="0" w:color="auto"/>
        <w:left w:val="none" w:sz="0" w:space="0" w:color="auto"/>
        <w:bottom w:val="none" w:sz="0" w:space="0" w:color="auto"/>
        <w:right w:val="none" w:sz="0" w:space="0" w:color="auto"/>
      </w:divBdr>
    </w:div>
    <w:div w:id="445806763">
      <w:bodyDiv w:val="1"/>
      <w:marLeft w:val="0"/>
      <w:marRight w:val="0"/>
      <w:marTop w:val="0"/>
      <w:marBottom w:val="0"/>
      <w:divBdr>
        <w:top w:val="none" w:sz="0" w:space="0" w:color="auto"/>
        <w:left w:val="none" w:sz="0" w:space="0" w:color="auto"/>
        <w:bottom w:val="none" w:sz="0" w:space="0" w:color="auto"/>
        <w:right w:val="none" w:sz="0" w:space="0" w:color="auto"/>
      </w:divBdr>
      <w:divsChild>
        <w:div w:id="2085104630">
          <w:marLeft w:val="0"/>
          <w:marRight w:val="0"/>
          <w:marTop w:val="0"/>
          <w:marBottom w:val="0"/>
          <w:divBdr>
            <w:top w:val="none" w:sz="0" w:space="0" w:color="auto"/>
            <w:left w:val="none" w:sz="0" w:space="0" w:color="auto"/>
            <w:bottom w:val="none" w:sz="0" w:space="0" w:color="auto"/>
            <w:right w:val="none" w:sz="0" w:space="0" w:color="auto"/>
          </w:divBdr>
          <w:divsChild>
            <w:div w:id="45930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782379">
      <w:bodyDiv w:val="1"/>
      <w:marLeft w:val="0"/>
      <w:marRight w:val="0"/>
      <w:marTop w:val="0"/>
      <w:marBottom w:val="0"/>
      <w:divBdr>
        <w:top w:val="none" w:sz="0" w:space="0" w:color="auto"/>
        <w:left w:val="none" w:sz="0" w:space="0" w:color="auto"/>
        <w:bottom w:val="none" w:sz="0" w:space="0" w:color="auto"/>
        <w:right w:val="none" w:sz="0" w:space="0" w:color="auto"/>
      </w:divBdr>
    </w:div>
    <w:div w:id="487477949">
      <w:bodyDiv w:val="1"/>
      <w:marLeft w:val="0"/>
      <w:marRight w:val="0"/>
      <w:marTop w:val="0"/>
      <w:marBottom w:val="0"/>
      <w:divBdr>
        <w:top w:val="none" w:sz="0" w:space="0" w:color="auto"/>
        <w:left w:val="none" w:sz="0" w:space="0" w:color="auto"/>
        <w:bottom w:val="none" w:sz="0" w:space="0" w:color="auto"/>
        <w:right w:val="none" w:sz="0" w:space="0" w:color="auto"/>
      </w:divBdr>
    </w:div>
    <w:div w:id="552426629">
      <w:bodyDiv w:val="1"/>
      <w:marLeft w:val="0"/>
      <w:marRight w:val="0"/>
      <w:marTop w:val="0"/>
      <w:marBottom w:val="0"/>
      <w:divBdr>
        <w:top w:val="none" w:sz="0" w:space="0" w:color="auto"/>
        <w:left w:val="none" w:sz="0" w:space="0" w:color="auto"/>
        <w:bottom w:val="none" w:sz="0" w:space="0" w:color="auto"/>
        <w:right w:val="none" w:sz="0" w:space="0" w:color="auto"/>
      </w:divBdr>
    </w:div>
    <w:div w:id="571618294">
      <w:bodyDiv w:val="1"/>
      <w:marLeft w:val="0"/>
      <w:marRight w:val="0"/>
      <w:marTop w:val="0"/>
      <w:marBottom w:val="0"/>
      <w:divBdr>
        <w:top w:val="none" w:sz="0" w:space="0" w:color="auto"/>
        <w:left w:val="none" w:sz="0" w:space="0" w:color="auto"/>
        <w:bottom w:val="none" w:sz="0" w:space="0" w:color="auto"/>
        <w:right w:val="none" w:sz="0" w:space="0" w:color="auto"/>
      </w:divBdr>
    </w:div>
    <w:div w:id="623466067">
      <w:bodyDiv w:val="1"/>
      <w:marLeft w:val="0"/>
      <w:marRight w:val="0"/>
      <w:marTop w:val="0"/>
      <w:marBottom w:val="0"/>
      <w:divBdr>
        <w:top w:val="none" w:sz="0" w:space="0" w:color="auto"/>
        <w:left w:val="none" w:sz="0" w:space="0" w:color="auto"/>
        <w:bottom w:val="none" w:sz="0" w:space="0" w:color="auto"/>
        <w:right w:val="none" w:sz="0" w:space="0" w:color="auto"/>
      </w:divBdr>
    </w:div>
    <w:div w:id="657807039">
      <w:bodyDiv w:val="1"/>
      <w:marLeft w:val="0"/>
      <w:marRight w:val="0"/>
      <w:marTop w:val="0"/>
      <w:marBottom w:val="0"/>
      <w:divBdr>
        <w:top w:val="none" w:sz="0" w:space="0" w:color="auto"/>
        <w:left w:val="none" w:sz="0" w:space="0" w:color="auto"/>
        <w:bottom w:val="none" w:sz="0" w:space="0" w:color="auto"/>
        <w:right w:val="none" w:sz="0" w:space="0" w:color="auto"/>
      </w:divBdr>
    </w:div>
    <w:div w:id="677587803">
      <w:bodyDiv w:val="1"/>
      <w:marLeft w:val="0"/>
      <w:marRight w:val="0"/>
      <w:marTop w:val="0"/>
      <w:marBottom w:val="0"/>
      <w:divBdr>
        <w:top w:val="none" w:sz="0" w:space="0" w:color="auto"/>
        <w:left w:val="none" w:sz="0" w:space="0" w:color="auto"/>
        <w:bottom w:val="none" w:sz="0" w:space="0" w:color="auto"/>
        <w:right w:val="none" w:sz="0" w:space="0" w:color="auto"/>
      </w:divBdr>
      <w:divsChild>
        <w:div w:id="707217280">
          <w:marLeft w:val="0"/>
          <w:marRight w:val="0"/>
          <w:marTop w:val="0"/>
          <w:marBottom w:val="0"/>
          <w:divBdr>
            <w:top w:val="none" w:sz="0" w:space="0" w:color="auto"/>
            <w:left w:val="none" w:sz="0" w:space="0" w:color="auto"/>
            <w:bottom w:val="none" w:sz="0" w:space="0" w:color="auto"/>
            <w:right w:val="none" w:sz="0" w:space="0" w:color="auto"/>
          </w:divBdr>
        </w:div>
      </w:divsChild>
    </w:div>
    <w:div w:id="703332619">
      <w:bodyDiv w:val="1"/>
      <w:marLeft w:val="0"/>
      <w:marRight w:val="0"/>
      <w:marTop w:val="0"/>
      <w:marBottom w:val="0"/>
      <w:divBdr>
        <w:top w:val="none" w:sz="0" w:space="0" w:color="auto"/>
        <w:left w:val="none" w:sz="0" w:space="0" w:color="auto"/>
        <w:bottom w:val="none" w:sz="0" w:space="0" w:color="auto"/>
        <w:right w:val="none" w:sz="0" w:space="0" w:color="auto"/>
      </w:divBdr>
      <w:divsChild>
        <w:div w:id="228923692">
          <w:marLeft w:val="0"/>
          <w:marRight w:val="0"/>
          <w:marTop w:val="0"/>
          <w:marBottom w:val="0"/>
          <w:divBdr>
            <w:top w:val="none" w:sz="0" w:space="0" w:color="auto"/>
            <w:left w:val="none" w:sz="0" w:space="0" w:color="auto"/>
            <w:bottom w:val="none" w:sz="0" w:space="0" w:color="auto"/>
            <w:right w:val="none" w:sz="0" w:space="0" w:color="auto"/>
          </w:divBdr>
        </w:div>
      </w:divsChild>
    </w:div>
    <w:div w:id="709577640">
      <w:bodyDiv w:val="1"/>
      <w:marLeft w:val="0"/>
      <w:marRight w:val="0"/>
      <w:marTop w:val="0"/>
      <w:marBottom w:val="0"/>
      <w:divBdr>
        <w:top w:val="none" w:sz="0" w:space="0" w:color="auto"/>
        <w:left w:val="none" w:sz="0" w:space="0" w:color="auto"/>
        <w:bottom w:val="none" w:sz="0" w:space="0" w:color="auto"/>
        <w:right w:val="none" w:sz="0" w:space="0" w:color="auto"/>
      </w:divBdr>
      <w:divsChild>
        <w:div w:id="1706712835">
          <w:marLeft w:val="0"/>
          <w:marRight w:val="0"/>
          <w:marTop w:val="0"/>
          <w:marBottom w:val="0"/>
          <w:divBdr>
            <w:top w:val="none" w:sz="0" w:space="0" w:color="auto"/>
            <w:left w:val="none" w:sz="0" w:space="0" w:color="auto"/>
            <w:bottom w:val="none" w:sz="0" w:space="0" w:color="auto"/>
            <w:right w:val="none" w:sz="0" w:space="0" w:color="auto"/>
          </w:divBdr>
        </w:div>
      </w:divsChild>
    </w:div>
    <w:div w:id="712849031">
      <w:bodyDiv w:val="1"/>
      <w:marLeft w:val="0"/>
      <w:marRight w:val="0"/>
      <w:marTop w:val="0"/>
      <w:marBottom w:val="0"/>
      <w:divBdr>
        <w:top w:val="none" w:sz="0" w:space="0" w:color="auto"/>
        <w:left w:val="none" w:sz="0" w:space="0" w:color="auto"/>
        <w:bottom w:val="none" w:sz="0" w:space="0" w:color="auto"/>
        <w:right w:val="none" w:sz="0" w:space="0" w:color="auto"/>
      </w:divBdr>
      <w:divsChild>
        <w:div w:id="1173378886">
          <w:marLeft w:val="0"/>
          <w:marRight w:val="0"/>
          <w:marTop w:val="0"/>
          <w:marBottom w:val="0"/>
          <w:divBdr>
            <w:top w:val="none" w:sz="0" w:space="0" w:color="auto"/>
            <w:left w:val="none" w:sz="0" w:space="0" w:color="auto"/>
            <w:bottom w:val="none" w:sz="0" w:space="0" w:color="auto"/>
            <w:right w:val="none" w:sz="0" w:space="0" w:color="auto"/>
          </w:divBdr>
          <w:divsChild>
            <w:div w:id="117121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916511">
      <w:bodyDiv w:val="1"/>
      <w:marLeft w:val="0"/>
      <w:marRight w:val="0"/>
      <w:marTop w:val="0"/>
      <w:marBottom w:val="0"/>
      <w:divBdr>
        <w:top w:val="none" w:sz="0" w:space="0" w:color="auto"/>
        <w:left w:val="none" w:sz="0" w:space="0" w:color="auto"/>
        <w:bottom w:val="none" w:sz="0" w:space="0" w:color="auto"/>
        <w:right w:val="none" w:sz="0" w:space="0" w:color="auto"/>
      </w:divBdr>
    </w:div>
    <w:div w:id="785974490">
      <w:bodyDiv w:val="1"/>
      <w:marLeft w:val="0"/>
      <w:marRight w:val="0"/>
      <w:marTop w:val="0"/>
      <w:marBottom w:val="0"/>
      <w:divBdr>
        <w:top w:val="none" w:sz="0" w:space="0" w:color="auto"/>
        <w:left w:val="none" w:sz="0" w:space="0" w:color="auto"/>
        <w:bottom w:val="none" w:sz="0" w:space="0" w:color="auto"/>
        <w:right w:val="none" w:sz="0" w:space="0" w:color="auto"/>
      </w:divBdr>
    </w:div>
    <w:div w:id="821625513">
      <w:bodyDiv w:val="1"/>
      <w:marLeft w:val="0"/>
      <w:marRight w:val="0"/>
      <w:marTop w:val="0"/>
      <w:marBottom w:val="0"/>
      <w:divBdr>
        <w:top w:val="none" w:sz="0" w:space="0" w:color="auto"/>
        <w:left w:val="none" w:sz="0" w:space="0" w:color="auto"/>
        <w:bottom w:val="none" w:sz="0" w:space="0" w:color="auto"/>
        <w:right w:val="none" w:sz="0" w:space="0" w:color="auto"/>
      </w:divBdr>
    </w:div>
    <w:div w:id="838275713">
      <w:bodyDiv w:val="1"/>
      <w:marLeft w:val="0"/>
      <w:marRight w:val="0"/>
      <w:marTop w:val="0"/>
      <w:marBottom w:val="0"/>
      <w:divBdr>
        <w:top w:val="none" w:sz="0" w:space="0" w:color="auto"/>
        <w:left w:val="none" w:sz="0" w:space="0" w:color="auto"/>
        <w:bottom w:val="none" w:sz="0" w:space="0" w:color="auto"/>
        <w:right w:val="none" w:sz="0" w:space="0" w:color="auto"/>
      </w:divBdr>
      <w:divsChild>
        <w:div w:id="1167751331">
          <w:marLeft w:val="0"/>
          <w:marRight w:val="0"/>
          <w:marTop w:val="0"/>
          <w:marBottom w:val="0"/>
          <w:divBdr>
            <w:top w:val="none" w:sz="0" w:space="0" w:color="auto"/>
            <w:left w:val="none" w:sz="0" w:space="0" w:color="auto"/>
            <w:bottom w:val="none" w:sz="0" w:space="0" w:color="auto"/>
            <w:right w:val="none" w:sz="0" w:space="0" w:color="auto"/>
          </w:divBdr>
        </w:div>
      </w:divsChild>
    </w:div>
    <w:div w:id="853149658">
      <w:bodyDiv w:val="1"/>
      <w:marLeft w:val="0"/>
      <w:marRight w:val="0"/>
      <w:marTop w:val="0"/>
      <w:marBottom w:val="0"/>
      <w:divBdr>
        <w:top w:val="none" w:sz="0" w:space="0" w:color="auto"/>
        <w:left w:val="none" w:sz="0" w:space="0" w:color="auto"/>
        <w:bottom w:val="none" w:sz="0" w:space="0" w:color="auto"/>
        <w:right w:val="none" w:sz="0" w:space="0" w:color="auto"/>
      </w:divBdr>
    </w:div>
    <w:div w:id="913972776">
      <w:bodyDiv w:val="1"/>
      <w:marLeft w:val="0"/>
      <w:marRight w:val="0"/>
      <w:marTop w:val="0"/>
      <w:marBottom w:val="0"/>
      <w:divBdr>
        <w:top w:val="none" w:sz="0" w:space="0" w:color="auto"/>
        <w:left w:val="none" w:sz="0" w:space="0" w:color="auto"/>
        <w:bottom w:val="none" w:sz="0" w:space="0" w:color="auto"/>
        <w:right w:val="none" w:sz="0" w:space="0" w:color="auto"/>
      </w:divBdr>
    </w:div>
    <w:div w:id="916860067">
      <w:bodyDiv w:val="1"/>
      <w:marLeft w:val="0"/>
      <w:marRight w:val="0"/>
      <w:marTop w:val="0"/>
      <w:marBottom w:val="0"/>
      <w:divBdr>
        <w:top w:val="none" w:sz="0" w:space="0" w:color="auto"/>
        <w:left w:val="none" w:sz="0" w:space="0" w:color="auto"/>
        <w:bottom w:val="none" w:sz="0" w:space="0" w:color="auto"/>
        <w:right w:val="none" w:sz="0" w:space="0" w:color="auto"/>
      </w:divBdr>
    </w:div>
    <w:div w:id="959143396">
      <w:bodyDiv w:val="1"/>
      <w:marLeft w:val="0"/>
      <w:marRight w:val="0"/>
      <w:marTop w:val="0"/>
      <w:marBottom w:val="0"/>
      <w:divBdr>
        <w:top w:val="none" w:sz="0" w:space="0" w:color="auto"/>
        <w:left w:val="none" w:sz="0" w:space="0" w:color="auto"/>
        <w:bottom w:val="none" w:sz="0" w:space="0" w:color="auto"/>
        <w:right w:val="none" w:sz="0" w:space="0" w:color="auto"/>
      </w:divBdr>
    </w:div>
    <w:div w:id="976030344">
      <w:bodyDiv w:val="1"/>
      <w:marLeft w:val="0"/>
      <w:marRight w:val="0"/>
      <w:marTop w:val="0"/>
      <w:marBottom w:val="0"/>
      <w:divBdr>
        <w:top w:val="none" w:sz="0" w:space="0" w:color="auto"/>
        <w:left w:val="none" w:sz="0" w:space="0" w:color="auto"/>
        <w:bottom w:val="none" w:sz="0" w:space="0" w:color="auto"/>
        <w:right w:val="none" w:sz="0" w:space="0" w:color="auto"/>
      </w:divBdr>
      <w:divsChild>
        <w:div w:id="1067647381">
          <w:marLeft w:val="0"/>
          <w:marRight w:val="0"/>
          <w:marTop w:val="0"/>
          <w:marBottom w:val="0"/>
          <w:divBdr>
            <w:top w:val="none" w:sz="0" w:space="0" w:color="auto"/>
            <w:left w:val="none" w:sz="0" w:space="0" w:color="auto"/>
            <w:bottom w:val="none" w:sz="0" w:space="0" w:color="auto"/>
            <w:right w:val="none" w:sz="0" w:space="0" w:color="auto"/>
          </w:divBdr>
        </w:div>
      </w:divsChild>
    </w:div>
    <w:div w:id="979311105">
      <w:bodyDiv w:val="1"/>
      <w:marLeft w:val="0"/>
      <w:marRight w:val="0"/>
      <w:marTop w:val="0"/>
      <w:marBottom w:val="0"/>
      <w:divBdr>
        <w:top w:val="none" w:sz="0" w:space="0" w:color="auto"/>
        <w:left w:val="none" w:sz="0" w:space="0" w:color="auto"/>
        <w:bottom w:val="none" w:sz="0" w:space="0" w:color="auto"/>
        <w:right w:val="none" w:sz="0" w:space="0" w:color="auto"/>
      </w:divBdr>
      <w:divsChild>
        <w:div w:id="277371265">
          <w:marLeft w:val="0"/>
          <w:marRight w:val="0"/>
          <w:marTop w:val="0"/>
          <w:marBottom w:val="0"/>
          <w:divBdr>
            <w:top w:val="none" w:sz="0" w:space="0" w:color="auto"/>
            <w:left w:val="none" w:sz="0" w:space="0" w:color="auto"/>
            <w:bottom w:val="none" w:sz="0" w:space="0" w:color="auto"/>
            <w:right w:val="none" w:sz="0" w:space="0" w:color="auto"/>
          </w:divBdr>
        </w:div>
      </w:divsChild>
    </w:div>
    <w:div w:id="984042987">
      <w:bodyDiv w:val="1"/>
      <w:marLeft w:val="0"/>
      <w:marRight w:val="0"/>
      <w:marTop w:val="0"/>
      <w:marBottom w:val="0"/>
      <w:divBdr>
        <w:top w:val="none" w:sz="0" w:space="0" w:color="auto"/>
        <w:left w:val="none" w:sz="0" w:space="0" w:color="auto"/>
        <w:bottom w:val="none" w:sz="0" w:space="0" w:color="auto"/>
        <w:right w:val="none" w:sz="0" w:space="0" w:color="auto"/>
      </w:divBdr>
      <w:divsChild>
        <w:div w:id="2029401764">
          <w:marLeft w:val="0"/>
          <w:marRight w:val="0"/>
          <w:marTop w:val="0"/>
          <w:marBottom w:val="0"/>
          <w:divBdr>
            <w:top w:val="none" w:sz="0" w:space="0" w:color="auto"/>
            <w:left w:val="none" w:sz="0" w:space="0" w:color="auto"/>
            <w:bottom w:val="none" w:sz="0" w:space="0" w:color="auto"/>
            <w:right w:val="none" w:sz="0" w:space="0" w:color="auto"/>
          </w:divBdr>
        </w:div>
      </w:divsChild>
    </w:div>
    <w:div w:id="1000039304">
      <w:bodyDiv w:val="1"/>
      <w:marLeft w:val="0"/>
      <w:marRight w:val="0"/>
      <w:marTop w:val="0"/>
      <w:marBottom w:val="0"/>
      <w:divBdr>
        <w:top w:val="none" w:sz="0" w:space="0" w:color="auto"/>
        <w:left w:val="none" w:sz="0" w:space="0" w:color="auto"/>
        <w:bottom w:val="none" w:sz="0" w:space="0" w:color="auto"/>
        <w:right w:val="none" w:sz="0" w:space="0" w:color="auto"/>
      </w:divBdr>
      <w:divsChild>
        <w:div w:id="1562787679">
          <w:marLeft w:val="0"/>
          <w:marRight w:val="0"/>
          <w:marTop w:val="0"/>
          <w:marBottom w:val="0"/>
          <w:divBdr>
            <w:top w:val="none" w:sz="0" w:space="0" w:color="auto"/>
            <w:left w:val="none" w:sz="0" w:space="0" w:color="auto"/>
            <w:bottom w:val="none" w:sz="0" w:space="0" w:color="auto"/>
            <w:right w:val="none" w:sz="0" w:space="0" w:color="auto"/>
          </w:divBdr>
        </w:div>
      </w:divsChild>
    </w:div>
    <w:div w:id="1015503060">
      <w:bodyDiv w:val="1"/>
      <w:marLeft w:val="0"/>
      <w:marRight w:val="0"/>
      <w:marTop w:val="0"/>
      <w:marBottom w:val="0"/>
      <w:divBdr>
        <w:top w:val="none" w:sz="0" w:space="0" w:color="auto"/>
        <w:left w:val="none" w:sz="0" w:space="0" w:color="auto"/>
        <w:bottom w:val="none" w:sz="0" w:space="0" w:color="auto"/>
        <w:right w:val="none" w:sz="0" w:space="0" w:color="auto"/>
      </w:divBdr>
    </w:div>
    <w:div w:id="1027372563">
      <w:bodyDiv w:val="1"/>
      <w:marLeft w:val="0"/>
      <w:marRight w:val="0"/>
      <w:marTop w:val="0"/>
      <w:marBottom w:val="0"/>
      <w:divBdr>
        <w:top w:val="none" w:sz="0" w:space="0" w:color="auto"/>
        <w:left w:val="none" w:sz="0" w:space="0" w:color="auto"/>
        <w:bottom w:val="none" w:sz="0" w:space="0" w:color="auto"/>
        <w:right w:val="none" w:sz="0" w:space="0" w:color="auto"/>
      </w:divBdr>
    </w:div>
    <w:div w:id="1044406581">
      <w:bodyDiv w:val="1"/>
      <w:marLeft w:val="0"/>
      <w:marRight w:val="0"/>
      <w:marTop w:val="0"/>
      <w:marBottom w:val="0"/>
      <w:divBdr>
        <w:top w:val="none" w:sz="0" w:space="0" w:color="auto"/>
        <w:left w:val="none" w:sz="0" w:space="0" w:color="auto"/>
        <w:bottom w:val="none" w:sz="0" w:space="0" w:color="auto"/>
        <w:right w:val="none" w:sz="0" w:space="0" w:color="auto"/>
      </w:divBdr>
      <w:divsChild>
        <w:div w:id="372660719">
          <w:marLeft w:val="0"/>
          <w:marRight w:val="0"/>
          <w:marTop w:val="0"/>
          <w:marBottom w:val="0"/>
          <w:divBdr>
            <w:top w:val="none" w:sz="0" w:space="0" w:color="auto"/>
            <w:left w:val="none" w:sz="0" w:space="0" w:color="auto"/>
            <w:bottom w:val="none" w:sz="0" w:space="0" w:color="auto"/>
            <w:right w:val="none" w:sz="0" w:space="0" w:color="auto"/>
          </w:divBdr>
        </w:div>
      </w:divsChild>
    </w:div>
    <w:div w:id="1068764256">
      <w:bodyDiv w:val="1"/>
      <w:marLeft w:val="0"/>
      <w:marRight w:val="0"/>
      <w:marTop w:val="0"/>
      <w:marBottom w:val="0"/>
      <w:divBdr>
        <w:top w:val="none" w:sz="0" w:space="0" w:color="auto"/>
        <w:left w:val="none" w:sz="0" w:space="0" w:color="auto"/>
        <w:bottom w:val="none" w:sz="0" w:space="0" w:color="auto"/>
        <w:right w:val="none" w:sz="0" w:space="0" w:color="auto"/>
      </w:divBdr>
      <w:divsChild>
        <w:div w:id="316228798">
          <w:marLeft w:val="0"/>
          <w:marRight w:val="0"/>
          <w:marTop w:val="0"/>
          <w:marBottom w:val="0"/>
          <w:divBdr>
            <w:top w:val="none" w:sz="0" w:space="0" w:color="auto"/>
            <w:left w:val="none" w:sz="0" w:space="0" w:color="auto"/>
            <w:bottom w:val="none" w:sz="0" w:space="0" w:color="auto"/>
            <w:right w:val="none" w:sz="0" w:space="0" w:color="auto"/>
          </w:divBdr>
        </w:div>
      </w:divsChild>
    </w:div>
    <w:div w:id="1074668063">
      <w:bodyDiv w:val="1"/>
      <w:marLeft w:val="0"/>
      <w:marRight w:val="0"/>
      <w:marTop w:val="0"/>
      <w:marBottom w:val="0"/>
      <w:divBdr>
        <w:top w:val="none" w:sz="0" w:space="0" w:color="auto"/>
        <w:left w:val="none" w:sz="0" w:space="0" w:color="auto"/>
        <w:bottom w:val="none" w:sz="0" w:space="0" w:color="auto"/>
        <w:right w:val="none" w:sz="0" w:space="0" w:color="auto"/>
      </w:divBdr>
    </w:div>
    <w:div w:id="1114515159">
      <w:bodyDiv w:val="1"/>
      <w:marLeft w:val="0"/>
      <w:marRight w:val="0"/>
      <w:marTop w:val="0"/>
      <w:marBottom w:val="0"/>
      <w:divBdr>
        <w:top w:val="none" w:sz="0" w:space="0" w:color="auto"/>
        <w:left w:val="none" w:sz="0" w:space="0" w:color="auto"/>
        <w:bottom w:val="none" w:sz="0" w:space="0" w:color="auto"/>
        <w:right w:val="none" w:sz="0" w:space="0" w:color="auto"/>
      </w:divBdr>
    </w:div>
    <w:div w:id="1120799631">
      <w:bodyDiv w:val="1"/>
      <w:marLeft w:val="0"/>
      <w:marRight w:val="0"/>
      <w:marTop w:val="0"/>
      <w:marBottom w:val="0"/>
      <w:divBdr>
        <w:top w:val="none" w:sz="0" w:space="0" w:color="auto"/>
        <w:left w:val="none" w:sz="0" w:space="0" w:color="auto"/>
        <w:bottom w:val="none" w:sz="0" w:space="0" w:color="auto"/>
        <w:right w:val="none" w:sz="0" w:space="0" w:color="auto"/>
      </w:divBdr>
      <w:divsChild>
        <w:div w:id="1753163644">
          <w:marLeft w:val="0"/>
          <w:marRight w:val="0"/>
          <w:marTop w:val="0"/>
          <w:marBottom w:val="0"/>
          <w:divBdr>
            <w:top w:val="none" w:sz="0" w:space="0" w:color="auto"/>
            <w:left w:val="none" w:sz="0" w:space="0" w:color="auto"/>
            <w:bottom w:val="none" w:sz="0" w:space="0" w:color="auto"/>
            <w:right w:val="none" w:sz="0" w:space="0" w:color="auto"/>
          </w:divBdr>
        </w:div>
      </w:divsChild>
    </w:div>
    <w:div w:id="1179849276">
      <w:bodyDiv w:val="1"/>
      <w:marLeft w:val="0"/>
      <w:marRight w:val="0"/>
      <w:marTop w:val="0"/>
      <w:marBottom w:val="0"/>
      <w:divBdr>
        <w:top w:val="none" w:sz="0" w:space="0" w:color="auto"/>
        <w:left w:val="none" w:sz="0" w:space="0" w:color="auto"/>
        <w:bottom w:val="none" w:sz="0" w:space="0" w:color="auto"/>
        <w:right w:val="none" w:sz="0" w:space="0" w:color="auto"/>
      </w:divBdr>
      <w:divsChild>
        <w:div w:id="937105371">
          <w:marLeft w:val="0"/>
          <w:marRight w:val="0"/>
          <w:marTop w:val="0"/>
          <w:marBottom w:val="0"/>
          <w:divBdr>
            <w:top w:val="none" w:sz="0" w:space="0" w:color="auto"/>
            <w:left w:val="none" w:sz="0" w:space="0" w:color="auto"/>
            <w:bottom w:val="none" w:sz="0" w:space="0" w:color="auto"/>
            <w:right w:val="none" w:sz="0" w:space="0" w:color="auto"/>
          </w:divBdr>
        </w:div>
      </w:divsChild>
    </w:div>
    <w:div w:id="1228496183">
      <w:bodyDiv w:val="1"/>
      <w:marLeft w:val="0"/>
      <w:marRight w:val="0"/>
      <w:marTop w:val="0"/>
      <w:marBottom w:val="0"/>
      <w:divBdr>
        <w:top w:val="none" w:sz="0" w:space="0" w:color="auto"/>
        <w:left w:val="none" w:sz="0" w:space="0" w:color="auto"/>
        <w:bottom w:val="none" w:sz="0" w:space="0" w:color="auto"/>
        <w:right w:val="none" w:sz="0" w:space="0" w:color="auto"/>
      </w:divBdr>
    </w:div>
    <w:div w:id="1234582418">
      <w:bodyDiv w:val="1"/>
      <w:marLeft w:val="0"/>
      <w:marRight w:val="0"/>
      <w:marTop w:val="0"/>
      <w:marBottom w:val="0"/>
      <w:divBdr>
        <w:top w:val="none" w:sz="0" w:space="0" w:color="auto"/>
        <w:left w:val="none" w:sz="0" w:space="0" w:color="auto"/>
        <w:bottom w:val="none" w:sz="0" w:space="0" w:color="auto"/>
        <w:right w:val="none" w:sz="0" w:space="0" w:color="auto"/>
      </w:divBdr>
      <w:divsChild>
        <w:div w:id="440490836">
          <w:marLeft w:val="0"/>
          <w:marRight w:val="0"/>
          <w:marTop w:val="0"/>
          <w:marBottom w:val="0"/>
          <w:divBdr>
            <w:top w:val="none" w:sz="0" w:space="0" w:color="auto"/>
            <w:left w:val="none" w:sz="0" w:space="0" w:color="auto"/>
            <w:bottom w:val="none" w:sz="0" w:space="0" w:color="auto"/>
            <w:right w:val="none" w:sz="0" w:space="0" w:color="auto"/>
          </w:divBdr>
        </w:div>
      </w:divsChild>
    </w:div>
    <w:div w:id="1239748978">
      <w:bodyDiv w:val="1"/>
      <w:marLeft w:val="0"/>
      <w:marRight w:val="0"/>
      <w:marTop w:val="0"/>
      <w:marBottom w:val="0"/>
      <w:divBdr>
        <w:top w:val="none" w:sz="0" w:space="0" w:color="auto"/>
        <w:left w:val="none" w:sz="0" w:space="0" w:color="auto"/>
        <w:bottom w:val="none" w:sz="0" w:space="0" w:color="auto"/>
        <w:right w:val="none" w:sz="0" w:space="0" w:color="auto"/>
      </w:divBdr>
      <w:divsChild>
        <w:div w:id="1821071732">
          <w:marLeft w:val="0"/>
          <w:marRight w:val="0"/>
          <w:marTop w:val="0"/>
          <w:marBottom w:val="0"/>
          <w:divBdr>
            <w:top w:val="none" w:sz="0" w:space="0" w:color="auto"/>
            <w:left w:val="none" w:sz="0" w:space="0" w:color="auto"/>
            <w:bottom w:val="none" w:sz="0" w:space="0" w:color="auto"/>
            <w:right w:val="none" w:sz="0" w:space="0" w:color="auto"/>
          </w:divBdr>
        </w:div>
      </w:divsChild>
    </w:div>
    <w:div w:id="1405563172">
      <w:bodyDiv w:val="1"/>
      <w:marLeft w:val="0"/>
      <w:marRight w:val="0"/>
      <w:marTop w:val="0"/>
      <w:marBottom w:val="0"/>
      <w:divBdr>
        <w:top w:val="none" w:sz="0" w:space="0" w:color="auto"/>
        <w:left w:val="none" w:sz="0" w:space="0" w:color="auto"/>
        <w:bottom w:val="none" w:sz="0" w:space="0" w:color="auto"/>
        <w:right w:val="none" w:sz="0" w:space="0" w:color="auto"/>
      </w:divBdr>
    </w:div>
    <w:div w:id="1429959673">
      <w:bodyDiv w:val="1"/>
      <w:marLeft w:val="0"/>
      <w:marRight w:val="0"/>
      <w:marTop w:val="0"/>
      <w:marBottom w:val="0"/>
      <w:divBdr>
        <w:top w:val="none" w:sz="0" w:space="0" w:color="auto"/>
        <w:left w:val="none" w:sz="0" w:space="0" w:color="auto"/>
        <w:bottom w:val="none" w:sz="0" w:space="0" w:color="auto"/>
        <w:right w:val="none" w:sz="0" w:space="0" w:color="auto"/>
      </w:divBdr>
      <w:divsChild>
        <w:div w:id="58209356">
          <w:marLeft w:val="0"/>
          <w:marRight w:val="0"/>
          <w:marTop w:val="0"/>
          <w:marBottom w:val="0"/>
          <w:divBdr>
            <w:top w:val="none" w:sz="0" w:space="0" w:color="auto"/>
            <w:left w:val="none" w:sz="0" w:space="0" w:color="auto"/>
            <w:bottom w:val="none" w:sz="0" w:space="0" w:color="auto"/>
            <w:right w:val="none" w:sz="0" w:space="0" w:color="auto"/>
          </w:divBdr>
        </w:div>
      </w:divsChild>
    </w:div>
    <w:div w:id="1453205909">
      <w:bodyDiv w:val="1"/>
      <w:marLeft w:val="0"/>
      <w:marRight w:val="0"/>
      <w:marTop w:val="0"/>
      <w:marBottom w:val="0"/>
      <w:divBdr>
        <w:top w:val="none" w:sz="0" w:space="0" w:color="auto"/>
        <w:left w:val="none" w:sz="0" w:space="0" w:color="auto"/>
        <w:bottom w:val="none" w:sz="0" w:space="0" w:color="auto"/>
        <w:right w:val="none" w:sz="0" w:space="0" w:color="auto"/>
      </w:divBdr>
      <w:divsChild>
        <w:div w:id="1812551491">
          <w:marLeft w:val="0"/>
          <w:marRight w:val="0"/>
          <w:marTop w:val="0"/>
          <w:marBottom w:val="0"/>
          <w:divBdr>
            <w:top w:val="none" w:sz="0" w:space="0" w:color="auto"/>
            <w:left w:val="none" w:sz="0" w:space="0" w:color="auto"/>
            <w:bottom w:val="none" w:sz="0" w:space="0" w:color="auto"/>
            <w:right w:val="none" w:sz="0" w:space="0" w:color="auto"/>
          </w:divBdr>
        </w:div>
      </w:divsChild>
    </w:div>
    <w:div w:id="1473592517">
      <w:bodyDiv w:val="1"/>
      <w:marLeft w:val="0"/>
      <w:marRight w:val="0"/>
      <w:marTop w:val="0"/>
      <w:marBottom w:val="0"/>
      <w:divBdr>
        <w:top w:val="none" w:sz="0" w:space="0" w:color="auto"/>
        <w:left w:val="none" w:sz="0" w:space="0" w:color="auto"/>
        <w:bottom w:val="none" w:sz="0" w:space="0" w:color="auto"/>
        <w:right w:val="none" w:sz="0" w:space="0" w:color="auto"/>
      </w:divBdr>
      <w:divsChild>
        <w:div w:id="1020470697">
          <w:marLeft w:val="0"/>
          <w:marRight w:val="0"/>
          <w:marTop w:val="0"/>
          <w:marBottom w:val="0"/>
          <w:divBdr>
            <w:top w:val="none" w:sz="0" w:space="0" w:color="auto"/>
            <w:left w:val="none" w:sz="0" w:space="0" w:color="auto"/>
            <w:bottom w:val="none" w:sz="0" w:space="0" w:color="auto"/>
            <w:right w:val="none" w:sz="0" w:space="0" w:color="auto"/>
          </w:divBdr>
        </w:div>
      </w:divsChild>
    </w:div>
    <w:div w:id="1489249110">
      <w:bodyDiv w:val="1"/>
      <w:marLeft w:val="0"/>
      <w:marRight w:val="0"/>
      <w:marTop w:val="0"/>
      <w:marBottom w:val="0"/>
      <w:divBdr>
        <w:top w:val="none" w:sz="0" w:space="0" w:color="auto"/>
        <w:left w:val="none" w:sz="0" w:space="0" w:color="auto"/>
        <w:bottom w:val="none" w:sz="0" w:space="0" w:color="auto"/>
        <w:right w:val="none" w:sz="0" w:space="0" w:color="auto"/>
      </w:divBdr>
    </w:div>
    <w:div w:id="1561013881">
      <w:bodyDiv w:val="1"/>
      <w:marLeft w:val="0"/>
      <w:marRight w:val="0"/>
      <w:marTop w:val="0"/>
      <w:marBottom w:val="0"/>
      <w:divBdr>
        <w:top w:val="none" w:sz="0" w:space="0" w:color="auto"/>
        <w:left w:val="none" w:sz="0" w:space="0" w:color="auto"/>
        <w:bottom w:val="none" w:sz="0" w:space="0" w:color="auto"/>
        <w:right w:val="none" w:sz="0" w:space="0" w:color="auto"/>
      </w:divBdr>
      <w:divsChild>
        <w:div w:id="2009945069">
          <w:marLeft w:val="0"/>
          <w:marRight w:val="0"/>
          <w:marTop w:val="0"/>
          <w:marBottom w:val="0"/>
          <w:divBdr>
            <w:top w:val="none" w:sz="0" w:space="0" w:color="auto"/>
            <w:left w:val="none" w:sz="0" w:space="0" w:color="auto"/>
            <w:bottom w:val="none" w:sz="0" w:space="0" w:color="auto"/>
            <w:right w:val="none" w:sz="0" w:space="0" w:color="auto"/>
          </w:divBdr>
        </w:div>
      </w:divsChild>
    </w:div>
    <w:div w:id="1580217376">
      <w:bodyDiv w:val="1"/>
      <w:marLeft w:val="0"/>
      <w:marRight w:val="0"/>
      <w:marTop w:val="0"/>
      <w:marBottom w:val="0"/>
      <w:divBdr>
        <w:top w:val="none" w:sz="0" w:space="0" w:color="auto"/>
        <w:left w:val="none" w:sz="0" w:space="0" w:color="auto"/>
        <w:bottom w:val="none" w:sz="0" w:space="0" w:color="auto"/>
        <w:right w:val="none" w:sz="0" w:space="0" w:color="auto"/>
      </w:divBdr>
    </w:div>
    <w:div w:id="1615861176">
      <w:bodyDiv w:val="1"/>
      <w:marLeft w:val="0"/>
      <w:marRight w:val="0"/>
      <w:marTop w:val="0"/>
      <w:marBottom w:val="0"/>
      <w:divBdr>
        <w:top w:val="none" w:sz="0" w:space="0" w:color="auto"/>
        <w:left w:val="none" w:sz="0" w:space="0" w:color="auto"/>
        <w:bottom w:val="none" w:sz="0" w:space="0" w:color="auto"/>
        <w:right w:val="none" w:sz="0" w:space="0" w:color="auto"/>
      </w:divBdr>
    </w:div>
    <w:div w:id="1665552561">
      <w:bodyDiv w:val="1"/>
      <w:marLeft w:val="0"/>
      <w:marRight w:val="0"/>
      <w:marTop w:val="0"/>
      <w:marBottom w:val="0"/>
      <w:divBdr>
        <w:top w:val="none" w:sz="0" w:space="0" w:color="auto"/>
        <w:left w:val="none" w:sz="0" w:space="0" w:color="auto"/>
        <w:bottom w:val="none" w:sz="0" w:space="0" w:color="auto"/>
        <w:right w:val="none" w:sz="0" w:space="0" w:color="auto"/>
      </w:divBdr>
      <w:divsChild>
        <w:div w:id="902639115">
          <w:marLeft w:val="0"/>
          <w:marRight w:val="0"/>
          <w:marTop w:val="0"/>
          <w:marBottom w:val="0"/>
          <w:divBdr>
            <w:top w:val="none" w:sz="0" w:space="0" w:color="auto"/>
            <w:left w:val="none" w:sz="0" w:space="0" w:color="auto"/>
            <w:bottom w:val="none" w:sz="0" w:space="0" w:color="auto"/>
            <w:right w:val="none" w:sz="0" w:space="0" w:color="auto"/>
          </w:divBdr>
        </w:div>
      </w:divsChild>
    </w:div>
    <w:div w:id="1807550787">
      <w:bodyDiv w:val="1"/>
      <w:marLeft w:val="0"/>
      <w:marRight w:val="0"/>
      <w:marTop w:val="0"/>
      <w:marBottom w:val="0"/>
      <w:divBdr>
        <w:top w:val="none" w:sz="0" w:space="0" w:color="auto"/>
        <w:left w:val="none" w:sz="0" w:space="0" w:color="auto"/>
        <w:bottom w:val="none" w:sz="0" w:space="0" w:color="auto"/>
        <w:right w:val="none" w:sz="0" w:space="0" w:color="auto"/>
      </w:divBdr>
      <w:divsChild>
        <w:div w:id="536089027">
          <w:marLeft w:val="0"/>
          <w:marRight w:val="0"/>
          <w:marTop w:val="0"/>
          <w:marBottom w:val="0"/>
          <w:divBdr>
            <w:top w:val="none" w:sz="0" w:space="0" w:color="auto"/>
            <w:left w:val="none" w:sz="0" w:space="0" w:color="auto"/>
            <w:bottom w:val="none" w:sz="0" w:space="0" w:color="auto"/>
            <w:right w:val="none" w:sz="0" w:space="0" w:color="auto"/>
          </w:divBdr>
        </w:div>
      </w:divsChild>
    </w:div>
    <w:div w:id="1833794338">
      <w:bodyDiv w:val="1"/>
      <w:marLeft w:val="0"/>
      <w:marRight w:val="0"/>
      <w:marTop w:val="0"/>
      <w:marBottom w:val="0"/>
      <w:divBdr>
        <w:top w:val="none" w:sz="0" w:space="0" w:color="auto"/>
        <w:left w:val="none" w:sz="0" w:space="0" w:color="auto"/>
        <w:bottom w:val="none" w:sz="0" w:space="0" w:color="auto"/>
        <w:right w:val="none" w:sz="0" w:space="0" w:color="auto"/>
      </w:divBdr>
      <w:divsChild>
        <w:div w:id="1434088355">
          <w:marLeft w:val="0"/>
          <w:marRight w:val="0"/>
          <w:marTop w:val="0"/>
          <w:marBottom w:val="0"/>
          <w:divBdr>
            <w:top w:val="none" w:sz="0" w:space="0" w:color="auto"/>
            <w:left w:val="none" w:sz="0" w:space="0" w:color="auto"/>
            <w:bottom w:val="none" w:sz="0" w:space="0" w:color="auto"/>
            <w:right w:val="none" w:sz="0" w:space="0" w:color="auto"/>
          </w:divBdr>
          <w:divsChild>
            <w:div w:id="17538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690635">
      <w:bodyDiv w:val="1"/>
      <w:marLeft w:val="0"/>
      <w:marRight w:val="0"/>
      <w:marTop w:val="0"/>
      <w:marBottom w:val="0"/>
      <w:divBdr>
        <w:top w:val="none" w:sz="0" w:space="0" w:color="auto"/>
        <w:left w:val="none" w:sz="0" w:space="0" w:color="auto"/>
        <w:bottom w:val="none" w:sz="0" w:space="0" w:color="auto"/>
        <w:right w:val="none" w:sz="0" w:space="0" w:color="auto"/>
      </w:divBdr>
    </w:div>
    <w:div w:id="1843548582">
      <w:bodyDiv w:val="1"/>
      <w:marLeft w:val="0"/>
      <w:marRight w:val="0"/>
      <w:marTop w:val="0"/>
      <w:marBottom w:val="0"/>
      <w:divBdr>
        <w:top w:val="none" w:sz="0" w:space="0" w:color="auto"/>
        <w:left w:val="none" w:sz="0" w:space="0" w:color="auto"/>
        <w:bottom w:val="none" w:sz="0" w:space="0" w:color="auto"/>
        <w:right w:val="none" w:sz="0" w:space="0" w:color="auto"/>
      </w:divBdr>
    </w:div>
    <w:div w:id="1845588183">
      <w:bodyDiv w:val="1"/>
      <w:marLeft w:val="0"/>
      <w:marRight w:val="0"/>
      <w:marTop w:val="0"/>
      <w:marBottom w:val="0"/>
      <w:divBdr>
        <w:top w:val="none" w:sz="0" w:space="0" w:color="auto"/>
        <w:left w:val="none" w:sz="0" w:space="0" w:color="auto"/>
        <w:bottom w:val="none" w:sz="0" w:space="0" w:color="auto"/>
        <w:right w:val="none" w:sz="0" w:space="0" w:color="auto"/>
      </w:divBdr>
    </w:div>
    <w:div w:id="1860316690">
      <w:bodyDiv w:val="1"/>
      <w:marLeft w:val="0"/>
      <w:marRight w:val="0"/>
      <w:marTop w:val="0"/>
      <w:marBottom w:val="0"/>
      <w:divBdr>
        <w:top w:val="none" w:sz="0" w:space="0" w:color="auto"/>
        <w:left w:val="none" w:sz="0" w:space="0" w:color="auto"/>
        <w:bottom w:val="none" w:sz="0" w:space="0" w:color="auto"/>
        <w:right w:val="none" w:sz="0" w:space="0" w:color="auto"/>
      </w:divBdr>
    </w:div>
    <w:div w:id="1880849634">
      <w:bodyDiv w:val="1"/>
      <w:marLeft w:val="0"/>
      <w:marRight w:val="0"/>
      <w:marTop w:val="0"/>
      <w:marBottom w:val="0"/>
      <w:divBdr>
        <w:top w:val="none" w:sz="0" w:space="0" w:color="auto"/>
        <w:left w:val="none" w:sz="0" w:space="0" w:color="auto"/>
        <w:bottom w:val="none" w:sz="0" w:space="0" w:color="auto"/>
        <w:right w:val="none" w:sz="0" w:space="0" w:color="auto"/>
      </w:divBdr>
    </w:div>
    <w:div w:id="1911113495">
      <w:bodyDiv w:val="1"/>
      <w:marLeft w:val="0"/>
      <w:marRight w:val="0"/>
      <w:marTop w:val="0"/>
      <w:marBottom w:val="0"/>
      <w:divBdr>
        <w:top w:val="none" w:sz="0" w:space="0" w:color="auto"/>
        <w:left w:val="none" w:sz="0" w:space="0" w:color="auto"/>
        <w:bottom w:val="none" w:sz="0" w:space="0" w:color="auto"/>
        <w:right w:val="none" w:sz="0" w:space="0" w:color="auto"/>
      </w:divBdr>
      <w:divsChild>
        <w:div w:id="1961915203">
          <w:marLeft w:val="0"/>
          <w:marRight w:val="0"/>
          <w:marTop w:val="0"/>
          <w:marBottom w:val="0"/>
          <w:divBdr>
            <w:top w:val="none" w:sz="0" w:space="0" w:color="auto"/>
            <w:left w:val="none" w:sz="0" w:space="0" w:color="auto"/>
            <w:bottom w:val="none" w:sz="0" w:space="0" w:color="auto"/>
            <w:right w:val="none" w:sz="0" w:space="0" w:color="auto"/>
          </w:divBdr>
        </w:div>
      </w:divsChild>
    </w:div>
    <w:div w:id="1953589783">
      <w:bodyDiv w:val="1"/>
      <w:marLeft w:val="0"/>
      <w:marRight w:val="0"/>
      <w:marTop w:val="0"/>
      <w:marBottom w:val="0"/>
      <w:divBdr>
        <w:top w:val="none" w:sz="0" w:space="0" w:color="auto"/>
        <w:left w:val="none" w:sz="0" w:space="0" w:color="auto"/>
        <w:bottom w:val="none" w:sz="0" w:space="0" w:color="auto"/>
        <w:right w:val="none" w:sz="0" w:space="0" w:color="auto"/>
      </w:divBdr>
    </w:div>
    <w:div w:id="1965966046">
      <w:bodyDiv w:val="1"/>
      <w:marLeft w:val="0"/>
      <w:marRight w:val="0"/>
      <w:marTop w:val="0"/>
      <w:marBottom w:val="0"/>
      <w:divBdr>
        <w:top w:val="none" w:sz="0" w:space="0" w:color="auto"/>
        <w:left w:val="none" w:sz="0" w:space="0" w:color="auto"/>
        <w:bottom w:val="none" w:sz="0" w:space="0" w:color="auto"/>
        <w:right w:val="none" w:sz="0" w:space="0" w:color="auto"/>
      </w:divBdr>
    </w:div>
    <w:div w:id="1984889918">
      <w:bodyDiv w:val="1"/>
      <w:marLeft w:val="0"/>
      <w:marRight w:val="0"/>
      <w:marTop w:val="0"/>
      <w:marBottom w:val="0"/>
      <w:divBdr>
        <w:top w:val="none" w:sz="0" w:space="0" w:color="auto"/>
        <w:left w:val="none" w:sz="0" w:space="0" w:color="auto"/>
        <w:bottom w:val="none" w:sz="0" w:space="0" w:color="auto"/>
        <w:right w:val="none" w:sz="0" w:space="0" w:color="auto"/>
      </w:divBdr>
    </w:div>
    <w:div w:id="1998410543">
      <w:bodyDiv w:val="1"/>
      <w:marLeft w:val="0"/>
      <w:marRight w:val="0"/>
      <w:marTop w:val="0"/>
      <w:marBottom w:val="0"/>
      <w:divBdr>
        <w:top w:val="none" w:sz="0" w:space="0" w:color="auto"/>
        <w:left w:val="none" w:sz="0" w:space="0" w:color="auto"/>
        <w:bottom w:val="none" w:sz="0" w:space="0" w:color="auto"/>
        <w:right w:val="none" w:sz="0" w:space="0" w:color="auto"/>
      </w:divBdr>
      <w:divsChild>
        <w:div w:id="1064183757">
          <w:marLeft w:val="0"/>
          <w:marRight w:val="0"/>
          <w:marTop w:val="0"/>
          <w:marBottom w:val="0"/>
          <w:divBdr>
            <w:top w:val="none" w:sz="0" w:space="0" w:color="auto"/>
            <w:left w:val="none" w:sz="0" w:space="0" w:color="auto"/>
            <w:bottom w:val="none" w:sz="0" w:space="0" w:color="auto"/>
            <w:right w:val="none" w:sz="0" w:space="0" w:color="auto"/>
          </w:divBdr>
        </w:div>
      </w:divsChild>
    </w:div>
    <w:div w:id="2072845414">
      <w:bodyDiv w:val="1"/>
      <w:marLeft w:val="0"/>
      <w:marRight w:val="0"/>
      <w:marTop w:val="0"/>
      <w:marBottom w:val="0"/>
      <w:divBdr>
        <w:top w:val="none" w:sz="0" w:space="0" w:color="auto"/>
        <w:left w:val="none" w:sz="0" w:space="0" w:color="auto"/>
        <w:bottom w:val="none" w:sz="0" w:space="0" w:color="auto"/>
        <w:right w:val="none" w:sz="0" w:space="0" w:color="auto"/>
      </w:divBdr>
      <w:divsChild>
        <w:div w:id="1627734474">
          <w:marLeft w:val="0"/>
          <w:marRight w:val="0"/>
          <w:marTop w:val="0"/>
          <w:marBottom w:val="0"/>
          <w:divBdr>
            <w:top w:val="none" w:sz="0" w:space="0" w:color="auto"/>
            <w:left w:val="none" w:sz="0" w:space="0" w:color="auto"/>
            <w:bottom w:val="none" w:sz="0" w:space="0" w:color="auto"/>
            <w:right w:val="none" w:sz="0" w:space="0" w:color="auto"/>
          </w:divBdr>
        </w:div>
      </w:divsChild>
    </w:div>
    <w:div w:id="2124642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8" Type="http://schemas.openxmlformats.org/officeDocument/2006/relationships/footer" Target="footer4.xml"/><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hyperlink" Target="https://ghgregistry.moenv.gov.tw/epa_ghg/Downloads/FileDownloads.aspx?Type_ID=1" TargetMode="External"/><Relationship Id="rId55" Type="http://schemas.openxmlformats.org/officeDocument/2006/relationships/hyperlink" Target="https://view.officeapps.live.com/op/view.aspx?src=https%3A%2F%2Funfccc.int%2Fsites%2Fdefault%2Ffiles%2Fresource%2FHarmonized_Grid_Emission_factor_data_set.xlsx&amp;wdOrigin=BROWSELINK" TargetMode="External"/><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7.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hyperlink" Target="https://www.gov.uk/government/publications/greenhouse-gas-reporting-conversion-factors-2025" TargetMode="External"/><Relationship Id="rId58" Type="http://schemas.openxmlformats.org/officeDocument/2006/relationships/hyperlink" Target="https://howtohigg.cascale.org/higg-index-tools/higg-product-tools/higg-msi/" TargetMode="Externa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7.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hyperlink" Target="http://www.dcc.gov.vn/van-ban-phap-luat/1124/He-so-phat-thai-luoi-dien-Viet-Nam-2023.html" TargetMode="External"/><Relationship Id="rId8" Type="http://schemas.openxmlformats.org/officeDocument/2006/relationships/image" Target="media/image3.png"/><Relationship Id="rId51" Type="http://schemas.openxmlformats.org/officeDocument/2006/relationships/hyperlink" Target="https://ghgregistry.moenv.gov.tw/epa_ghg/Downloads/FileDownloads.aspx?Type_ID=1" TargetMode="External"/><Relationship Id="rId3" Type="http://schemas.openxmlformats.org/officeDocument/2006/relationships/styles" Target="styles.xml"/><Relationship Id="rId17" Type="http://schemas.openxmlformats.org/officeDocument/2006/relationships/footer" Target="footer3.xml"/><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hyperlink" Target="https://unfccc.int/documents/198197" TargetMode="External"/><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hyperlink" Target="https://www.moeaboe.gov.tw/ECW/populace/content/SubMenu.aspx?menu_id=114" TargetMode="External"/><Relationship Id="rId62"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hyperlink" Target="https://gatrik.esdm.go.id/assets/uploads/download_index/files/96d7c-nilai-fe-grk-sistem-ketenagalistrikan-tahun-2019.pdf" TargetMode="External"/><Relationship Id="rId10" Type="http://schemas.openxmlformats.org/officeDocument/2006/relationships/footer" Target="footer2.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hyperlink" Target="https://cfp-calculate.tw/cfpc/WebPage/LoginPage.aspx" TargetMode="External"/><Relationship Id="rId60" Type="http://schemas.openxmlformats.org/officeDocument/2006/relationships/footer" Target="footer5.xml"/><Relationship Id="rId4" Type="http://schemas.openxmlformats.org/officeDocument/2006/relationships/settings" Target="settings.xml"/><Relationship Id="rId9" Type="http://schemas.openxmlformats.org/officeDocument/2006/relationships/footer" Target="footer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059C6A-88CB-4B46-8FC6-E77AB7F3C4DD}">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台南紡織</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目錄</dc:title>
  <dc:subject/>
  <dc:creator>品保1</dc:creator>
  <keywords/>
  <dc:description/>
  <lastModifiedBy>Kelly Lin (Taipei, 林璽容)</lastModifiedBy>
  <revision>3</revision>
  <lastPrinted>2019-03-16T03:19:00.0000000Z</lastPrinted>
  <dcterms:created xsi:type="dcterms:W3CDTF">2026-05-25T05:51:00.0000000Z</dcterms:created>
  <dcterms:modified xsi:type="dcterms:W3CDTF">2026-05-25T09:23:10.6771757Z</dcterms:modified>
</coreProperties>
</file>